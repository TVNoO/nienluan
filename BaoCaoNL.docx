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280D65" w14:textId="11FF9C43" w:rsidR="004F615D" w:rsidRPr="00613B41" w:rsidRDefault="00C85996" w:rsidP="004F615D">
      <w:pPr>
        <w:widowControl w:val="0"/>
        <w:spacing w:after="0" w:line="360" w:lineRule="auto"/>
        <w:jc w:val="center"/>
        <w:rPr>
          <w:rFonts w:ascii="Times New Roman" w:hAnsi="Times New Roman" w:cs="Times New Roman"/>
          <w:b/>
          <w:sz w:val="26"/>
          <w:szCs w:val="26"/>
          <w:lang w:val="vi-VN"/>
        </w:rPr>
      </w:pPr>
      <w:r>
        <w:rPr>
          <w:noProof/>
          <w:sz w:val="26"/>
          <w:szCs w:val="26"/>
        </w:rPr>
        <mc:AlternateContent>
          <mc:Choice Requires="wps">
            <w:drawing>
              <wp:anchor distT="0" distB="0" distL="114300" distR="114300" simplePos="0" relativeHeight="251659264" behindDoc="1" locked="0" layoutInCell="1" allowOverlap="1" wp14:anchorId="44162298" wp14:editId="5F7120AE">
                <wp:simplePos x="0" y="0"/>
                <wp:positionH relativeFrom="column">
                  <wp:posOffset>0</wp:posOffset>
                </wp:positionH>
                <wp:positionV relativeFrom="paragraph">
                  <wp:posOffset>-229870</wp:posOffset>
                </wp:positionV>
                <wp:extent cx="5943600" cy="9144000"/>
                <wp:effectExtent l="38100" t="38100" r="38100" b="3810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9144000"/>
                        </a:xfrm>
                        <a:prstGeom prst="rect">
                          <a:avLst/>
                        </a:prstGeom>
                        <a:solidFill>
                          <a:srgbClr val="FFFFFF"/>
                        </a:solidFill>
                        <a:ln w="76200" cmpd="tri">
                          <a:solidFill>
                            <a:srgbClr val="00008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142799" id="Rectangle 4" o:spid="_x0000_s1026" style="position:absolute;margin-left:0;margin-top:-18.1pt;width:468pt;height:10in;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" strokecolor="navy" strokeweight="6pt">
                <v:stroke linestyle="thickBetweenThin"/>
              </v:rect>
            </w:pict>
          </mc:Fallback>
        </mc:AlternateContent>
      </w:r>
      <w:r w:rsidR="004F615D" w:rsidRPr="004F615D">
        <w:rPr>
          <w:rFonts w:ascii="Times New Roman" w:hAnsi="Times New Roman" w:cs="Times New Roman"/>
          <w:b/>
          <w:sz w:val="26"/>
          <w:szCs w:val="26"/>
        </w:rPr>
        <w:t xml:space="preserve"> </w:t>
      </w:r>
      <w:r w:rsidR="004F615D" w:rsidRPr="00613B41">
        <w:rPr>
          <w:rFonts w:ascii="Times New Roman" w:hAnsi="Times New Roman" w:cs="Times New Roman"/>
          <w:b/>
          <w:sz w:val="26"/>
          <w:szCs w:val="26"/>
        </w:rPr>
        <w:t>TRƯỜNG ĐẠI HỌ</w:t>
      </w:r>
      <w:r w:rsidR="004F615D">
        <w:rPr>
          <w:rFonts w:ascii="Times New Roman" w:hAnsi="Times New Roman" w:cs="Times New Roman"/>
          <w:b/>
          <w:sz w:val="26"/>
          <w:szCs w:val="26"/>
        </w:rPr>
        <w:t xml:space="preserve">C </w:t>
      </w:r>
      <w:r w:rsidR="004F615D" w:rsidRPr="00613B41">
        <w:rPr>
          <w:rFonts w:ascii="Times New Roman" w:hAnsi="Times New Roman" w:cs="Times New Roman"/>
          <w:b/>
          <w:sz w:val="26"/>
          <w:szCs w:val="26"/>
          <w:lang w:val="vi-VN"/>
        </w:rPr>
        <w:t>CẦN THƠ</w:t>
      </w:r>
    </w:p>
    <w:p w14:paraId="2E96B77B" w14:textId="77777777" w:rsidR="004F615D" w:rsidRPr="00613B41" w:rsidRDefault="004F615D" w:rsidP="004F615D">
      <w:pPr>
        <w:widowControl w:val="0"/>
        <w:spacing w:after="0" w:line="360" w:lineRule="auto"/>
        <w:jc w:val="center"/>
        <w:rPr>
          <w:rFonts w:ascii="Times New Roman" w:hAnsi="Times New Roman" w:cs="Times New Roman"/>
          <w:b/>
          <w:sz w:val="26"/>
          <w:szCs w:val="26"/>
          <w:lang w:val="vi-VN"/>
        </w:rPr>
      </w:pPr>
      <w:r w:rsidRPr="00613B41">
        <w:rPr>
          <w:rFonts w:ascii="Times New Roman" w:hAnsi="Times New Roman" w:cs="Times New Roman"/>
          <w:b/>
          <w:sz w:val="26"/>
          <w:szCs w:val="26"/>
        </w:rPr>
        <w:t xml:space="preserve">KHOA </w:t>
      </w:r>
      <w:r w:rsidRPr="00613B41">
        <w:rPr>
          <w:rFonts w:ascii="Times New Roman" w:hAnsi="Times New Roman" w:cs="Times New Roman"/>
          <w:b/>
          <w:sz w:val="26"/>
          <w:szCs w:val="26"/>
          <w:lang w:val="vi-VN"/>
        </w:rPr>
        <w:t>CÔNG NGHỆ THÔNG TIN</w:t>
      </w:r>
    </w:p>
    <w:p w14:paraId="6709B0B7" w14:textId="77777777" w:rsidR="004F615D" w:rsidRPr="00613B41" w:rsidRDefault="004F615D" w:rsidP="004F615D">
      <w:pPr>
        <w:widowControl w:val="0"/>
        <w:spacing w:after="0" w:line="360" w:lineRule="auto"/>
        <w:jc w:val="center"/>
        <w:rPr>
          <w:rFonts w:ascii="Times New Roman" w:hAnsi="Times New Roman" w:cs="Times New Roman"/>
          <w:b/>
          <w:sz w:val="26"/>
          <w:szCs w:val="26"/>
          <w:lang w:val="vi-VN"/>
        </w:rPr>
      </w:pPr>
      <w:r w:rsidRPr="00613B41">
        <w:rPr>
          <w:rFonts w:ascii="Times New Roman" w:hAnsi="Times New Roman" w:cs="Times New Roman"/>
          <w:b/>
          <w:sz w:val="26"/>
          <w:szCs w:val="26"/>
          <w:lang w:val="vi-VN"/>
        </w:rPr>
        <w:t>&amp; TRUYỀN THÔNG</w:t>
      </w:r>
    </w:p>
    <w:p w14:paraId="79CD3DCF" w14:textId="77777777" w:rsidR="004F615D" w:rsidRPr="00613B41" w:rsidRDefault="004F615D" w:rsidP="004F615D">
      <w:pPr>
        <w:widowControl w:val="0"/>
        <w:spacing w:after="0" w:line="360" w:lineRule="auto"/>
        <w:jc w:val="center"/>
        <w:rPr>
          <w:rFonts w:ascii="Times New Roman" w:hAnsi="Times New Roman" w:cs="Times New Roman"/>
          <w:b/>
          <w:sz w:val="26"/>
          <w:szCs w:val="26"/>
        </w:rPr>
      </w:pPr>
      <w:r w:rsidRPr="00613B41">
        <w:rPr>
          <w:rFonts w:ascii="Times New Roman" w:hAnsi="Times New Roman" w:cs="Times New Roman"/>
          <w:b/>
          <w:sz w:val="26"/>
          <w:szCs w:val="26"/>
        </w:rPr>
        <w:t>----</w:t>
      </w:r>
      <w:r w:rsidRPr="00613B41">
        <w:rPr>
          <w:rFonts w:ascii="Times New Roman" w:hAnsi="Times New Roman" w:cs="Times New Roman"/>
          <w:b/>
          <w:sz w:val="26"/>
          <w:szCs w:val="26"/>
        </w:rPr>
        <w:sym w:font="Wingdings" w:char="F099"/>
      </w:r>
      <w:r w:rsidRPr="00613B41">
        <w:rPr>
          <w:rFonts w:ascii="Times New Roman" w:hAnsi="Times New Roman" w:cs="Times New Roman"/>
          <w:b/>
          <w:sz w:val="26"/>
          <w:szCs w:val="26"/>
        </w:rPr>
        <w:sym w:font="Wingdings" w:char="F026"/>
      </w:r>
      <w:r w:rsidRPr="00613B41">
        <w:rPr>
          <w:rFonts w:ascii="Times New Roman" w:hAnsi="Times New Roman" w:cs="Times New Roman"/>
          <w:b/>
          <w:sz w:val="26"/>
          <w:szCs w:val="26"/>
        </w:rPr>
        <w:sym w:font="Wingdings" w:char="F098"/>
      </w:r>
      <w:r w:rsidRPr="00613B41">
        <w:rPr>
          <w:rFonts w:ascii="Times New Roman" w:hAnsi="Times New Roman" w:cs="Times New Roman"/>
          <w:b/>
          <w:sz w:val="26"/>
          <w:szCs w:val="26"/>
        </w:rPr>
        <w:t>----</w:t>
      </w:r>
    </w:p>
    <w:p w14:paraId="51C92C87" w14:textId="77777777" w:rsidR="004F615D" w:rsidRPr="00613B41" w:rsidRDefault="004F615D" w:rsidP="004F615D">
      <w:pPr>
        <w:widowControl w:val="0"/>
        <w:spacing w:after="0" w:line="360" w:lineRule="auto"/>
        <w:rPr>
          <w:rFonts w:ascii="Times New Roman" w:hAnsi="Times New Roman" w:cs="Times New Roman"/>
          <w:sz w:val="26"/>
          <w:szCs w:val="26"/>
        </w:rPr>
      </w:pPr>
    </w:p>
    <w:p w14:paraId="2DBE1A79" w14:textId="16AA1F93" w:rsidR="004F615D" w:rsidRPr="00613B41" w:rsidRDefault="00C85996" w:rsidP="004F615D">
      <w:pPr>
        <w:widowControl w:val="0"/>
        <w:spacing w:after="0"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3360" behindDoc="0" locked="0" layoutInCell="1" allowOverlap="1" wp14:anchorId="203A04A7" wp14:editId="54352A71">
                <wp:simplePos x="0" y="0"/>
                <wp:positionH relativeFrom="column">
                  <wp:posOffset>864235</wp:posOffset>
                </wp:positionH>
                <wp:positionV relativeFrom="paragraph">
                  <wp:posOffset>697865</wp:posOffset>
                </wp:positionV>
                <wp:extent cx="4391025" cy="383540"/>
                <wp:effectExtent l="0" t="0" r="0" b="0"/>
                <wp:wrapSquare wrapText="left"/>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391025" cy="383540"/>
                        </a:xfrm>
                        <a:prstGeom prst="rect">
                          <a:avLst/>
                        </a:prstGeom>
                        <a:extLst>
                          <a:ext uri="{AF507438-7753-43E0-B8FC-AC1667EBCBE1}">
                            <a14:hiddenEffects xmlns:a14="http://schemas.microsoft.com/office/drawing/2010/main">
                              <a:effectLst/>
                            </a14:hiddenEffects>
                          </a:ext>
                        </a:extLst>
                      </wps:spPr>
                      <wps:txbx>
                        <w:txbxContent>
                          <w:p w14:paraId="2684E691" w14:textId="77777777" w:rsidR="00556F8E" w:rsidRDefault="00556F8E" w:rsidP="004F615D">
                            <w:pPr>
                              <w:pStyle w:val="NormalWeb"/>
                              <w:spacing w:before="0" w:beforeAutospacing="0" w:after="0" w:afterAutospacing="0"/>
                              <w:ind w:firstLine="720"/>
                            </w:pPr>
                            <w:r>
                              <w:rPr>
                                <w:color w:val="000000" w:themeColor="text1"/>
                                <w:sz w:val="40"/>
                                <w:szCs w:val="40"/>
                              </w:rPr>
                              <w:t>CÔNG NGHỆ THÔNG TIN</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203A04A7" id="_x0000_t202" coordsize="21600,21600" o:spt="202" path="m,l,21600r21600,l21600,xe">
                <v:stroke joinstyle="miter"/>
                <v:path gradientshapeok="t" o:connecttype="rect"/>
              </v:shapetype>
              <v:shape id="Text Box 7" o:spid="_x0000_s1026" type="#_x0000_t202" style="position:absolute;margin-left:68.05pt;margin-top:54.95pt;width:345.75pt;height:30.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" filled="f" stroked="f">
                <o:lock v:ext="edit" shapetype="t"/>
                <v:textbox style="mso-fit-shape-to-text:t">
                  <w:txbxContent>
                    <w:p w14:paraId="2684E691" w14:textId="77777777" w:rsidR="00556F8E" w:rsidRDefault="00556F8E" w:rsidP="004F615D">
                      <w:pPr>
                        <w:pStyle w:val="NormalWeb"/>
                        <w:spacing w:before="0" w:beforeAutospacing="0" w:after="0" w:afterAutospacing="0"/>
                        <w:ind w:firstLine="720"/>
                      </w:pPr>
                      <w:r>
                        <w:rPr>
                          <w:color w:val="000000" w:themeColor="text1"/>
                          <w:sz w:val="40"/>
                          <w:szCs w:val="40"/>
                        </w:rPr>
                        <w:t>CÔNG NGHỆ THÔNG TIN</w:t>
                      </w:r>
                    </w:p>
                  </w:txbxContent>
                </v:textbox>
                <w10:wrap type="square" side="left"/>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2336" behindDoc="0" locked="0" layoutInCell="1" allowOverlap="1" wp14:anchorId="6CD12F91" wp14:editId="7A6322A2">
                <wp:simplePos x="0" y="0"/>
                <wp:positionH relativeFrom="column">
                  <wp:posOffset>1173480</wp:posOffset>
                </wp:positionH>
                <wp:positionV relativeFrom="paragraph">
                  <wp:posOffset>-635</wp:posOffset>
                </wp:positionV>
                <wp:extent cx="3571240" cy="617220"/>
                <wp:effectExtent l="0" t="0" r="0" b="0"/>
                <wp:wrapSquare wrapText="left"/>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571240" cy="617220"/>
                        </a:xfrm>
                        <a:prstGeom prst="rect">
                          <a:avLst/>
                        </a:prstGeom>
                        <a:extLst>
                          <a:ext uri="{AF507438-7753-43E0-B8FC-AC1667EBCBE1}">
                            <a14:hiddenEffects xmlns:a14="http://schemas.microsoft.com/office/drawing/2010/main">
                              <a:effectLst/>
                            </a14:hiddenEffects>
                          </a:ext>
                        </a:extLst>
                      </wps:spPr>
                      <wps:txbx>
                        <w:txbxContent>
                          <w:p w14:paraId="094B9321" w14:textId="77777777" w:rsidR="00556F8E" w:rsidRDefault="00556F8E" w:rsidP="004F615D">
                            <w:pPr>
                              <w:pStyle w:val="NormalWeb"/>
                              <w:spacing w:before="0" w:beforeAutospacing="0" w:after="0" w:afterAutospacing="0"/>
                              <w:jc w:val="center"/>
                            </w:pPr>
                            <w:r>
                              <w:rPr>
                                <w:color w:val="000000" w:themeColor="text1"/>
                                <w:sz w:val="72"/>
                                <w:szCs w:val="72"/>
                              </w:rPr>
                              <w:t>NIÊN LUẬN</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CD12F91" id="Text Box 6" o:spid="_x0000_s1027" type="#_x0000_t202" style="position:absolute;margin-left:92.4pt;margin-top:-.05pt;width:281.2pt;height:48.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" filled="f" stroked="f">
                <o:lock v:ext="edit" shapetype="t"/>
                <v:textbox style="mso-fit-shape-to-text:t">
                  <w:txbxContent>
                    <w:p w14:paraId="094B9321" w14:textId="77777777" w:rsidR="00556F8E" w:rsidRDefault="00556F8E" w:rsidP="004F615D">
                      <w:pPr>
                        <w:pStyle w:val="NormalWeb"/>
                        <w:spacing w:before="0" w:beforeAutospacing="0" w:after="0" w:afterAutospacing="0"/>
                        <w:jc w:val="center"/>
                      </w:pPr>
                      <w:r>
                        <w:rPr>
                          <w:color w:val="000000" w:themeColor="text1"/>
                          <w:sz w:val="72"/>
                          <w:szCs w:val="72"/>
                        </w:rPr>
                        <w:t>NIÊN LUẬN</w:t>
                      </w:r>
                    </w:p>
                  </w:txbxContent>
                </v:textbox>
                <w10:wrap type="square" side="left"/>
              </v:shape>
            </w:pict>
          </mc:Fallback>
        </mc:AlternateContent>
      </w:r>
      <w:r w:rsidR="004F615D" w:rsidRPr="00613B41">
        <w:rPr>
          <w:rFonts w:ascii="Times New Roman" w:hAnsi="Times New Roman" w:cs="Times New Roman"/>
          <w:sz w:val="26"/>
          <w:szCs w:val="26"/>
        </w:rPr>
        <w:br w:type="textWrapping" w:clear="all"/>
      </w:r>
    </w:p>
    <w:p w14:paraId="710A6F38" w14:textId="77777777" w:rsidR="004F615D" w:rsidRPr="008553E6" w:rsidRDefault="004F615D" w:rsidP="004F615D">
      <w:pPr>
        <w:widowControl w:val="0"/>
        <w:spacing w:after="0" w:line="360" w:lineRule="auto"/>
        <w:ind w:firstLine="660"/>
        <w:jc w:val="both"/>
        <w:rPr>
          <w:rFonts w:ascii="Times New Roman" w:hAnsi="Times New Roman" w:cs="Times New Roman"/>
          <w:sz w:val="36"/>
          <w:szCs w:val="36"/>
          <w:lang w:val="vi-VN"/>
        </w:rPr>
      </w:pPr>
      <w:r w:rsidRPr="008553E6">
        <w:rPr>
          <w:rFonts w:ascii="Times New Roman" w:hAnsi="Times New Roman" w:cs="Times New Roman"/>
          <w:b/>
          <w:i/>
          <w:sz w:val="36"/>
          <w:szCs w:val="36"/>
          <w:u w:val="single"/>
        </w:rPr>
        <w:t>Đề tài:</w:t>
      </w:r>
      <w:r w:rsidRPr="008553E6">
        <w:rPr>
          <w:rFonts w:ascii="Times New Roman" w:hAnsi="Times New Roman" w:cs="Times New Roman"/>
          <w:b/>
          <w:i/>
          <w:sz w:val="36"/>
          <w:szCs w:val="36"/>
          <w:u w:val="single"/>
          <w:lang w:val="vi-VN"/>
        </w:rPr>
        <w:t xml:space="preserve"> </w:t>
      </w:r>
    </w:p>
    <w:p w14:paraId="38599A53" w14:textId="70B1DC35" w:rsidR="004F615D" w:rsidRPr="00613B41" w:rsidRDefault="00C85996" w:rsidP="004F615D">
      <w:pPr>
        <w:widowControl w:val="0"/>
        <w:spacing w:after="0" w:line="360" w:lineRule="auto"/>
        <w:jc w:val="center"/>
        <w:rPr>
          <w:rFonts w:ascii="Times New Roman" w:hAnsi="Times New Roman" w:cs="Times New Roman"/>
          <w:b/>
          <w:sz w:val="26"/>
          <w:szCs w:val="26"/>
        </w:rPr>
      </w:pPr>
      <w:r>
        <w:rPr>
          <w:rFonts w:ascii="Times New Roman" w:hAnsi="Times New Roman" w:cs="Times New Roman"/>
          <w:b/>
          <w:i/>
          <w:noProof/>
          <w:sz w:val="26"/>
          <w:szCs w:val="26"/>
          <w:u w:val="single"/>
        </w:rPr>
        <mc:AlternateContent>
          <mc:Choice Requires="wps">
            <w:drawing>
              <wp:anchor distT="0" distB="0" distL="114300" distR="114300" simplePos="0" relativeHeight="251661312" behindDoc="0" locked="0" layoutInCell="1" allowOverlap="1" wp14:anchorId="301AB0A8" wp14:editId="01E2B120">
                <wp:simplePos x="0" y="0"/>
                <wp:positionH relativeFrom="column">
                  <wp:posOffset>308610</wp:posOffset>
                </wp:positionH>
                <wp:positionV relativeFrom="paragraph">
                  <wp:posOffset>83820</wp:posOffset>
                </wp:positionV>
                <wp:extent cx="5251450" cy="543560"/>
                <wp:effectExtent l="0" t="0" r="25400" b="27940"/>
                <wp:wrapNone/>
                <wp:docPr id="239"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0" cy="543560"/>
                        </a:xfrm>
                        <a:prstGeom prst="rect">
                          <a:avLst/>
                        </a:prstGeom>
                        <a:solidFill>
                          <a:srgbClr val="FFFFFF"/>
                        </a:solidFill>
                        <a:ln w="9525">
                          <a:solidFill>
                            <a:schemeClr val="bg1">
                              <a:lumMod val="100000"/>
                              <a:lumOff val="0"/>
                            </a:schemeClr>
                          </a:solidFill>
                          <a:miter lim="800000"/>
                          <a:headEnd/>
                          <a:tailEnd/>
                        </a:ln>
                      </wps:spPr>
                      <wps:txbx>
                        <w:txbxContent>
                          <w:p w14:paraId="5259349F" w14:textId="77777777" w:rsidR="00556F8E" w:rsidRPr="008553E6" w:rsidRDefault="00556F8E" w:rsidP="004F615D">
                            <w:pPr>
                              <w:shd w:val="clear" w:color="auto" w:fill="FFFFFF" w:themeFill="background1"/>
                              <w:spacing w:after="0" w:line="240" w:lineRule="auto"/>
                              <w:jc w:val="center"/>
                              <w:rPr>
                                <w:rFonts w:ascii="Times New Roman" w:hAnsi="Times New Roman" w:cs="Times New Roman"/>
                                <w:b/>
                                <w:sz w:val="44"/>
                                <w:szCs w:val="44"/>
                              </w:rPr>
                            </w:pPr>
                            <w:r w:rsidRPr="008553E6">
                              <w:rPr>
                                <w:rFonts w:ascii="Times New Roman" w:hAnsi="Times New Roman"/>
                                <w:b/>
                                <w:sz w:val="44"/>
                                <w:szCs w:val="44"/>
                              </w:rPr>
                              <w:t>WEBSITE BÁN QUẦN ÁO ONLINE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1AB0A8" id="Text Box 239" o:spid="_x0000_s1028" type="#_x0000_t202" style="position:absolute;left:0;text-align:left;margin-left:24.3pt;margin-top:6.6pt;width:413.5pt;height:42.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" strokecolor="white [3212]">
                <v:textbox>
                  <w:txbxContent>
                    <w:p w14:paraId="5259349F" w14:textId="77777777" w:rsidR="00556F8E" w:rsidRPr="008553E6" w:rsidRDefault="00556F8E" w:rsidP="004F615D">
                      <w:pPr>
                        <w:shd w:val="clear" w:color="auto" w:fill="FFFFFF" w:themeFill="background1"/>
                        <w:spacing w:after="0" w:line="240" w:lineRule="auto"/>
                        <w:jc w:val="center"/>
                        <w:rPr>
                          <w:rFonts w:ascii="Times New Roman" w:hAnsi="Times New Roman" w:cs="Times New Roman"/>
                          <w:b/>
                          <w:sz w:val="44"/>
                          <w:szCs w:val="44"/>
                        </w:rPr>
                      </w:pPr>
                      <w:r w:rsidRPr="008553E6">
                        <w:rPr>
                          <w:rFonts w:ascii="Times New Roman" w:hAnsi="Times New Roman"/>
                          <w:b/>
                          <w:sz w:val="44"/>
                          <w:szCs w:val="44"/>
                        </w:rPr>
                        <w:t>WEBSITE BÁN QUẦN ÁO ONLINE</w:t>
                      </w:r>
                    </w:p>
                  </w:txbxContent>
                </v:textbox>
              </v:shape>
            </w:pict>
          </mc:Fallback>
        </mc:AlternateContent>
      </w:r>
    </w:p>
    <w:p w14:paraId="60823A0B" w14:textId="77777777" w:rsidR="00580DD7" w:rsidRPr="004F615D" w:rsidRDefault="00580DD7" w:rsidP="004F615D">
      <w:pPr>
        <w:jc w:val="center"/>
        <w:rPr>
          <w:sz w:val="26"/>
          <w:szCs w:val="26"/>
        </w:rPr>
      </w:pPr>
    </w:p>
    <w:p w14:paraId="7EF9944E" w14:textId="77777777" w:rsidR="00580DD7" w:rsidRPr="007904DF" w:rsidRDefault="00580DD7" w:rsidP="00CA750A">
      <w:pPr>
        <w:rPr>
          <w:sz w:val="28"/>
          <w:szCs w:val="28"/>
        </w:rPr>
      </w:pPr>
    </w:p>
    <w:p w14:paraId="47BB6C25" w14:textId="77777777" w:rsidR="00580DD7" w:rsidRPr="00C92CFE" w:rsidRDefault="00580DD7" w:rsidP="00580DD7">
      <w:pPr>
        <w:rPr>
          <w:sz w:val="26"/>
        </w:rPr>
      </w:pPr>
    </w:p>
    <w:p w14:paraId="7C30B25C" w14:textId="77777777" w:rsidR="00580DD7" w:rsidRPr="00C92CFE" w:rsidRDefault="00580DD7" w:rsidP="00580DD7">
      <w:pPr>
        <w:jc w:val="center"/>
        <w:rPr>
          <w:sz w:val="26"/>
        </w:rPr>
      </w:pPr>
      <w:r w:rsidRPr="009F111B">
        <w:rPr>
          <w:noProof/>
          <w:sz w:val="40"/>
          <w:szCs w:val="40"/>
        </w:rPr>
        <w:drawing>
          <wp:inline distT="0" distB="0" distL="0" distR="0" wp14:anchorId="0AF7F4ED" wp14:editId="657BDE0B">
            <wp:extent cx="1095375" cy="1028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28700"/>
                    </a:xfrm>
                    <a:prstGeom prst="rect">
                      <a:avLst/>
                    </a:prstGeom>
                    <a:noFill/>
                    <a:ln>
                      <a:noFill/>
                    </a:ln>
                  </pic:spPr>
                </pic:pic>
              </a:graphicData>
            </a:graphic>
          </wp:inline>
        </w:drawing>
      </w:r>
    </w:p>
    <w:p w14:paraId="73377B57" w14:textId="77777777" w:rsidR="00580DD7" w:rsidRDefault="00580DD7" w:rsidP="00580DD7">
      <w:pPr>
        <w:rPr>
          <w:sz w:val="26"/>
        </w:rPr>
      </w:pPr>
    </w:p>
    <w:p w14:paraId="3283A5A1" w14:textId="77777777" w:rsidR="00CA750A" w:rsidRDefault="00CA750A" w:rsidP="00580DD7">
      <w:pPr>
        <w:rPr>
          <w:sz w:val="26"/>
        </w:rPr>
      </w:pPr>
    </w:p>
    <w:p w14:paraId="7F75D00D" w14:textId="77777777" w:rsidR="00CA750A" w:rsidRPr="00613B41" w:rsidRDefault="00CA750A" w:rsidP="00CA750A">
      <w:pPr>
        <w:widowControl w:val="0"/>
        <w:spacing w:after="0" w:line="360" w:lineRule="auto"/>
        <w:ind w:left="720" w:firstLine="720"/>
        <w:rPr>
          <w:rFonts w:ascii="Times New Roman" w:hAnsi="Times New Roman" w:cs="Times New Roman"/>
          <w:b/>
          <w:sz w:val="26"/>
          <w:szCs w:val="26"/>
          <w:lang w:val="vi-VN"/>
        </w:rPr>
      </w:pPr>
      <w:r w:rsidRPr="00613B41">
        <w:rPr>
          <w:rFonts w:ascii="Times New Roman" w:hAnsi="Times New Roman" w:cs="Times New Roman"/>
          <w:b/>
          <w:i/>
          <w:sz w:val="26"/>
          <w:szCs w:val="26"/>
          <w:lang w:val="vi-VN"/>
        </w:rPr>
        <w:t>Giảng viên</w:t>
      </w:r>
      <w:r w:rsidRPr="00613B41">
        <w:rPr>
          <w:rFonts w:ascii="Times New Roman" w:hAnsi="Times New Roman" w:cs="Times New Roman"/>
          <w:b/>
          <w:i/>
          <w:sz w:val="26"/>
          <w:szCs w:val="26"/>
        </w:rPr>
        <w:t xml:space="preserve"> hướng dẫn</w:t>
      </w:r>
      <w:r w:rsidRPr="00613B41">
        <w:rPr>
          <w:rFonts w:ascii="Times New Roman" w:hAnsi="Times New Roman" w:cs="Times New Roman"/>
          <w:b/>
          <w:i/>
          <w:sz w:val="26"/>
          <w:szCs w:val="26"/>
        </w:rPr>
        <w:tab/>
      </w:r>
      <w:r w:rsidRPr="00613B41">
        <w:rPr>
          <w:rFonts w:ascii="Times New Roman" w:hAnsi="Times New Roman" w:cs="Times New Roman"/>
          <w:b/>
          <w:sz w:val="26"/>
          <w:szCs w:val="26"/>
        </w:rPr>
        <w:t xml:space="preserve">: </w:t>
      </w:r>
      <w:r w:rsidR="008553E6">
        <w:rPr>
          <w:rFonts w:ascii="Times New Roman" w:hAnsi="Times New Roman" w:cs="Times New Roman"/>
          <w:b/>
          <w:sz w:val="26"/>
          <w:szCs w:val="26"/>
          <w:lang w:val="vi-VN"/>
        </w:rPr>
        <w:t>TS</w:t>
      </w:r>
      <w:r>
        <w:rPr>
          <w:rFonts w:ascii="Times New Roman" w:hAnsi="Times New Roman" w:cs="Times New Roman"/>
          <w:b/>
          <w:sz w:val="26"/>
          <w:szCs w:val="26"/>
          <w:lang w:val="vi-VN"/>
        </w:rPr>
        <w:t xml:space="preserve"> Lâm Nhựt Khang</w:t>
      </w:r>
    </w:p>
    <w:p w14:paraId="65BB7643" w14:textId="77777777" w:rsidR="00CA750A" w:rsidRPr="00CA750A" w:rsidRDefault="00CA750A" w:rsidP="00CA750A">
      <w:pPr>
        <w:widowControl w:val="0"/>
        <w:spacing w:after="0" w:line="360" w:lineRule="auto"/>
        <w:ind w:left="720" w:firstLine="720"/>
        <w:jc w:val="both"/>
        <w:rPr>
          <w:rFonts w:ascii="Times New Roman" w:hAnsi="Times New Roman" w:cs="Times New Roman"/>
          <w:b/>
          <w:sz w:val="26"/>
          <w:szCs w:val="26"/>
        </w:rPr>
      </w:pPr>
      <w:r w:rsidRPr="00613B41">
        <w:rPr>
          <w:rFonts w:ascii="Times New Roman" w:hAnsi="Times New Roman" w:cs="Times New Roman"/>
          <w:b/>
          <w:i/>
          <w:sz w:val="26"/>
          <w:szCs w:val="26"/>
        </w:rPr>
        <w:t>Sinh viên thực hiện</w:t>
      </w:r>
      <w:r w:rsidRPr="00613B41">
        <w:rPr>
          <w:rFonts w:ascii="Times New Roman" w:hAnsi="Times New Roman" w:cs="Times New Roman"/>
          <w:b/>
          <w:sz w:val="26"/>
          <w:szCs w:val="26"/>
        </w:rPr>
        <w:t xml:space="preserve">    </w:t>
      </w:r>
      <w:r w:rsidRPr="00613B41">
        <w:rPr>
          <w:rFonts w:ascii="Times New Roman" w:hAnsi="Times New Roman" w:cs="Times New Roman"/>
          <w:b/>
          <w:sz w:val="26"/>
          <w:szCs w:val="26"/>
        </w:rPr>
        <w:tab/>
        <w:t xml:space="preserve">: </w:t>
      </w:r>
      <w:r>
        <w:rPr>
          <w:rFonts w:ascii="Times New Roman" w:hAnsi="Times New Roman" w:cs="Times New Roman"/>
          <w:b/>
          <w:sz w:val="26"/>
          <w:szCs w:val="26"/>
        </w:rPr>
        <w:t>Trần Văn Ngoan</w:t>
      </w:r>
      <w:r w:rsidRPr="00613B41">
        <w:rPr>
          <w:rFonts w:ascii="Times New Roman" w:hAnsi="Times New Roman" w:cs="Times New Roman"/>
          <w:b/>
          <w:sz w:val="26"/>
          <w:szCs w:val="26"/>
          <w:lang w:val="vi-VN"/>
        </w:rPr>
        <w:t xml:space="preserve"> </w:t>
      </w:r>
      <w:r>
        <w:rPr>
          <w:rFonts w:ascii="Times New Roman" w:hAnsi="Times New Roman" w:cs="Times New Roman"/>
          <w:b/>
          <w:sz w:val="26"/>
          <w:szCs w:val="26"/>
        </w:rPr>
        <w:t>–</w:t>
      </w:r>
      <w:r w:rsidRPr="00613B41">
        <w:rPr>
          <w:rFonts w:ascii="Times New Roman" w:hAnsi="Times New Roman" w:cs="Times New Roman"/>
          <w:b/>
          <w:sz w:val="26"/>
          <w:szCs w:val="26"/>
        </w:rPr>
        <w:t xml:space="preserve"> </w:t>
      </w:r>
      <w:r>
        <w:rPr>
          <w:rFonts w:ascii="Times New Roman" w:hAnsi="Times New Roman" w:cs="Times New Roman"/>
          <w:b/>
          <w:sz w:val="26"/>
          <w:szCs w:val="26"/>
          <w:lang w:val="vi-VN"/>
        </w:rPr>
        <w:t>B1</w:t>
      </w:r>
      <w:r>
        <w:rPr>
          <w:rFonts w:ascii="Times New Roman" w:hAnsi="Times New Roman" w:cs="Times New Roman"/>
          <w:b/>
          <w:sz w:val="26"/>
          <w:szCs w:val="26"/>
        </w:rPr>
        <w:t>304867</w:t>
      </w:r>
    </w:p>
    <w:p w14:paraId="63B4C5C6" w14:textId="77777777" w:rsidR="00CA750A" w:rsidRPr="00613B41" w:rsidRDefault="00CA750A" w:rsidP="00CA750A">
      <w:pPr>
        <w:widowControl w:val="0"/>
        <w:spacing w:after="0" w:line="360" w:lineRule="auto"/>
        <w:ind w:left="1440"/>
        <w:jc w:val="both"/>
        <w:rPr>
          <w:rFonts w:ascii="Times New Roman" w:hAnsi="Times New Roman" w:cs="Times New Roman"/>
          <w:b/>
          <w:sz w:val="26"/>
          <w:szCs w:val="26"/>
        </w:rPr>
      </w:pPr>
      <w:r w:rsidRPr="00613B41">
        <w:rPr>
          <w:rFonts w:ascii="Times New Roman" w:hAnsi="Times New Roman" w:cs="Times New Roman"/>
          <w:b/>
          <w:i/>
          <w:sz w:val="26"/>
          <w:szCs w:val="26"/>
        </w:rPr>
        <w:t>Lớp</w:t>
      </w:r>
      <w:r w:rsidRPr="005C3C83">
        <w:rPr>
          <w:rFonts w:ascii="Times New Roman" w:hAnsi="Times New Roman" w:cs="Times New Roman"/>
          <w:b/>
          <w:i/>
          <w:sz w:val="26"/>
          <w:szCs w:val="26"/>
        </w:rPr>
        <w:t>:</w:t>
      </w:r>
      <w:r>
        <w:rPr>
          <w:rFonts w:ascii="Times New Roman" w:hAnsi="Times New Roman" w:cs="Times New Roman"/>
          <w:b/>
          <w:sz w:val="26"/>
          <w:szCs w:val="26"/>
        </w:rPr>
        <w:t xml:space="preserve">        </w:t>
      </w:r>
      <w:r>
        <w:rPr>
          <w:rFonts w:ascii="Times New Roman" w:hAnsi="Times New Roman" w:cs="Times New Roman"/>
          <w:b/>
          <w:sz w:val="26"/>
          <w:szCs w:val="26"/>
          <w:lang w:val="vi-VN"/>
        </w:rPr>
        <w:t>DI13V7A1</w:t>
      </w:r>
      <w:r>
        <w:rPr>
          <w:rFonts w:ascii="Times New Roman" w:hAnsi="Times New Roman" w:cs="Times New Roman"/>
          <w:b/>
          <w:sz w:val="26"/>
          <w:szCs w:val="26"/>
        </w:rPr>
        <w:t xml:space="preserve"> – Công nghệ thông tin A1 -  K39</w:t>
      </w:r>
    </w:p>
    <w:p w14:paraId="29142A2D" w14:textId="77777777" w:rsidR="00CA750A" w:rsidRPr="00613B41" w:rsidRDefault="00CA750A" w:rsidP="00CA750A">
      <w:pPr>
        <w:widowControl w:val="0"/>
        <w:spacing w:after="0" w:line="360" w:lineRule="auto"/>
        <w:rPr>
          <w:rFonts w:ascii="Times New Roman" w:hAnsi="Times New Roman" w:cs="Times New Roman"/>
          <w:b/>
          <w:sz w:val="26"/>
          <w:szCs w:val="26"/>
        </w:rPr>
      </w:pPr>
    </w:p>
    <w:p w14:paraId="05A2D3BF" w14:textId="77777777" w:rsidR="00CA750A" w:rsidRPr="00613B41" w:rsidRDefault="00CA750A" w:rsidP="00CA750A">
      <w:pPr>
        <w:widowControl w:val="0"/>
        <w:spacing w:after="0" w:line="360" w:lineRule="auto"/>
        <w:rPr>
          <w:rFonts w:ascii="Times New Roman" w:hAnsi="Times New Roman" w:cs="Times New Roman"/>
          <w:b/>
          <w:sz w:val="26"/>
          <w:szCs w:val="26"/>
        </w:rPr>
      </w:pPr>
    </w:p>
    <w:p w14:paraId="52A2003B" w14:textId="77777777" w:rsidR="00CA750A" w:rsidRPr="005C3C83" w:rsidRDefault="00CA750A" w:rsidP="00CA750A">
      <w:pPr>
        <w:widowControl w:val="0"/>
        <w:tabs>
          <w:tab w:val="left" w:pos="720"/>
          <w:tab w:val="left" w:pos="1440"/>
          <w:tab w:val="center" w:pos="4536"/>
        </w:tabs>
        <w:spacing w:after="0" w:line="360" w:lineRule="auto"/>
        <w:rPr>
          <w:rFonts w:ascii="Times New Roman" w:hAnsi="Times New Roman" w:cs="Times New Roman"/>
          <w:b/>
          <w:i/>
          <w:sz w:val="26"/>
          <w:szCs w:val="26"/>
        </w:rPr>
      </w:pPr>
      <w:r w:rsidRPr="00613B41">
        <w:rPr>
          <w:rFonts w:ascii="Times New Roman" w:hAnsi="Times New Roman" w:cs="Times New Roman"/>
          <w:b/>
          <w:sz w:val="26"/>
          <w:szCs w:val="26"/>
        </w:rPr>
        <w:tab/>
      </w:r>
      <w:r w:rsidRPr="00613B41">
        <w:rPr>
          <w:rFonts w:ascii="Times New Roman" w:hAnsi="Times New Roman" w:cs="Times New Roman"/>
          <w:b/>
          <w:sz w:val="26"/>
          <w:szCs w:val="26"/>
        </w:rPr>
        <w:tab/>
      </w:r>
      <w:r w:rsidRPr="00613B41">
        <w:rPr>
          <w:rFonts w:ascii="Times New Roman" w:hAnsi="Times New Roman" w:cs="Times New Roman"/>
          <w:b/>
          <w:sz w:val="26"/>
          <w:szCs w:val="26"/>
        </w:rPr>
        <w:tab/>
      </w:r>
      <w:r w:rsidRPr="00613B41">
        <w:rPr>
          <w:rFonts w:ascii="Times New Roman" w:hAnsi="Times New Roman" w:cs="Times New Roman"/>
          <w:b/>
          <w:i/>
          <w:sz w:val="26"/>
          <w:szCs w:val="26"/>
          <w:lang w:val="vi-VN"/>
        </w:rPr>
        <w:t xml:space="preserve">Cần Thơ, </w:t>
      </w:r>
      <w:r w:rsidR="008553E6">
        <w:rPr>
          <w:rFonts w:ascii="Times New Roman" w:hAnsi="Times New Roman" w:cs="Times New Roman"/>
          <w:b/>
          <w:i/>
          <w:sz w:val="26"/>
          <w:szCs w:val="26"/>
        </w:rPr>
        <w:t>tháng 8</w:t>
      </w:r>
      <w:r w:rsidRPr="00613B41">
        <w:rPr>
          <w:rFonts w:ascii="Times New Roman" w:hAnsi="Times New Roman" w:cs="Times New Roman"/>
          <w:b/>
          <w:i/>
          <w:sz w:val="26"/>
          <w:szCs w:val="26"/>
          <w:lang w:val="vi-VN"/>
        </w:rPr>
        <w:t>-201</w:t>
      </w:r>
      <w:r w:rsidR="008553E6">
        <w:rPr>
          <w:rFonts w:ascii="Times New Roman" w:hAnsi="Times New Roman" w:cs="Times New Roman"/>
          <w:b/>
          <w:i/>
          <w:sz w:val="26"/>
          <w:szCs w:val="26"/>
        </w:rPr>
        <w:t>6</w:t>
      </w:r>
    </w:p>
    <w:p w14:paraId="2BEFB9F7" w14:textId="77777777" w:rsidR="00CA750A" w:rsidRPr="00613B41" w:rsidRDefault="00CA750A" w:rsidP="00CA750A">
      <w:pPr>
        <w:widowControl w:val="0"/>
        <w:tabs>
          <w:tab w:val="left" w:pos="720"/>
          <w:tab w:val="left" w:pos="1440"/>
          <w:tab w:val="center" w:pos="4536"/>
        </w:tabs>
        <w:spacing w:after="0" w:line="360" w:lineRule="auto"/>
        <w:jc w:val="center"/>
        <w:rPr>
          <w:rFonts w:ascii="Times New Roman" w:hAnsi="Times New Roman" w:cs="Times New Roman"/>
          <w:b/>
          <w:i/>
          <w:sz w:val="26"/>
          <w:szCs w:val="26"/>
        </w:rPr>
      </w:pPr>
      <w:r w:rsidRPr="00613B41">
        <w:rPr>
          <w:rFonts w:ascii="Times New Roman" w:hAnsi="Times New Roman" w:cs="Times New Roman"/>
          <w:b/>
          <w:i/>
          <w:sz w:val="26"/>
          <w:szCs w:val="26"/>
        </w:rPr>
        <w:t>Học kỳ I, Năm học</w:t>
      </w:r>
      <w:r>
        <w:rPr>
          <w:rFonts w:ascii="Times New Roman" w:hAnsi="Times New Roman" w:cs="Times New Roman"/>
          <w:b/>
          <w:i/>
          <w:sz w:val="26"/>
          <w:szCs w:val="26"/>
          <w:lang w:val="vi-VN"/>
        </w:rPr>
        <w:t xml:space="preserve"> 2016</w:t>
      </w:r>
      <w:r>
        <w:rPr>
          <w:rFonts w:ascii="Times New Roman" w:hAnsi="Times New Roman" w:cs="Times New Roman"/>
          <w:b/>
          <w:i/>
          <w:sz w:val="26"/>
          <w:szCs w:val="26"/>
        </w:rPr>
        <w:t>-2017</w:t>
      </w:r>
    </w:p>
    <w:p w14:paraId="26BE0D1A" w14:textId="77777777" w:rsidR="00CA750A" w:rsidRDefault="00CA750A" w:rsidP="00CA750A">
      <w:pPr>
        <w:rPr>
          <w:rFonts w:ascii="Times New Roman" w:hAnsi="Times New Roman" w:cs="Times New Roman"/>
          <w:b/>
          <w:i/>
          <w:sz w:val="26"/>
          <w:szCs w:val="26"/>
        </w:rPr>
      </w:pPr>
      <w:r>
        <w:rPr>
          <w:rFonts w:ascii="Times New Roman" w:hAnsi="Times New Roman" w:cs="Times New Roman"/>
          <w:b/>
          <w:i/>
          <w:sz w:val="26"/>
          <w:szCs w:val="26"/>
        </w:rPr>
        <w:br w:type="page"/>
      </w:r>
    </w:p>
    <w:p w14:paraId="64096626" w14:textId="77777777" w:rsidR="00CA750A" w:rsidRDefault="00CA750A" w:rsidP="00CA750A">
      <w:pPr>
        <w:spacing w:line="360" w:lineRule="auto"/>
        <w:rPr>
          <w:rFonts w:ascii="Times New Roman" w:hAnsi="Times New Roman" w:cs="Times New Roman"/>
          <w:b/>
          <w:i/>
          <w:sz w:val="26"/>
          <w:szCs w:val="26"/>
        </w:rPr>
        <w:sectPr w:rsidR="00CA750A" w:rsidSect="00D0408A">
          <w:footerReference w:type="default" r:id="rId9"/>
          <w:pgSz w:w="11909" w:h="16834" w:code="9"/>
          <w:pgMar w:top="1140" w:right="1140" w:bottom="1140" w:left="1412" w:header="720" w:footer="522" w:gutter="0"/>
          <w:pgNumType w:fmt="lowerRoman" w:start="1"/>
          <w:cols w:space="720"/>
          <w:titlePg/>
          <w:docGrid w:linePitch="360"/>
        </w:sectPr>
      </w:pPr>
    </w:p>
    <w:p w14:paraId="5F39F101" w14:textId="4CDF9EA9" w:rsidR="00D23276" w:rsidRPr="00D23276" w:rsidRDefault="00644C12">
      <w:pPr>
        <w:pStyle w:val="Heading1"/>
        <w:tabs>
          <w:tab w:val="left" w:leader="dot" w:pos="8550"/>
        </w:tabs>
        <w:spacing w:after="360" w:line="360" w:lineRule="auto"/>
        <w:rPr>
          <w:ins w:id="5" w:author="EndlessLove" w:date="2016-11-07T08:31:00Z"/>
          <w:rFonts w:ascii="Times New Roman" w:hAnsi="Times New Roman" w:cs="Times New Roman"/>
          <w:color w:val="auto"/>
          <w:sz w:val="34"/>
          <w:szCs w:val="34"/>
          <w:rPrChange w:id="6" w:author="EndlessLove" w:date="2016-11-07T09:42:00Z">
            <w:rPr>
              <w:ins w:id="7" w:author="EndlessLove" w:date="2016-11-07T08:31:00Z"/>
              <w:rFonts w:ascii="Times New Roman" w:hAnsi="Times New Roman" w:cs="Times New Roman"/>
              <w:b w:val="0"/>
              <w:sz w:val="26"/>
              <w:szCs w:val="26"/>
            </w:rPr>
          </w:rPrChange>
        </w:rPr>
        <w:pPrChange w:id="8" w:author="EndlessLove" w:date="2016-11-07T09:42:00Z">
          <w:pPr>
            <w:pStyle w:val="Heading1"/>
            <w:spacing w:after="360" w:line="360" w:lineRule="auto"/>
          </w:pPr>
        </w:pPrChange>
      </w:pPr>
      <w:bookmarkStart w:id="9" w:name="_Toc386380236"/>
      <w:ins w:id="10" w:author="EndlessLove" w:date="2016-09-27T12:13:00Z">
        <w:r>
          <w:rPr>
            <w:rFonts w:ascii="Times New Roman" w:hAnsi="Times New Roman" w:cs="Times New Roman"/>
            <w:color w:val="auto"/>
            <w:sz w:val="34"/>
            <w:szCs w:val="34"/>
          </w:rPr>
          <w:lastRenderedPageBreak/>
          <w:t>MỤC LỤC</w:t>
        </w:r>
      </w:ins>
    </w:p>
    <w:p w14:paraId="04FE1730" w14:textId="7FCCA598" w:rsidR="008D1A13" w:rsidRDefault="008D1A13">
      <w:pPr>
        <w:pStyle w:val="TOC1"/>
        <w:tabs>
          <w:tab w:val="right" w:leader="dot" w:pos="9350"/>
        </w:tabs>
        <w:rPr>
          <w:ins w:id="11" w:author="EndlessLove" w:date="2016-11-07T13:35:00Z"/>
          <w:rFonts w:eastAsiaTheme="minorEastAsia"/>
          <w:noProof/>
        </w:rPr>
      </w:pPr>
      <w:ins w:id="12" w:author="EndlessLove" w:date="2016-11-07T13:35:00Z">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TOC \h \z \t "Style1,1,Style2,2,mystyle3,3,STyle4,4" </w:instrText>
        </w:r>
      </w:ins>
      <w:r>
        <w:rPr>
          <w:rFonts w:ascii="Times New Roman" w:hAnsi="Times New Roman" w:cs="Times New Roman"/>
          <w:b/>
          <w:sz w:val="26"/>
          <w:szCs w:val="26"/>
        </w:rPr>
        <w:fldChar w:fldCharType="separate"/>
      </w:r>
      <w:ins w:id="13" w:author="EndlessLove" w:date="2016-11-07T13:35:00Z">
        <w:r w:rsidRPr="005C08CC">
          <w:rPr>
            <w:rStyle w:val="Hyperlink"/>
            <w:noProof/>
          </w:rPr>
          <w:fldChar w:fldCharType="begin"/>
        </w:r>
        <w:r w:rsidRPr="005C08CC">
          <w:rPr>
            <w:rStyle w:val="Hyperlink"/>
            <w:noProof/>
          </w:rPr>
          <w:instrText xml:space="preserve"> </w:instrText>
        </w:r>
        <w:r>
          <w:rPr>
            <w:noProof/>
          </w:rPr>
          <w:instrText>HYPERLINK \l "_Toc466289081"</w:instrText>
        </w:r>
        <w:r w:rsidRPr="005C08CC">
          <w:rPr>
            <w:rStyle w:val="Hyperlink"/>
            <w:noProof/>
          </w:rPr>
          <w:instrText xml:space="preserve"> </w:instrText>
        </w:r>
        <w:r w:rsidRPr="005C08CC">
          <w:rPr>
            <w:rStyle w:val="Hyperlink"/>
            <w:noProof/>
          </w:rPr>
          <w:fldChar w:fldCharType="separate"/>
        </w:r>
        <w:r w:rsidRPr="005C08CC">
          <w:rPr>
            <w:rStyle w:val="Hyperlink"/>
            <w:noProof/>
          </w:rPr>
          <w:t>PHẦN 1: GIỚ</w:t>
        </w:r>
        <w:r w:rsidR="0023613B">
          <w:rPr>
            <w:rStyle w:val="Hyperlink"/>
            <w:noProof/>
          </w:rPr>
          <w:t>I THIỆU</w:t>
        </w:r>
        <w:r>
          <w:rPr>
            <w:noProof/>
            <w:webHidden/>
          </w:rPr>
          <w:tab/>
        </w:r>
        <w:r>
          <w:rPr>
            <w:noProof/>
            <w:webHidden/>
          </w:rPr>
          <w:fldChar w:fldCharType="begin"/>
        </w:r>
        <w:r>
          <w:rPr>
            <w:noProof/>
            <w:webHidden/>
          </w:rPr>
          <w:instrText xml:space="preserve"> PAGEREF _Toc466289081 \h </w:instrText>
        </w:r>
      </w:ins>
      <w:r>
        <w:rPr>
          <w:noProof/>
          <w:webHidden/>
        </w:rPr>
      </w:r>
      <w:r>
        <w:rPr>
          <w:noProof/>
          <w:webHidden/>
        </w:rPr>
        <w:fldChar w:fldCharType="separate"/>
      </w:r>
      <w:ins w:id="14" w:author="EndlessLove" w:date="2016-11-08T21:53:00Z">
        <w:r w:rsidR="00674AC2">
          <w:rPr>
            <w:noProof/>
            <w:webHidden/>
          </w:rPr>
          <w:t>2</w:t>
        </w:r>
      </w:ins>
      <w:ins w:id="15" w:author="EndlessLove" w:date="2016-11-07T13:35:00Z">
        <w:r>
          <w:rPr>
            <w:noProof/>
            <w:webHidden/>
          </w:rPr>
          <w:fldChar w:fldCharType="end"/>
        </w:r>
        <w:r w:rsidRPr="005C08CC">
          <w:rPr>
            <w:rStyle w:val="Hyperlink"/>
            <w:noProof/>
          </w:rPr>
          <w:fldChar w:fldCharType="end"/>
        </w:r>
      </w:ins>
    </w:p>
    <w:p w14:paraId="22CC3D5E" w14:textId="77777777" w:rsidR="008D1A13" w:rsidRDefault="008D1A13">
      <w:pPr>
        <w:pStyle w:val="TOC2"/>
        <w:tabs>
          <w:tab w:val="left" w:pos="660"/>
          <w:tab w:val="right" w:leader="dot" w:pos="9350"/>
        </w:tabs>
        <w:rPr>
          <w:ins w:id="16" w:author="EndlessLove" w:date="2016-11-07T13:35:00Z"/>
          <w:rFonts w:eastAsiaTheme="minorEastAsia"/>
          <w:noProof/>
        </w:rPr>
      </w:pPr>
      <w:ins w:id="17" w:author="EndlessLove" w:date="2016-11-07T13:35:00Z">
        <w:r w:rsidRPr="005C08CC">
          <w:rPr>
            <w:rStyle w:val="Hyperlink"/>
            <w:noProof/>
          </w:rPr>
          <w:fldChar w:fldCharType="begin"/>
        </w:r>
        <w:r w:rsidRPr="005C08CC">
          <w:rPr>
            <w:rStyle w:val="Hyperlink"/>
            <w:noProof/>
          </w:rPr>
          <w:instrText xml:space="preserve"> </w:instrText>
        </w:r>
        <w:r>
          <w:rPr>
            <w:noProof/>
          </w:rPr>
          <w:instrText>HYPERLINK \l "_Toc466289082"</w:instrText>
        </w:r>
        <w:r w:rsidRPr="005C08CC">
          <w:rPr>
            <w:rStyle w:val="Hyperlink"/>
            <w:noProof/>
          </w:rPr>
          <w:instrText xml:space="preserve"> </w:instrText>
        </w:r>
        <w:r w:rsidRPr="005C08CC">
          <w:rPr>
            <w:rStyle w:val="Hyperlink"/>
            <w:noProof/>
          </w:rPr>
          <w:fldChar w:fldCharType="separate"/>
        </w:r>
        <w:r w:rsidRPr="005C08CC">
          <w:rPr>
            <w:rStyle w:val="Hyperlink"/>
            <w:noProof/>
          </w:rPr>
          <w:t>1.</w:t>
        </w:r>
        <w:r>
          <w:rPr>
            <w:rFonts w:eastAsiaTheme="minorEastAsia"/>
            <w:noProof/>
          </w:rPr>
          <w:tab/>
        </w:r>
        <w:r w:rsidRPr="005C08CC">
          <w:rPr>
            <w:rStyle w:val="Hyperlink"/>
            <w:noProof/>
          </w:rPr>
          <w:t>ĐỐI TƯỢNG VÀ PHẠM VI NGHIÊN CỨU</w:t>
        </w:r>
        <w:r>
          <w:rPr>
            <w:noProof/>
            <w:webHidden/>
          </w:rPr>
          <w:tab/>
        </w:r>
        <w:r>
          <w:rPr>
            <w:noProof/>
            <w:webHidden/>
          </w:rPr>
          <w:fldChar w:fldCharType="begin"/>
        </w:r>
        <w:r>
          <w:rPr>
            <w:noProof/>
            <w:webHidden/>
          </w:rPr>
          <w:instrText xml:space="preserve"> PAGEREF _Toc466289082 \h </w:instrText>
        </w:r>
      </w:ins>
      <w:r>
        <w:rPr>
          <w:noProof/>
          <w:webHidden/>
        </w:rPr>
      </w:r>
      <w:r>
        <w:rPr>
          <w:noProof/>
          <w:webHidden/>
        </w:rPr>
        <w:fldChar w:fldCharType="separate"/>
      </w:r>
      <w:ins w:id="18" w:author="EndlessLove" w:date="2016-11-08T21:53:00Z">
        <w:r w:rsidR="00674AC2">
          <w:rPr>
            <w:noProof/>
            <w:webHidden/>
          </w:rPr>
          <w:t>2</w:t>
        </w:r>
      </w:ins>
      <w:ins w:id="19" w:author="EndlessLove" w:date="2016-11-07T13:35:00Z">
        <w:r>
          <w:rPr>
            <w:noProof/>
            <w:webHidden/>
          </w:rPr>
          <w:fldChar w:fldCharType="end"/>
        </w:r>
        <w:r w:rsidRPr="005C08CC">
          <w:rPr>
            <w:rStyle w:val="Hyperlink"/>
            <w:noProof/>
          </w:rPr>
          <w:fldChar w:fldCharType="end"/>
        </w:r>
      </w:ins>
    </w:p>
    <w:p w14:paraId="105B0A14" w14:textId="77777777" w:rsidR="008D1A13" w:rsidRDefault="008D1A13">
      <w:pPr>
        <w:pStyle w:val="TOC2"/>
        <w:tabs>
          <w:tab w:val="left" w:pos="660"/>
          <w:tab w:val="right" w:leader="dot" w:pos="9350"/>
        </w:tabs>
        <w:rPr>
          <w:ins w:id="20" w:author="EndlessLove" w:date="2016-11-07T13:35:00Z"/>
          <w:rFonts w:eastAsiaTheme="minorEastAsia"/>
          <w:noProof/>
        </w:rPr>
      </w:pPr>
      <w:ins w:id="21" w:author="EndlessLove" w:date="2016-11-07T13:35:00Z">
        <w:r w:rsidRPr="005C08CC">
          <w:rPr>
            <w:rStyle w:val="Hyperlink"/>
            <w:noProof/>
          </w:rPr>
          <w:fldChar w:fldCharType="begin"/>
        </w:r>
        <w:r w:rsidRPr="005C08CC">
          <w:rPr>
            <w:rStyle w:val="Hyperlink"/>
            <w:noProof/>
          </w:rPr>
          <w:instrText xml:space="preserve"> </w:instrText>
        </w:r>
        <w:r>
          <w:rPr>
            <w:noProof/>
          </w:rPr>
          <w:instrText>HYPERLINK \l "_Toc466289083"</w:instrText>
        </w:r>
        <w:r w:rsidRPr="005C08CC">
          <w:rPr>
            <w:rStyle w:val="Hyperlink"/>
            <w:noProof/>
          </w:rPr>
          <w:instrText xml:space="preserve"> </w:instrText>
        </w:r>
        <w:r w:rsidRPr="005C08CC">
          <w:rPr>
            <w:rStyle w:val="Hyperlink"/>
            <w:noProof/>
          </w:rPr>
          <w:fldChar w:fldCharType="separate"/>
        </w:r>
        <w:r w:rsidRPr="005C08CC">
          <w:rPr>
            <w:rStyle w:val="Hyperlink"/>
            <w:noProof/>
          </w:rPr>
          <w:t>2.</w:t>
        </w:r>
        <w:r>
          <w:rPr>
            <w:rFonts w:eastAsiaTheme="minorEastAsia"/>
            <w:noProof/>
          </w:rPr>
          <w:tab/>
        </w:r>
        <w:r w:rsidRPr="005C08CC">
          <w:rPr>
            <w:rStyle w:val="Hyperlink"/>
            <w:noProof/>
          </w:rPr>
          <w:t>MỤC TIÊU NGHIÊN CỨU</w:t>
        </w:r>
        <w:r>
          <w:rPr>
            <w:noProof/>
            <w:webHidden/>
          </w:rPr>
          <w:tab/>
        </w:r>
        <w:r>
          <w:rPr>
            <w:noProof/>
            <w:webHidden/>
          </w:rPr>
          <w:fldChar w:fldCharType="begin"/>
        </w:r>
        <w:r>
          <w:rPr>
            <w:noProof/>
            <w:webHidden/>
          </w:rPr>
          <w:instrText xml:space="preserve"> PAGEREF _Toc466289083 \h </w:instrText>
        </w:r>
      </w:ins>
      <w:r>
        <w:rPr>
          <w:noProof/>
          <w:webHidden/>
        </w:rPr>
      </w:r>
      <w:r>
        <w:rPr>
          <w:noProof/>
          <w:webHidden/>
        </w:rPr>
        <w:fldChar w:fldCharType="separate"/>
      </w:r>
      <w:ins w:id="22" w:author="EndlessLove" w:date="2016-11-08T21:53:00Z">
        <w:r w:rsidR="00674AC2">
          <w:rPr>
            <w:noProof/>
            <w:webHidden/>
          </w:rPr>
          <w:t>2</w:t>
        </w:r>
      </w:ins>
      <w:ins w:id="23" w:author="EndlessLove" w:date="2016-11-07T13:35:00Z">
        <w:r>
          <w:rPr>
            <w:noProof/>
            <w:webHidden/>
          </w:rPr>
          <w:fldChar w:fldCharType="end"/>
        </w:r>
        <w:r w:rsidRPr="005C08CC">
          <w:rPr>
            <w:rStyle w:val="Hyperlink"/>
            <w:noProof/>
          </w:rPr>
          <w:fldChar w:fldCharType="end"/>
        </w:r>
      </w:ins>
    </w:p>
    <w:p w14:paraId="0F9E6D52" w14:textId="77777777" w:rsidR="008D1A13" w:rsidRDefault="008D1A13">
      <w:pPr>
        <w:pStyle w:val="TOC2"/>
        <w:tabs>
          <w:tab w:val="left" w:pos="660"/>
          <w:tab w:val="right" w:leader="dot" w:pos="9350"/>
        </w:tabs>
        <w:rPr>
          <w:ins w:id="24" w:author="EndlessLove" w:date="2016-11-07T13:35:00Z"/>
          <w:rFonts w:eastAsiaTheme="minorEastAsia"/>
          <w:noProof/>
        </w:rPr>
      </w:pPr>
      <w:ins w:id="25" w:author="EndlessLove" w:date="2016-11-07T13:35:00Z">
        <w:r w:rsidRPr="005C08CC">
          <w:rPr>
            <w:rStyle w:val="Hyperlink"/>
            <w:noProof/>
          </w:rPr>
          <w:fldChar w:fldCharType="begin"/>
        </w:r>
        <w:r w:rsidRPr="005C08CC">
          <w:rPr>
            <w:rStyle w:val="Hyperlink"/>
            <w:noProof/>
          </w:rPr>
          <w:instrText xml:space="preserve"> </w:instrText>
        </w:r>
        <w:r>
          <w:rPr>
            <w:noProof/>
          </w:rPr>
          <w:instrText>HYPERLINK \l "_Toc466289084"</w:instrText>
        </w:r>
        <w:r w:rsidRPr="005C08CC">
          <w:rPr>
            <w:rStyle w:val="Hyperlink"/>
            <w:noProof/>
          </w:rPr>
          <w:instrText xml:space="preserve"> </w:instrText>
        </w:r>
        <w:r w:rsidRPr="005C08CC">
          <w:rPr>
            <w:rStyle w:val="Hyperlink"/>
            <w:noProof/>
          </w:rPr>
          <w:fldChar w:fldCharType="separate"/>
        </w:r>
        <w:r w:rsidRPr="005C08CC">
          <w:rPr>
            <w:rStyle w:val="Hyperlink"/>
            <w:noProof/>
          </w:rPr>
          <w:t>3.</w:t>
        </w:r>
        <w:r>
          <w:rPr>
            <w:rFonts w:eastAsiaTheme="minorEastAsia"/>
            <w:noProof/>
          </w:rPr>
          <w:tab/>
        </w:r>
        <w:r w:rsidRPr="005C08CC">
          <w:rPr>
            <w:rStyle w:val="Hyperlink"/>
            <w:noProof/>
          </w:rPr>
          <w:t>ĐỐI TƯỢNG VÀ PHẠM VI NGHIÊN CỨU</w:t>
        </w:r>
        <w:r>
          <w:rPr>
            <w:noProof/>
            <w:webHidden/>
          </w:rPr>
          <w:tab/>
        </w:r>
        <w:r>
          <w:rPr>
            <w:noProof/>
            <w:webHidden/>
          </w:rPr>
          <w:fldChar w:fldCharType="begin"/>
        </w:r>
        <w:r>
          <w:rPr>
            <w:noProof/>
            <w:webHidden/>
          </w:rPr>
          <w:instrText xml:space="preserve"> PAGEREF _Toc466289084 \h </w:instrText>
        </w:r>
      </w:ins>
      <w:r>
        <w:rPr>
          <w:noProof/>
          <w:webHidden/>
        </w:rPr>
      </w:r>
      <w:r>
        <w:rPr>
          <w:noProof/>
          <w:webHidden/>
        </w:rPr>
        <w:fldChar w:fldCharType="separate"/>
      </w:r>
      <w:ins w:id="26" w:author="EndlessLove" w:date="2016-11-08T21:53:00Z">
        <w:r w:rsidR="00674AC2">
          <w:rPr>
            <w:noProof/>
            <w:webHidden/>
          </w:rPr>
          <w:t>2</w:t>
        </w:r>
      </w:ins>
      <w:ins w:id="27" w:author="EndlessLove" w:date="2016-11-07T13:35:00Z">
        <w:r>
          <w:rPr>
            <w:noProof/>
            <w:webHidden/>
          </w:rPr>
          <w:fldChar w:fldCharType="end"/>
        </w:r>
        <w:r w:rsidRPr="005C08CC">
          <w:rPr>
            <w:rStyle w:val="Hyperlink"/>
            <w:noProof/>
          </w:rPr>
          <w:fldChar w:fldCharType="end"/>
        </w:r>
      </w:ins>
    </w:p>
    <w:p w14:paraId="4BD4A447" w14:textId="77777777" w:rsidR="008D1A13" w:rsidRDefault="008D1A13">
      <w:pPr>
        <w:pStyle w:val="TOC2"/>
        <w:tabs>
          <w:tab w:val="left" w:pos="660"/>
          <w:tab w:val="right" w:leader="dot" w:pos="9350"/>
        </w:tabs>
        <w:rPr>
          <w:ins w:id="28" w:author="EndlessLove" w:date="2016-11-07T13:35:00Z"/>
          <w:rFonts w:eastAsiaTheme="minorEastAsia"/>
          <w:noProof/>
        </w:rPr>
      </w:pPr>
      <w:ins w:id="29" w:author="EndlessLove" w:date="2016-11-07T13:35:00Z">
        <w:r w:rsidRPr="005C08CC">
          <w:rPr>
            <w:rStyle w:val="Hyperlink"/>
            <w:noProof/>
          </w:rPr>
          <w:fldChar w:fldCharType="begin"/>
        </w:r>
        <w:r w:rsidRPr="005C08CC">
          <w:rPr>
            <w:rStyle w:val="Hyperlink"/>
            <w:noProof/>
          </w:rPr>
          <w:instrText xml:space="preserve"> </w:instrText>
        </w:r>
        <w:r>
          <w:rPr>
            <w:noProof/>
          </w:rPr>
          <w:instrText>HYPERLINK \l "_Toc466289085"</w:instrText>
        </w:r>
        <w:r w:rsidRPr="005C08CC">
          <w:rPr>
            <w:rStyle w:val="Hyperlink"/>
            <w:noProof/>
          </w:rPr>
          <w:instrText xml:space="preserve"> </w:instrText>
        </w:r>
        <w:r w:rsidRPr="005C08CC">
          <w:rPr>
            <w:rStyle w:val="Hyperlink"/>
            <w:noProof/>
          </w:rPr>
          <w:fldChar w:fldCharType="separate"/>
        </w:r>
        <w:r w:rsidRPr="005C08CC">
          <w:rPr>
            <w:rStyle w:val="Hyperlink"/>
            <w:noProof/>
          </w:rPr>
          <w:t>4.</w:t>
        </w:r>
        <w:r>
          <w:rPr>
            <w:rFonts w:eastAsiaTheme="minorEastAsia"/>
            <w:noProof/>
          </w:rPr>
          <w:tab/>
        </w:r>
        <w:r w:rsidRPr="005C08CC">
          <w:rPr>
            <w:rStyle w:val="Hyperlink"/>
            <w:noProof/>
          </w:rPr>
          <w:t>PHƯƠNG PHÁP NGHIÊN CỨU</w:t>
        </w:r>
        <w:r>
          <w:rPr>
            <w:noProof/>
            <w:webHidden/>
          </w:rPr>
          <w:tab/>
        </w:r>
        <w:r>
          <w:rPr>
            <w:noProof/>
            <w:webHidden/>
          </w:rPr>
          <w:fldChar w:fldCharType="begin"/>
        </w:r>
        <w:r>
          <w:rPr>
            <w:noProof/>
            <w:webHidden/>
          </w:rPr>
          <w:instrText xml:space="preserve"> PAGEREF _Toc466289085 \h </w:instrText>
        </w:r>
      </w:ins>
      <w:r>
        <w:rPr>
          <w:noProof/>
          <w:webHidden/>
        </w:rPr>
      </w:r>
      <w:r>
        <w:rPr>
          <w:noProof/>
          <w:webHidden/>
        </w:rPr>
        <w:fldChar w:fldCharType="separate"/>
      </w:r>
      <w:ins w:id="30" w:author="EndlessLove" w:date="2016-11-08T21:53:00Z">
        <w:r w:rsidR="00674AC2">
          <w:rPr>
            <w:noProof/>
            <w:webHidden/>
          </w:rPr>
          <w:t>2</w:t>
        </w:r>
      </w:ins>
      <w:ins w:id="31" w:author="EndlessLove" w:date="2016-11-07T13:35:00Z">
        <w:r>
          <w:rPr>
            <w:noProof/>
            <w:webHidden/>
          </w:rPr>
          <w:fldChar w:fldCharType="end"/>
        </w:r>
        <w:r w:rsidRPr="005C08CC">
          <w:rPr>
            <w:rStyle w:val="Hyperlink"/>
            <w:noProof/>
          </w:rPr>
          <w:fldChar w:fldCharType="end"/>
        </w:r>
      </w:ins>
    </w:p>
    <w:p w14:paraId="37AF0831" w14:textId="77777777" w:rsidR="008D1A13" w:rsidRDefault="008D1A13">
      <w:pPr>
        <w:pStyle w:val="TOC2"/>
        <w:tabs>
          <w:tab w:val="left" w:pos="660"/>
          <w:tab w:val="right" w:leader="dot" w:pos="9350"/>
        </w:tabs>
        <w:rPr>
          <w:ins w:id="32" w:author="EndlessLove" w:date="2016-11-07T13:35:00Z"/>
          <w:rFonts w:eastAsiaTheme="minorEastAsia"/>
          <w:noProof/>
        </w:rPr>
      </w:pPr>
      <w:ins w:id="33" w:author="EndlessLove" w:date="2016-11-07T13:35:00Z">
        <w:r w:rsidRPr="005C08CC">
          <w:rPr>
            <w:rStyle w:val="Hyperlink"/>
            <w:noProof/>
          </w:rPr>
          <w:fldChar w:fldCharType="begin"/>
        </w:r>
        <w:r w:rsidRPr="005C08CC">
          <w:rPr>
            <w:rStyle w:val="Hyperlink"/>
            <w:noProof/>
          </w:rPr>
          <w:instrText xml:space="preserve"> </w:instrText>
        </w:r>
        <w:r>
          <w:rPr>
            <w:noProof/>
          </w:rPr>
          <w:instrText>HYPERLINK \l "_Toc466289086"</w:instrText>
        </w:r>
        <w:r w:rsidRPr="005C08CC">
          <w:rPr>
            <w:rStyle w:val="Hyperlink"/>
            <w:noProof/>
          </w:rPr>
          <w:instrText xml:space="preserve"> </w:instrText>
        </w:r>
        <w:r w:rsidRPr="005C08CC">
          <w:rPr>
            <w:rStyle w:val="Hyperlink"/>
            <w:noProof/>
          </w:rPr>
          <w:fldChar w:fldCharType="separate"/>
        </w:r>
        <w:r w:rsidRPr="005C08CC">
          <w:rPr>
            <w:rStyle w:val="Hyperlink"/>
            <w:noProof/>
          </w:rPr>
          <w:t>5.</w:t>
        </w:r>
        <w:r>
          <w:rPr>
            <w:rFonts w:eastAsiaTheme="minorEastAsia"/>
            <w:noProof/>
          </w:rPr>
          <w:tab/>
        </w:r>
        <w:r w:rsidRPr="005C08CC">
          <w:rPr>
            <w:rStyle w:val="Hyperlink"/>
            <w:noProof/>
          </w:rPr>
          <w:t>NỘI DUNG NGHIÊN CỨU</w:t>
        </w:r>
        <w:r>
          <w:rPr>
            <w:noProof/>
            <w:webHidden/>
          </w:rPr>
          <w:tab/>
        </w:r>
        <w:r>
          <w:rPr>
            <w:noProof/>
            <w:webHidden/>
          </w:rPr>
          <w:fldChar w:fldCharType="begin"/>
        </w:r>
        <w:r>
          <w:rPr>
            <w:noProof/>
            <w:webHidden/>
          </w:rPr>
          <w:instrText xml:space="preserve"> PAGEREF _Toc466289086 \h </w:instrText>
        </w:r>
      </w:ins>
      <w:r>
        <w:rPr>
          <w:noProof/>
          <w:webHidden/>
        </w:rPr>
      </w:r>
      <w:r>
        <w:rPr>
          <w:noProof/>
          <w:webHidden/>
        </w:rPr>
        <w:fldChar w:fldCharType="separate"/>
      </w:r>
      <w:ins w:id="34" w:author="EndlessLove" w:date="2016-11-08T21:53:00Z">
        <w:r w:rsidR="00674AC2">
          <w:rPr>
            <w:noProof/>
            <w:webHidden/>
          </w:rPr>
          <w:t>2</w:t>
        </w:r>
      </w:ins>
      <w:ins w:id="35" w:author="EndlessLove" w:date="2016-11-07T13:35:00Z">
        <w:r>
          <w:rPr>
            <w:noProof/>
            <w:webHidden/>
          </w:rPr>
          <w:fldChar w:fldCharType="end"/>
        </w:r>
        <w:r w:rsidRPr="005C08CC">
          <w:rPr>
            <w:rStyle w:val="Hyperlink"/>
            <w:noProof/>
          </w:rPr>
          <w:fldChar w:fldCharType="end"/>
        </w:r>
      </w:ins>
    </w:p>
    <w:p w14:paraId="50DA15D1" w14:textId="77777777" w:rsidR="008D1A13" w:rsidRDefault="008D1A13">
      <w:pPr>
        <w:pStyle w:val="TOC2"/>
        <w:tabs>
          <w:tab w:val="left" w:pos="660"/>
          <w:tab w:val="right" w:leader="dot" w:pos="9350"/>
        </w:tabs>
        <w:rPr>
          <w:ins w:id="36" w:author="EndlessLove" w:date="2016-11-07T13:35:00Z"/>
          <w:rFonts w:eastAsiaTheme="minorEastAsia"/>
          <w:noProof/>
        </w:rPr>
      </w:pPr>
      <w:ins w:id="37" w:author="EndlessLove" w:date="2016-11-07T13:35:00Z">
        <w:r w:rsidRPr="005C08CC">
          <w:rPr>
            <w:rStyle w:val="Hyperlink"/>
            <w:noProof/>
          </w:rPr>
          <w:fldChar w:fldCharType="begin"/>
        </w:r>
        <w:r w:rsidRPr="005C08CC">
          <w:rPr>
            <w:rStyle w:val="Hyperlink"/>
            <w:noProof/>
          </w:rPr>
          <w:instrText xml:space="preserve"> </w:instrText>
        </w:r>
        <w:r>
          <w:rPr>
            <w:noProof/>
          </w:rPr>
          <w:instrText>HYPERLINK \l "_Toc466289087"</w:instrText>
        </w:r>
        <w:r w:rsidRPr="005C08CC">
          <w:rPr>
            <w:rStyle w:val="Hyperlink"/>
            <w:noProof/>
          </w:rPr>
          <w:instrText xml:space="preserve"> </w:instrText>
        </w:r>
        <w:r w:rsidRPr="005C08CC">
          <w:rPr>
            <w:rStyle w:val="Hyperlink"/>
            <w:noProof/>
          </w:rPr>
          <w:fldChar w:fldCharType="separate"/>
        </w:r>
        <w:r w:rsidRPr="005C08CC">
          <w:rPr>
            <w:rStyle w:val="Hyperlink"/>
            <w:noProof/>
          </w:rPr>
          <w:t>6.</w:t>
        </w:r>
        <w:r>
          <w:rPr>
            <w:rFonts w:eastAsiaTheme="minorEastAsia"/>
            <w:noProof/>
          </w:rPr>
          <w:tab/>
        </w:r>
        <w:r w:rsidRPr="005C08CC">
          <w:rPr>
            <w:rStyle w:val="Hyperlink"/>
            <w:noProof/>
          </w:rPr>
          <w:t>BỐ CỤC NIÊN LUẬN</w:t>
        </w:r>
        <w:r>
          <w:rPr>
            <w:noProof/>
            <w:webHidden/>
          </w:rPr>
          <w:tab/>
        </w:r>
        <w:r>
          <w:rPr>
            <w:noProof/>
            <w:webHidden/>
          </w:rPr>
          <w:fldChar w:fldCharType="begin"/>
        </w:r>
        <w:r>
          <w:rPr>
            <w:noProof/>
            <w:webHidden/>
          </w:rPr>
          <w:instrText xml:space="preserve"> PAGEREF _Toc466289087 \h </w:instrText>
        </w:r>
      </w:ins>
      <w:r>
        <w:rPr>
          <w:noProof/>
          <w:webHidden/>
        </w:rPr>
      </w:r>
      <w:r>
        <w:rPr>
          <w:noProof/>
          <w:webHidden/>
        </w:rPr>
        <w:fldChar w:fldCharType="separate"/>
      </w:r>
      <w:ins w:id="38" w:author="EndlessLove" w:date="2016-11-08T21:53:00Z">
        <w:r w:rsidR="00674AC2">
          <w:rPr>
            <w:noProof/>
            <w:webHidden/>
          </w:rPr>
          <w:t>2</w:t>
        </w:r>
      </w:ins>
      <w:ins w:id="39" w:author="EndlessLove" w:date="2016-11-07T13:35:00Z">
        <w:r>
          <w:rPr>
            <w:noProof/>
            <w:webHidden/>
          </w:rPr>
          <w:fldChar w:fldCharType="end"/>
        </w:r>
        <w:r w:rsidRPr="005C08CC">
          <w:rPr>
            <w:rStyle w:val="Hyperlink"/>
            <w:noProof/>
          </w:rPr>
          <w:fldChar w:fldCharType="end"/>
        </w:r>
      </w:ins>
    </w:p>
    <w:p w14:paraId="5983E0D8" w14:textId="77777777" w:rsidR="008D1A13" w:rsidRDefault="008D1A13">
      <w:pPr>
        <w:pStyle w:val="TOC1"/>
        <w:tabs>
          <w:tab w:val="right" w:leader="dot" w:pos="9350"/>
        </w:tabs>
        <w:rPr>
          <w:ins w:id="40" w:author="EndlessLove" w:date="2016-11-07T13:35:00Z"/>
          <w:rFonts w:eastAsiaTheme="minorEastAsia"/>
          <w:noProof/>
        </w:rPr>
      </w:pPr>
      <w:ins w:id="41" w:author="EndlessLove" w:date="2016-11-07T13:35:00Z">
        <w:r w:rsidRPr="005C08CC">
          <w:rPr>
            <w:rStyle w:val="Hyperlink"/>
            <w:noProof/>
          </w:rPr>
          <w:fldChar w:fldCharType="begin"/>
        </w:r>
        <w:r w:rsidRPr="005C08CC">
          <w:rPr>
            <w:rStyle w:val="Hyperlink"/>
            <w:noProof/>
          </w:rPr>
          <w:instrText xml:space="preserve"> </w:instrText>
        </w:r>
        <w:r>
          <w:rPr>
            <w:noProof/>
          </w:rPr>
          <w:instrText>HYPERLINK \l "_Toc466289088"</w:instrText>
        </w:r>
        <w:r w:rsidRPr="005C08CC">
          <w:rPr>
            <w:rStyle w:val="Hyperlink"/>
            <w:noProof/>
          </w:rPr>
          <w:instrText xml:space="preserve"> </w:instrText>
        </w:r>
        <w:r w:rsidRPr="005C08CC">
          <w:rPr>
            <w:rStyle w:val="Hyperlink"/>
            <w:noProof/>
          </w:rPr>
          <w:fldChar w:fldCharType="separate"/>
        </w:r>
        <w:r w:rsidRPr="005C08CC">
          <w:rPr>
            <w:rStyle w:val="Hyperlink"/>
            <w:noProof/>
          </w:rPr>
          <w:t>PHẦN 2: NỘI DUNG</w:t>
        </w:r>
        <w:r>
          <w:rPr>
            <w:noProof/>
            <w:webHidden/>
          </w:rPr>
          <w:tab/>
        </w:r>
        <w:r>
          <w:rPr>
            <w:noProof/>
            <w:webHidden/>
          </w:rPr>
          <w:fldChar w:fldCharType="begin"/>
        </w:r>
        <w:r>
          <w:rPr>
            <w:noProof/>
            <w:webHidden/>
          </w:rPr>
          <w:instrText xml:space="preserve"> PAGEREF _Toc466289088 \h </w:instrText>
        </w:r>
      </w:ins>
      <w:r>
        <w:rPr>
          <w:noProof/>
          <w:webHidden/>
        </w:rPr>
      </w:r>
      <w:r>
        <w:rPr>
          <w:noProof/>
          <w:webHidden/>
        </w:rPr>
        <w:fldChar w:fldCharType="separate"/>
      </w:r>
      <w:ins w:id="42" w:author="EndlessLove" w:date="2016-11-08T21:53:00Z">
        <w:r w:rsidR="00674AC2">
          <w:rPr>
            <w:noProof/>
            <w:webHidden/>
          </w:rPr>
          <w:t>2</w:t>
        </w:r>
      </w:ins>
      <w:ins w:id="43" w:author="EndlessLove" w:date="2016-11-07T13:35:00Z">
        <w:r>
          <w:rPr>
            <w:noProof/>
            <w:webHidden/>
          </w:rPr>
          <w:fldChar w:fldCharType="end"/>
        </w:r>
        <w:r w:rsidRPr="005C08CC">
          <w:rPr>
            <w:rStyle w:val="Hyperlink"/>
            <w:noProof/>
          </w:rPr>
          <w:fldChar w:fldCharType="end"/>
        </w:r>
      </w:ins>
    </w:p>
    <w:p w14:paraId="3355AA37" w14:textId="77777777" w:rsidR="008D1A13" w:rsidRDefault="008D1A13">
      <w:pPr>
        <w:pStyle w:val="TOC2"/>
        <w:tabs>
          <w:tab w:val="right" w:leader="dot" w:pos="9350"/>
        </w:tabs>
        <w:rPr>
          <w:ins w:id="44" w:author="EndlessLove" w:date="2016-11-07T13:35:00Z"/>
          <w:rFonts w:eastAsiaTheme="minorEastAsia"/>
          <w:noProof/>
        </w:rPr>
      </w:pPr>
      <w:ins w:id="45" w:author="EndlessLove" w:date="2016-11-07T13:35:00Z">
        <w:r w:rsidRPr="005C08CC">
          <w:rPr>
            <w:rStyle w:val="Hyperlink"/>
            <w:noProof/>
          </w:rPr>
          <w:fldChar w:fldCharType="begin"/>
        </w:r>
        <w:r w:rsidRPr="005C08CC">
          <w:rPr>
            <w:rStyle w:val="Hyperlink"/>
            <w:noProof/>
          </w:rPr>
          <w:instrText xml:space="preserve"> </w:instrText>
        </w:r>
        <w:r>
          <w:rPr>
            <w:noProof/>
          </w:rPr>
          <w:instrText>HYPERLINK \l "_Toc466289089"</w:instrText>
        </w:r>
        <w:r w:rsidRPr="005C08CC">
          <w:rPr>
            <w:rStyle w:val="Hyperlink"/>
            <w:noProof/>
          </w:rPr>
          <w:instrText xml:space="preserve"> </w:instrText>
        </w:r>
        <w:r w:rsidRPr="005C08CC">
          <w:rPr>
            <w:rStyle w:val="Hyperlink"/>
            <w:noProof/>
          </w:rPr>
          <w:fldChar w:fldCharType="separate"/>
        </w:r>
        <w:r w:rsidRPr="005C08CC">
          <w:rPr>
            <w:rStyle w:val="Hyperlink"/>
            <w:noProof/>
          </w:rPr>
          <w:t>1. ĐẶC TẢ YÊU CẦU</w:t>
        </w:r>
        <w:r>
          <w:rPr>
            <w:noProof/>
            <w:webHidden/>
          </w:rPr>
          <w:tab/>
        </w:r>
        <w:r>
          <w:rPr>
            <w:noProof/>
            <w:webHidden/>
          </w:rPr>
          <w:fldChar w:fldCharType="begin"/>
        </w:r>
        <w:r>
          <w:rPr>
            <w:noProof/>
            <w:webHidden/>
          </w:rPr>
          <w:instrText xml:space="preserve"> PAGEREF _Toc466289089 \h </w:instrText>
        </w:r>
      </w:ins>
      <w:r>
        <w:rPr>
          <w:noProof/>
          <w:webHidden/>
        </w:rPr>
      </w:r>
      <w:r>
        <w:rPr>
          <w:noProof/>
          <w:webHidden/>
        </w:rPr>
        <w:fldChar w:fldCharType="separate"/>
      </w:r>
      <w:ins w:id="46" w:author="EndlessLove" w:date="2016-11-08T21:53:00Z">
        <w:r w:rsidR="00674AC2">
          <w:rPr>
            <w:noProof/>
            <w:webHidden/>
          </w:rPr>
          <w:t>2</w:t>
        </w:r>
      </w:ins>
      <w:ins w:id="47" w:author="EndlessLove" w:date="2016-11-07T13:35:00Z">
        <w:r>
          <w:rPr>
            <w:noProof/>
            <w:webHidden/>
          </w:rPr>
          <w:fldChar w:fldCharType="end"/>
        </w:r>
        <w:r w:rsidRPr="005C08CC">
          <w:rPr>
            <w:rStyle w:val="Hyperlink"/>
            <w:noProof/>
          </w:rPr>
          <w:fldChar w:fldCharType="end"/>
        </w:r>
      </w:ins>
    </w:p>
    <w:p w14:paraId="786FE176" w14:textId="77777777" w:rsidR="008D1A13" w:rsidRDefault="008D1A13">
      <w:pPr>
        <w:pStyle w:val="TOC3"/>
        <w:tabs>
          <w:tab w:val="left" w:pos="1100"/>
          <w:tab w:val="right" w:leader="dot" w:pos="9350"/>
        </w:tabs>
        <w:rPr>
          <w:ins w:id="48" w:author="EndlessLove" w:date="2016-11-07T13:35:00Z"/>
          <w:rFonts w:eastAsiaTheme="minorEastAsia"/>
          <w:noProof/>
        </w:rPr>
      </w:pPr>
      <w:ins w:id="49" w:author="EndlessLove" w:date="2016-11-07T13:35:00Z">
        <w:r w:rsidRPr="005C08CC">
          <w:rPr>
            <w:rStyle w:val="Hyperlink"/>
            <w:noProof/>
          </w:rPr>
          <w:fldChar w:fldCharType="begin"/>
        </w:r>
        <w:r w:rsidRPr="005C08CC">
          <w:rPr>
            <w:rStyle w:val="Hyperlink"/>
            <w:noProof/>
          </w:rPr>
          <w:instrText xml:space="preserve"> </w:instrText>
        </w:r>
        <w:r>
          <w:rPr>
            <w:noProof/>
          </w:rPr>
          <w:instrText>HYPERLINK \l "_Toc466289090"</w:instrText>
        </w:r>
        <w:r w:rsidRPr="005C08CC">
          <w:rPr>
            <w:rStyle w:val="Hyperlink"/>
            <w:noProof/>
          </w:rPr>
          <w:instrText xml:space="preserve"> </w:instrText>
        </w:r>
        <w:r w:rsidRPr="005C08CC">
          <w:rPr>
            <w:rStyle w:val="Hyperlink"/>
            <w:noProof/>
          </w:rPr>
          <w:fldChar w:fldCharType="separate"/>
        </w:r>
        <w:r w:rsidRPr="005C08CC">
          <w:rPr>
            <w:rStyle w:val="Hyperlink"/>
            <w:noProof/>
          </w:rPr>
          <w:t>1.1</w:t>
        </w:r>
        <w:r>
          <w:rPr>
            <w:rFonts w:eastAsiaTheme="minorEastAsia"/>
            <w:noProof/>
          </w:rPr>
          <w:tab/>
        </w:r>
        <w:r w:rsidRPr="005C08CC">
          <w:rPr>
            <w:rStyle w:val="Hyperlink"/>
            <w:noProof/>
          </w:rPr>
          <w:t>YÊU CẦU NGƯỜI DÙNG</w:t>
        </w:r>
        <w:r>
          <w:rPr>
            <w:noProof/>
            <w:webHidden/>
          </w:rPr>
          <w:tab/>
        </w:r>
        <w:r>
          <w:rPr>
            <w:noProof/>
            <w:webHidden/>
          </w:rPr>
          <w:fldChar w:fldCharType="begin"/>
        </w:r>
        <w:r>
          <w:rPr>
            <w:noProof/>
            <w:webHidden/>
          </w:rPr>
          <w:instrText xml:space="preserve"> PAGEREF _Toc466289090 \h </w:instrText>
        </w:r>
      </w:ins>
      <w:r>
        <w:rPr>
          <w:noProof/>
          <w:webHidden/>
        </w:rPr>
      </w:r>
      <w:r>
        <w:rPr>
          <w:noProof/>
          <w:webHidden/>
        </w:rPr>
        <w:fldChar w:fldCharType="separate"/>
      </w:r>
      <w:ins w:id="50" w:author="EndlessLove" w:date="2016-11-08T21:53:00Z">
        <w:r w:rsidR="00674AC2">
          <w:rPr>
            <w:noProof/>
            <w:webHidden/>
          </w:rPr>
          <w:t>2</w:t>
        </w:r>
      </w:ins>
      <w:ins w:id="51" w:author="EndlessLove" w:date="2016-11-07T13:35:00Z">
        <w:r>
          <w:rPr>
            <w:noProof/>
            <w:webHidden/>
          </w:rPr>
          <w:fldChar w:fldCharType="end"/>
        </w:r>
        <w:r w:rsidRPr="005C08CC">
          <w:rPr>
            <w:rStyle w:val="Hyperlink"/>
            <w:noProof/>
          </w:rPr>
          <w:fldChar w:fldCharType="end"/>
        </w:r>
      </w:ins>
    </w:p>
    <w:p w14:paraId="772951C4" w14:textId="77777777" w:rsidR="008D1A13" w:rsidRDefault="008D1A13">
      <w:pPr>
        <w:pStyle w:val="TOC4"/>
        <w:tabs>
          <w:tab w:val="left" w:pos="1540"/>
          <w:tab w:val="right" w:leader="dot" w:pos="9350"/>
        </w:tabs>
        <w:rPr>
          <w:ins w:id="52" w:author="EndlessLove" w:date="2016-11-07T13:35:00Z"/>
          <w:noProof/>
        </w:rPr>
      </w:pPr>
      <w:ins w:id="53" w:author="EndlessLove" w:date="2016-11-07T13:35:00Z">
        <w:r w:rsidRPr="005C08CC">
          <w:rPr>
            <w:rStyle w:val="Hyperlink"/>
            <w:noProof/>
          </w:rPr>
          <w:fldChar w:fldCharType="begin"/>
        </w:r>
        <w:r w:rsidRPr="005C08CC">
          <w:rPr>
            <w:rStyle w:val="Hyperlink"/>
            <w:noProof/>
          </w:rPr>
          <w:instrText xml:space="preserve"> </w:instrText>
        </w:r>
        <w:r>
          <w:rPr>
            <w:noProof/>
          </w:rPr>
          <w:instrText>HYPERLINK \l "_Toc466289093"</w:instrText>
        </w:r>
        <w:r w:rsidRPr="005C08CC">
          <w:rPr>
            <w:rStyle w:val="Hyperlink"/>
            <w:noProof/>
          </w:rPr>
          <w:instrText xml:space="preserve"> </w:instrText>
        </w:r>
        <w:r w:rsidRPr="005C08CC">
          <w:rPr>
            <w:rStyle w:val="Hyperlink"/>
            <w:noProof/>
          </w:rPr>
          <w:fldChar w:fldCharType="separate"/>
        </w:r>
        <w:r w:rsidRPr="005C08CC">
          <w:rPr>
            <w:rStyle w:val="Hyperlink"/>
            <w:noProof/>
          </w:rPr>
          <w:t>1.1.1.</w:t>
        </w:r>
        <w:r>
          <w:rPr>
            <w:noProof/>
          </w:rPr>
          <w:tab/>
        </w:r>
        <w:r w:rsidRPr="005C08CC">
          <w:rPr>
            <w:rStyle w:val="Hyperlink"/>
            <w:noProof/>
          </w:rPr>
          <w:t>Yêu cầu chức năng :</w:t>
        </w:r>
        <w:r>
          <w:rPr>
            <w:noProof/>
            <w:webHidden/>
          </w:rPr>
          <w:tab/>
        </w:r>
        <w:r>
          <w:rPr>
            <w:noProof/>
            <w:webHidden/>
          </w:rPr>
          <w:fldChar w:fldCharType="begin"/>
        </w:r>
        <w:r>
          <w:rPr>
            <w:noProof/>
            <w:webHidden/>
          </w:rPr>
          <w:instrText xml:space="preserve"> PAGEREF _Toc466289093 \h </w:instrText>
        </w:r>
      </w:ins>
      <w:r>
        <w:rPr>
          <w:noProof/>
          <w:webHidden/>
        </w:rPr>
      </w:r>
      <w:r>
        <w:rPr>
          <w:noProof/>
          <w:webHidden/>
        </w:rPr>
        <w:fldChar w:fldCharType="separate"/>
      </w:r>
      <w:ins w:id="54" w:author="EndlessLove" w:date="2016-11-08T21:53:00Z">
        <w:r w:rsidR="00674AC2">
          <w:rPr>
            <w:noProof/>
            <w:webHidden/>
          </w:rPr>
          <w:t>2</w:t>
        </w:r>
      </w:ins>
      <w:ins w:id="55" w:author="EndlessLove" w:date="2016-11-07T13:35:00Z">
        <w:r>
          <w:rPr>
            <w:noProof/>
            <w:webHidden/>
          </w:rPr>
          <w:fldChar w:fldCharType="end"/>
        </w:r>
        <w:r w:rsidRPr="005C08CC">
          <w:rPr>
            <w:rStyle w:val="Hyperlink"/>
            <w:noProof/>
          </w:rPr>
          <w:fldChar w:fldCharType="end"/>
        </w:r>
      </w:ins>
    </w:p>
    <w:p w14:paraId="0732CD9C" w14:textId="77777777" w:rsidR="008D1A13" w:rsidRDefault="008D1A13">
      <w:pPr>
        <w:pStyle w:val="TOC4"/>
        <w:tabs>
          <w:tab w:val="left" w:pos="1540"/>
          <w:tab w:val="right" w:leader="dot" w:pos="9350"/>
        </w:tabs>
        <w:rPr>
          <w:ins w:id="56" w:author="EndlessLove" w:date="2016-11-07T13:35:00Z"/>
          <w:noProof/>
        </w:rPr>
      </w:pPr>
      <w:ins w:id="57" w:author="EndlessLove" w:date="2016-11-07T13:35:00Z">
        <w:r w:rsidRPr="005C08CC">
          <w:rPr>
            <w:rStyle w:val="Hyperlink"/>
            <w:noProof/>
          </w:rPr>
          <w:fldChar w:fldCharType="begin"/>
        </w:r>
        <w:r w:rsidRPr="005C08CC">
          <w:rPr>
            <w:rStyle w:val="Hyperlink"/>
            <w:noProof/>
          </w:rPr>
          <w:instrText xml:space="preserve"> </w:instrText>
        </w:r>
        <w:r>
          <w:rPr>
            <w:noProof/>
          </w:rPr>
          <w:instrText>HYPERLINK \l "_Toc466289094"</w:instrText>
        </w:r>
        <w:r w:rsidRPr="005C08CC">
          <w:rPr>
            <w:rStyle w:val="Hyperlink"/>
            <w:noProof/>
          </w:rPr>
          <w:instrText xml:space="preserve"> </w:instrText>
        </w:r>
        <w:r w:rsidRPr="005C08CC">
          <w:rPr>
            <w:rStyle w:val="Hyperlink"/>
            <w:noProof/>
          </w:rPr>
          <w:fldChar w:fldCharType="separate"/>
        </w:r>
        <w:r w:rsidRPr="005C08CC">
          <w:rPr>
            <w:rStyle w:val="Hyperlink"/>
            <w:noProof/>
          </w:rPr>
          <w:t>1.1.2.</w:t>
        </w:r>
        <w:r>
          <w:rPr>
            <w:noProof/>
          </w:rPr>
          <w:tab/>
        </w:r>
        <w:r w:rsidRPr="005C08CC">
          <w:rPr>
            <w:rStyle w:val="Hyperlink"/>
            <w:noProof/>
          </w:rPr>
          <w:t>Yêu cầu chức năng :</w:t>
        </w:r>
        <w:r>
          <w:rPr>
            <w:noProof/>
            <w:webHidden/>
          </w:rPr>
          <w:tab/>
        </w:r>
        <w:r>
          <w:rPr>
            <w:noProof/>
            <w:webHidden/>
          </w:rPr>
          <w:fldChar w:fldCharType="begin"/>
        </w:r>
        <w:r>
          <w:rPr>
            <w:noProof/>
            <w:webHidden/>
          </w:rPr>
          <w:instrText xml:space="preserve"> PAGEREF _Toc466289094 \h </w:instrText>
        </w:r>
      </w:ins>
      <w:r>
        <w:rPr>
          <w:noProof/>
          <w:webHidden/>
        </w:rPr>
      </w:r>
      <w:r>
        <w:rPr>
          <w:noProof/>
          <w:webHidden/>
        </w:rPr>
        <w:fldChar w:fldCharType="separate"/>
      </w:r>
      <w:ins w:id="58" w:author="EndlessLove" w:date="2016-11-08T21:53:00Z">
        <w:r w:rsidR="00674AC2">
          <w:rPr>
            <w:noProof/>
            <w:webHidden/>
          </w:rPr>
          <w:t>2</w:t>
        </w:r>
      </w:ins>
      <w:ins w:id="59" w:author="EndlessLove" w:date="2016-11-07T13:35:00Z">
        <w:r>
          <w:rPr>
            <w:noProof/>
            <w:webHidden/>
          </w:rPr>
          <w:fldChar w:fldCharType="end"/>
        </w:r>
        <w:r w:rsidRPr="005C08CC">
          <w:rPr>
            <w:rStyle w:val="Hyperlink"/>
            <w:noProof/>
          </w:rPr>
          <w:fldChar w:fldCharType="end"/>
        </w:r>
      </w:ins>
    </w:p>
    <w:p w14:paraId="43068175" w14:textId="77777777" w:rsidR="008D1A13" w:rsidRDefault="008D1A13">
      <w:pPr>
        <w:pStyle w:val="TOC3"/>
        <w:tabs>
          <w:tab w:val="left" w:pos="1100"/>
          <w:tab w:val="right" w:leader="dot" w:pos="9350"/>
        </w:tabs>
        <w:rPr>
          <w:ins w:id="60" w:author="EndlessLove" w:date="2016-11-07T13:35:00Z"/>
          <w:rFonts w:eastAsiaTheme="minorEastAsia"/>
          <w:noProof/>
        </w:rPr>
      </w:pPr>
      <w:ins w:id="61" w:author="EndlessLove" w:date="2016-11-07T13:35:00Z">
        <w:r w:rsidRPr="005C08CC">
          <w:rPr>
            <w:rStyle w:val="Hyperlink"/>
            <w:noProof/>
          </w:rPr>
          <w:fldChar w:fldCharType="begin"/>
        </w:r>
        <w:r w:rsidRPr="005C08CC">
          <w:rPr>
            <w:rStyle w:val="Hyperlink"/>
            <w:noProof/>
          </w:rPr>
          <w:instrText xml:space="preserve"> </w:instrText>
        </w:r>
        <w:r>
          <w:rPr>
            <w:noProof/>
          </w:rPr>
          <w:instrText>HYPERLINK \l "_Toc466289095"</w:instrText>
        </w:r>
        <w:r w:rsidRPr="005C08CC">
          <w:rPr>
            <w:rStyle w:val="Hyperlink"/>
            <w:noProof/>
          </w:rPr>
          <w:instrText xml:space="preserve"> </w:instrText>
        </w:r>
        <w:r w:rsidRPr="005C08CC">
          <w:rPr>
            <w:rStyle w:val="Hyperlink"/>
            <w:noProof/>
          </w:rPr>
          <w:fldChar w:fldCharType="separate"/>
        </w:r>
        <w:r w:rsidRPr="005C08CC">
          <w:rPr>
            <w:rStyle w:val="Hyperlink"/>
            <w:noProof/>
          </w:rPr>
          <w:t>1.2</w:t>
        </w:r>
        <w:r>
          <w:rPr>
            <w:rFonts w:eastAsiaTheme="minorEastAsia"/>
            <w:noProof/>
          </w:rPr>
          <w:tab/>
        </w:r>
        <w:r w:rsidRPr="005C08CC">
          <w:rPr>
            <w:rStyle w:val="Hyperlink"/>
            <w:noProof/>
          </w:rPr>
          <w:t>YÊU CẦU HỆ THỐNG</w:t>
        </w:r>
        <w:r>
          <w:rPr>
            <w:noProof/>
            <w:webHidden/>
          </w:rPr>
          <w:tab/>
        </w:r>
        <w:r>
          <w:rPr>
            <w:noProof/>
            <w:webHidden/>
          </w:rPr>
          <w:fldChar w:fldCharType="begin"/>
        </w:r>
        <w:r>
          <w:rPr>
            <w:noProof/>
            <w:webHidden/>
          </w:rPr>
          <w:instrText xml:space="preserve"> PAGEREF _Toc466289095 \h </w:instrText>
        </w:r>
      </w:ins>
      <w:r>
        <w:rPr>
          <w:noProof/>
          <w:webHidden/>
        </w:rPr>
      </w:r>
      <w:r>
        <w:rPr>
          <w:noProof/>
          <w:webHidden/>
        </w:rPr>
        <w:fldChar w:fldCharType="separate"/>
      </w:r>
      <w:ins w:id="62" w:author="EndlessLove" w:date="2016-11-08T21:53:00Z">
        <w:r w:rsidR="00674AC2">
          <w:rPr>
            <w:noProof/>
            <w:webHidden/>
          </w:rPr>
          <w:t>2</w:t>
        </w:r>
      </w:ins>
      <w:ins w:id="63" w:author="EndlessLove" w:date="2016-11-07T13:35:00Z">
        <w:r>
          <w:rPr>
            <w:noProof/>
            <w:webHidden/>
          </w:rPr>
          <w:fldChar w:fldCharType="end"/>
        </w:r>
        <w:r w:rsidRPr="005C08CC">
          <w:rPr>
            <w:rStyle w:val="Hyperlink"/>
            <w:noProof/>
          </w:rPr>
          <w:fldChar w:fldCharType="end"/>
        </w:r>
      </w:ins>
    </w:p>
    <w:p w14:paraId="269FE6C5" w14:textId="6A564F13" w:rsidR="008D1A13" w:rsidRDefault="0023613B" w:rsidP="00556F8E">
      <w:pPr>
        <w:pStyle w:val="TOC4"/>
        <w:tabs>
          <w:tab w:val="right" w:leader="dot" w:pos="9350"/>
        </w:tabs>
        <w:rPr>
          <w:ins w:id="64" w:author="EndlessLove" w:date="2016-11-07T13:35:00Z"/>
          <w:noProof/>
        </w:rPr>
      </w:pPr>
      <w:ins w:id="65" w:author="EndlessLove" w:date="2016-11-08T21:23:00Z">
        <w:r w:rsidRPr="00547E86">
          <w:rPr>
            <w:rStyle w:val="Hyperlink"/>
            <w:noProof/>
            <w:color w:val="auto"/>
            <w:u w:val="none"/>
          </w:rPr>
          <w:t xml:space="preserve">1.2.1 </w:t>
        </w:r>
      </w:ins>
      <w:ins w:id="66" w:author="EndlessLove" w:date="2016-11-07T13:35:00Z">
        <w:r w:rsidR="008D1A13" w:rsidRPr="005C08CC">
          <w:rPr>
            <w:rStyle w:val="Hyperlink"/>
            <w:noProof/>
          </w:rPr>
          <w:fldChar w:fldCharType="begin"/>
        </w:r>
        <w:r w:rsidR="008D1A13" w:rsidRPr="005C08CC">
          <w:rPr>
            <w:rStyle w:val="Hyperlink"/>
            <w:noProof/>
          </w:rPr>
          <w:instrText xml:space="preserve"> </w:instrText>
        </w:r>
        <w:r w:rsidR="008D1A13">
          <w:rPr>
            <w:noProof/>
          </w:rPr>
          <w:instrText>HYPERLINK \l "_Toc466289097"</w:instrText>
        </w:r>
        <w:r w:rsidR="008D1A13" w:rsidRPr="005C08CC">
          <w:rPr>
            <w:rStyle w:val="Hyperlink"/>
            <w:noProof/>
          </w:rPr>
          <w:instrText xml:space="preserve"> </w:instrText>
        </w:r>
        <w:r w:rsidR="008D1A13" w:rsidRPr="005C08CC">
          <w:rPr>
            <w:rStyle w:val="Hyperlink"/>
            <w:noProof/>
          </w:rPr>
          <w:fldChar w:fldCharType="separate"/>
        </w:r>
        <w:r w:rsidR="008D1A13" w:rsidRPr="005C08CC">
          <w:rPr>
            <w:rStyle w:val="Hyperlink"/>
            <w:noProof/>
          </w:rPr>
          <w:t>Mục tiêu của hệ thống</w:t>
        </w:r>
        <w:r w:rsidR="008D1A13">
          <w:rPr>
            <w:noProof/>
            <w:webHidden/>
          </w:rPr>
          <w:tab/>
        </w:r>
        <w:r w:rsidR="008D1A13">
          <w:rPr>
            <w:noProof/>
            <w:webHidden/>
          </w:rPr>
          <w:fldChar w:fldCharType="begin"/>
        </w:r>
        <w:r w:rsidR="008D1A13">
          <w:rPr>
            <w:noProof/>
            <w:webHidden/>
          </w:rPr>
          <w:instrText xml:space="preserve"> PAGEREF _Toc466289097 \h </w:instrText>
        </w:r>
      </w:ins>
      <w:r w:rsidR="008D1A13">
        <w:rPr>
          <w:noProof/>
          <w:webHidden/>
        </w:rPr>
      </w:r>
      <w:r w:rsidR="008D1A13">
        <w:rPr>
          <w:noProof/>
          <w:webHidden/>
        </w:rPr>
        <w:fldChar w:fldCharType="separate"/>
      </w:r>
      <w:ins w:id="67" w:author="EndlessLove" w:date="2016-11-08T21:53:00Z">
        <w:r w:rsidR="00674AC2">
          <w:rPr>
            <w:noProof/>
            <w:webHidden/>
          </w:rPr>
          <w:t>2</w:t>
        </w:r>
      </w:ins>
      <w:ins w:id="68" w:author="EndlessLove" w:date="2016-11-07T13:35:00Z">
        <w:r w:rsidR="008D1A13">
          <w:rPr>
            <w:noProof/>
            <w:webHidden/>
          </w:rPr>
          <w:fldChar w:fldCharType="end"/>
        </w:r>
        <w:r w:rsidR="008D1A13" w:rsidRPr="005C08CC">
          <w:rPr>
            <w:rStyle w:val="Hyperlink"/>
            <w:noProof/>
          </w:rPr>
          <w:fldChar w:fldCharType="end"/>
        </w:r>
      </w:ins>
    </w:p>
    <w:p w14:paraId="5F64CDC9" w14:textId="0C246FDC" w:rsidR="008D1A13" w:rsidRDefault="008D1A13">
      <w:pPr>
        <w:pStyle w:val="TOC4"/>
        <w:tabs>
          <w:tab w:val="right" w:leader="dot" w:pos="9350"/>
        </w:tabs>
        <w:rPr>
          <w:ins w:id="69" w:author="EndlessLove" w:date="2016-11-07T13:35:00Z"/>
          <w:noProof/>
        </w:rPr>
      </w:pPr>
      <w:ins w:id="70" w:author="EndlessLove" w:date="2016-11-07T13:35:00Z">
        <w:r w:rsidRPr="005C08CC">
          <w:rPr>
            <w:rStyle w:val="Hyperlink"/>
            <w:noProof/>
          </w:rPr>
          <w:fldChar w:fldCharType="begin"/>
        </w:r>
        <w:r w:rsidRPr="005C08CC">
          <w:rPr>
            <w:rStyle w:val="Hyperlink"/>
            <w:noProof/>
          </w:rPr>
          <w:instrText xml:space="preserve"> </w:instrText>
        </w:r>
        <w:r>
          <w:rPr>
            <w:noProof/>
          </w:rPr>
          <w:instrText>HYPERLINK \l "_Toc466289098"</w:instrText>
        </w:r>
        <w:r w:rsidRPr="005C08CC">
          <w:rPr>
            <w:rStyle w:val="Hyperlink"/>
            <w:noProof/>
          </w:rPr>
          <w:instrText xml:space="preserve"> </w:instrText>
        </w:r>
        <w:r w:rsidRPr="005C08CC">
          <w:rPr>
            <w:rStyle w:val="Hyperlink"/>
            <w:noProof/>
          </w:rPr>
          <w:fldChar w:fldCharType="separate"/>
        </w:r>
        <w:r w:rsidRPr="005C08CC">
          <w:rPr>
            <w:rStyle w:val="Hyperlink"/>
            <w:noProof/>
          </w:rPr>
          <w:t>1.2.2</w:t>
        </w:r>
      </w:ins>
      <w:ins w:id="71" w:author="EndlessLove" w:date="2016-11-08T21:23:00Z">
        <w:r w:rsidR="0023613B">
          <w:rPr>
            <w:rStyle w:val="Hyperlink"/>
            <w:noProof/>
          </w:rPr>
          <w:t xml:space="preserve"> </w:t>
        </w:r>
      </w:ins>
      <w:ins w:id="72" w:author="EndlessLove" w:date="2016-11-07T13:35:00Z">
        <w:r w:rsidRPr="005C08CC">
          <w:rPr>
            <w:rStyle w:val="Hyperlink"/>
            <w:noProof/>
          </w:rPr>
          <w:t>Mô hình của hệ thống</w:t>
        </w:r>
        <w:r>
          <w:rPr>
            <w:noProof/>
            <w:webHidden/>
          </w:rPr>
          <w:tab/>
        </w:r>
        <w:r>
          <w:rPr>
            <w:noProof/>
            <w:webHidden/>
          </w:rPr>
          <w:fldChar w:fldCharType="begin"/>
        </w:r>
        <w:r>
          <w:rPr>
            <w:noProof/>
            <w:webHidden/>
          </w:rPr>
          <w:instrText xml:space="preserve"> PAGEREF _Toc466289098 \h </w:instrText>
        </w:r>
      </w:ins>
      <w:r>
        <w:rPr>
          <w:noProof/>
          <w:webHidden/>
        </w:rPr>
      </w:r>
      <w:r>
        <w:rPr>
          <w:noProof/>
          <w:webHidden/>
        </w:rPr>
        <w:fldChar w:fldCharType="separate"/>
      </w:r>
      <w:ins w:id="73" w:author="EndlessLove" w:date="2016-11-08T21:53:00Z">
        <w:r w:rsidR="00674AC2">
          <w:rPr>
            <w:noProof/>
            <w:webHidden/>
          </w:rPr>
          <w:t>2</w:t>
        </w:r>
      </w:ins>
      <w:ins w:id="74" w:author="EndlessLove" w:date="2016-11-07T13:35:00Z">
        <w:r>
          <w:rPr>
            <w:noProof/>
            <w:webHidden/>
          </w:rPr>
          <w:fldChar w:fldCharType="end"/>
        </w:r>
        <w:r w:rsidRPr="005C08CC">
          <w:rPr>
            <w:rStyle w:val="Hyperlink"/>
            <w:noProof/>
          </w:rPr>
          <w:fldChar w:fldCharType="end"/>
        </w:r>
      </w:ins>
    </w:p>
    <w:p w14:paraId="39377708" w14:textId="77777777" w:rsidR="008D1A13" w:rsidRDefault="008D1A13">
      <w:pPr>
        <w:pStyle w:val="TOC3"/>
        <w:tabs>
          <w:tab w:val="left" w:pos="1100"/>
          <w:tab w:val="right" w:leader="dot" w:pos="9350"/>
        </w:tabs>
        <w:rPr>
          <w:ins w:id="75" w:author="EndlessLove" w:date="2016-11-07T13:35:00Z"/>
          <w:rFonts w:eastAsiaTheme="minorEastAsia"/>
          <w:noProof/>
        </w:rPr>
      </w:pPr>
      <w:ins w:id="76" w:author="EndlessLove" w:date="2016-11-07T13:35:00Z">
        <w:r w:rsidRPr="005C08CC">
          <w:rPr>
            <w:rStyle w:val="Hyperlink"/>
            <w:noProof/>
          </w:rPr>
          <w:fldChar w:fldCharType="begin"/>
        </w:r>
        <w:r w:rsidRPr="005C08CC">
          <w:rPr>
            <w:rStyle w:val="Hyperlink"/>
            <w:noProof/>
          </w:rPr>
          <w:instrText xml:space="preserve"> </w:instrText>
        </w:r>
        <w:r>
          <w:rPr>
            <w:noProof/>
          </w:rPr>
          <w:instrText>HYPERLINK \l "_Toc466289099"</w:instrText>
        </w:r>
        <w:r w:rsidRPr="005C08CC">
          <w:rPr>
            <w:rStyle w:val="Hyperlink"/>
            <w:noProof/>
          </w:rPr>
          <w:instrText xml:space="preserve"> </w:instrText>
        </w:r>
        <w:r w:rsidRPr="005C08CC">
          <w:rPr>
            <w:rStyle w:val="Hyperlink"/>
            <w:noProof/>
          </w:rPr>
          <w:fldChar w:fldCharType="separate"/>
        </w:r>
        <w:r w:rsidRPr="005C08CC">
          <w:rPr>
            <w:rStyle w:val="Hyperlink"/>
            <w:noProof/>
          </w:rPr>
          <w:t>1.3</w:t>
        </w:r>
        <w:r>
          <w:rPr>
            <w:rFonts w:eastAsiaTheme="minorEastAsia"/>
            <w:noProof/>
          </w:rPr>
          <w:tab/>
        </w:r>
        <w:r w:rsidRPr="005C08CC">
          <w:rPr>
            <w:rStyle w:val="Hyperlink"/>
            <w:noProof/>
          </w:rPr>
          <w:t>SƠ ĐỒ USECASE</w:t>
        </w:r>
        <w:r>
          <w:rPr>
            <w:noProof/>
            <w:webHidden/>
          </w:rPr>
          <w:tab/>
        </w:r>
        <w:r>
          <w:rPr>
            <w:noProof/>
            <w:webHidden/>
          </w:rPr>
          <w:fldChar w:fldCharType="begin"/>
        </w:r>
        <w:r>
          <w:rPr>
            <w:noProof/>
            <w:webHidden/>
          </w:rPr>
          <w:instrText xml:space="preserve"> PAGEREF _Toc466289099 \h </w:instrText>
        </w:r>
      </w:ins>
      <w:r>
        <w:rPr>
          <w:noProof/>
          <w:webHidden/>
        </w:rPr>
      </w:r>
      <w:r>
        <w:rPr>
          <w:noProof/>
          <w:webHidden/>
        </w:rPr>
        <w:fldChar w:fldCharType="separate"/>
      </w:r>
      <w:ins w:id="77" w:author="EndlessLove" w:date="2016-11-08T21:53:00Z">
        <w:r w:rsidR="00674AC2">
          <w:rPr>
            <w:noProof/>
            <w:webHidden/>
          </w:rPr>
          <w:t>2</w:t>
        </w:r>
      </w:ins>
      <w:ins w:id="78" w:author="EndlessLove" w:date="2016-11-07T13:35:00Z">
        <w:r>
          <w:rPr>
            <w:noProof/>
            <w:webHidden/>
          </w:rPr>
          <w:fldChar w:fldCharType="end"/>
        </w:r>
        <w:r w:rsidRPr="005C08CC">
          <w:rPr>
            <w:rStyle w:val="Hyperlink"/>
            <w:noProof/>
          </w:rPr>
          <w:fldChar w:fldCharType="end"/>
        </w:r>
      </w:ins>
    </w:p>
    <w:p w14:paraId="1FDE2DAC" w14:textId="77777777" w:rsidR="008D1A13" w:rsidRDefault="008D1A13">
      <w:pPr>
        <w:pStyle w:val="TOC3"/>
        <w:tabs>
          <w:tab w:val="left" w:pos="1100"/>
          <w:tab w:val="right" w:leader="dot" w:pos="9350"/>
        </w:tabs>
        <w:rPr>
          <w:ins w:id="79" w:author="EndlessLove" w:date="2016-11-07T13:35:00Z"/>
          <w:rFonts w:eastAsiaTheme="minorEastAsia"/>
          <w:noProof/>
        </w:rPr>
      </w:pPr>
      <w:ins w:id="80" w:author="EndlessLove" w:date="2016-11-07T13:35:00Z">
        <w:r w:rsidRPr="005C08CC">
          <w:rPr>
            <w:rStyle w:val="Hyperlink"/>
            <w:noProof/>
          </w:rPr>
          <w:fldChar w:fldCharType="begin"/>
        </w:r>
        <w:r w:rsidRPr="005C08CC">
          <w:rPr>
            <w:rStyle w:val="Hyperlink"/>
            <w:noProof/>
          </w:rPr>
          <w:instrText xml:space="preserve"> </w:instrText>
        </w:r>
        <w:r>
          <w:rPr>
            <w:noProof/>
          </w:rPr>
          <w:instrText>HYPERLINK \l "_Toc466289100"</w:instrText>
        </w:r>
        <w:r w:rsidRPr="005C08CC">
          <w:rPr>
            <w:rStyle w:val="Hyperlink"/>
            <w:noProof/>
          </w:rPr>
          <w:instrText xml:space="preserve"> </w:instrText>
        </w:r>
        <w:r w:rsidRPr="005C08CC">
          <w:rPr>
            <w:rStyle w:val="Hyperlink"/>
            <w:noProof/>
          </w:rPr>
          <w:fldChar w:fldCharType="separate"/>
        </w:r>
        <w:r w:rsidRPr="005C08CC">
          <w:rPr>
            <w:rStyle w:val="Hyperlink"/>
            <w:noProof/>
          </w:rPr>
          <w:t>1.4</w:t>
        </w:r>
        <w:r>
          <w:rPr>
            <w:rFonts w:eastAsiaTheme="minorEastAsia"/>
            <w:noProof/>
          </w:rPr>
          <w:tab/>
        </w:r>
        <w:r w:rsidRPr="005C08CC">
          <w:rPr>
            <w:rStyle w:val="Hyperlink"/>
            <w:noProof/>
          </w:rPr>
          <w:t>MÔ TẢ SƠ ĐỒ USE CASE</w:t>
        </w:r>
        <w:r>
          <w:rPr>
            <w:noProof/>
            <w:webHidden/>
          </w:rPr>
          <w:tab/>
        </w:r>
        <w:r>
          <w:rPr>
            <w:noProof/>
            <w:webHidden/>
          </w:rPr>
          <w:fldChar w:fldCharType="begin"/>
        </w:r>
        <w:r>
          <w:rPr>
            <w:noProof/>
            <w:webHidden/>
          </w:rPr>
          <w:instrText xml:space="preserve"> PAGEREF _Toc466289100 \h </w:instrText>
        </w:r>
      </w:ins>
      <w:r>
        <w:rPr>
          <w:noProof/>
          <w:webHidden/>
        </w:rPr>
      </w:r>
      <w:r>
        <w:rPr>
          <w:noProof/>
          <w:webHidden/>
        </w:rPr>
        <w:fldChar w:fldCharType="separate"/>
      </w:r>
      <w:ins w:id="81" w:author="EndlessLove" w:date="2016-11-08T21:53:00Z">
        <w:r w:rsidR="00674AC2">
          <w:rPr>
            <w:noProof/>
            <w:webHidden/>
          </w:rPr>
          <w:t>2</w:t>
        </w:r>
      </w:ins>
      <w:ins w:id="82" w:author="EndlessLove" w:date="2016-11-07T13:35:00Z">
        <w:r>
          <w:rPr>
            <w:noProof/>
            <w:webHidden/>
          </w:rPr>
          <w:fldChar w:fldCharType="end"/>
        </w:r>
        <w:r w:rsidRPr="005C08CC">
          <w:rPr>
            <w:rStyle w:val="Hyperlink"/>
            <w:noProof/>
          </w:rPr>
          <w:fldChar w:fldCharType="end"/>
        </w:r>
      </w:ins>
    </w:p>
    <w:p w14:paraId="298AE911" w14:textId="77777777" w:rsidR="008D1A13" w:rsidRDefault="008D1A13">
      <w:pPr>
        <w:pStyle w:val="TOC2"/>
        <w:tabs>
          <w:tab w:val="right" w:leader="dot" w:pos="9350"/>
        </w:tabs>
        <w:rPr>
          <w:ins w:id="83" w:author="EndlessLove" w:date="2016-11-07T13:35:00Z"/>
          <w:rFonts w:eastAsiaTheme="minorEastAsia"/>
          <w:noProof/>
        </w:rPr>
      </w:pPr>
      <w:ins w:id="84" w:author="EndlessLove" w:date="2016-11-07T13:35:00Z">
        <w:r w:rsidRPr="005C08CC">
          <w:rPr>
            <w:rStyle w:val="Hyperlink"/>
            <w:noProof/>
          </w:rPr>
          <w:fldChar w:fldCharType="begin"/>
        </w:r>
        <w:r w:rsidRPr="005C08CC">
          <w:rPr>
            <w:rStyle w:val="Hyperlink"/>
            <w:noProof/>
          </w:rPr>
          <w:instrText xml:space="preserve"> </w:instrText>
        </w:r>
        <w:r>
          <w:rPr>
            <w:noProof/>
          </w:rPr>
          <w:instrText>HYPERLINK \l "_Toc466289101"</w:instrText>
        </w:r>
        <w:r w:rsidRPr="005C08CC">
          <w:rPr>
            <w:rStyle w:val="Hyperlink"/>
            <w:noProof/>
          </w:rPr>
          <w:instrText xml:space="preserve"> </w:instrText>
        </w:r>
        <w:r w:rsidRPr="005C08CC">
          <w:rPr>
            <w:rStyle w:val="Hyperlink"/>
            <w:noProof/>
          </w:rPr>
          <w:fldChar w:fldCharType="separate"/>
        </w:r>
        <w:r w:rsidRPr="005C08CC">
          <w:rPr>
            <w:rStyle w:val="Hyperlink"/>
            <w:noProof/>
          </w:rPr>
          <w:t>2.THIẾT KẾ GIẢI PHÁP</w:t>
        </w:r>
        <w:r>
          <w:rPr>
            <w:noProof/>
            <w:webHidden/>
          </w:rPr>
          <w:tab/>
        </w:r>
        <w:r>
          <w:rPr>
            <w:noProof/>
            <w:webHidden/>
          </w:rPr>
          <w:fldChar w:fldCharType="begin"/>
        </w:r>
        <w:r>
          <w:rPr>
            <w:noProof/>
            <w:webHidden/>
          </w:rPr>
          <w:instrText xml:space="preserve"> PAGEREF _Toc466289101 \h </w:instrText>
        </w:r>
      </w:ins>
      <w:r>
        <w:rPr>
          <w:noProof/>
          <w:webHidden/>
        </w:rPr>
      </w:r>
      <w:r>
        <w:rPr>
          <w:noProof/>
          <w:webHidden/>
        </w:rPr>
        <w:fldChar w:fldCharType="separate"/>
      </w:r>
      <w:ins w:id="85" w:author="EndlessLove" w:date="2016-11-08T21:53:00Z">
        <w:r w:rsidR="00674AC2">
          <w:rPr>
            <w:noProof/>
            <w:webHidden/>
          </w:rPr>
          <w:t>2</w:t>
        </w:r>
      </w:ins>
      <w:ins w:id="86" w:author="EndlessLove" w:date="2016-11-07T13:35:00Z">
        <w:r>
          <w:rPr>
            <w:noProof/>
            <w:webHidden/>
          </w:rPr>
          <w:fldChar w:fldCharType="end"/>
        </w:r>
        <w:r w:rsidRPr="005C08CC">
          <w:rPr>
            <w:rStyle w:val="Hyperlink"/>
            <w:noProof/>
          </w:rPr>
          <w:fldChar w:fldCharType="end"/>
        </w:r>
      </w:ins>
    </w:p>
    <w:p w14:paraId="511BF2E3" w14:textId="77777777" w:rsidR="008D1A13" w:rsidRDefault="008D1A13">
      <w:pPr>
        <w:pStyle w:val="TOC3"/>
        <w:tabs>
          <w:tab w:val="right" w:leader="dot" w:pos="9350"/>
        </w:tabs>
        <w:rPr>
          <w:ins w:id="87" w:author="EndlessLove" w:date="2016-11-07T13:35:00Z"/>
          <w:rFonts w:eastAsiaTheme="minorEastAsia"/>
          <w:noProof/>
        </w:rPr>
      </w:pPr>
      <w:ins w:id="88" w:author="EndlessLove" w:date="2016-11-07T13:35:00Z">
        <w:r w:rsidRPr="005C08CC">
          <w:rPr>
            <w:rStyle w:val="Hyperlink"/>
            <w:noProof/>
          </w:rPr>
          <w:fldChar w:fldCharType="begin"/>
        </w:r>
        <w:r w:rsidRPr="005C08CC">
          <w:rPr>
            <w:rStyle w:val="Hyperlink"/>
            <w:noProof/>
          </w:rPr>
          <w:instrText xml:space="preserve"> </w:instrText>
        </w:r>
        <w:r>
          <w:rPr>
            <w:noProof/>
          </w:rPr>
          <w:instrText>HYPERLINK \l "_Toc466289102"</w:instrText>
        </w:r>
        <w:r w:rsidRPr="005C08CC">
          <w:rPr>
            <w:rStyle w:val="Hyperlink"/>
            <w:noProof/>
          </w:rPr>
          <w:instrText xml:space="preserve"> </w:instrText>
        </w:r>
        <w:r w:rsidRPr="005C08CC">
          <w:rPr>
            <w:rStyle w:val="Hyperlink"/>
            <w:noProof/>
          </w:rPr>
          <w:fldChar w:fldCharType="separate"/>
        </w:r>
        <w:r w:rsidRPr="005C08CC">
          <w:rPr>
            <w:rStyle w:val="Hyperlink"/>
            <w:noProof/>
          </w:rPr>
          <w:t>2.1 MÔ HÌNH MVC</w:t>
        </w:r>
        <w:r>
          <w:rPr>
            <w:noProof/>
            <w:webHidden/>
          </w:rPr>
          <w:tab/>
        </w:r>
        <w:r>
          <w:rPr>
            <w:noProof/>
            <w:webHidden/>
          </w:rPr>
          <w:fldChar w:fldCharType="begin"/>
        </w:r>
        <w:r>
          <w:rPr>
            <w:noProof/>
            <w:webHidden/>
          </w:rPr>
          <w:instrText xml:space="preserve"> PAGEREF _Toc466289102 \h </w:instrText>
        </w:r>
      </w:ins>
      <w:r>
        <w:rPr>
          <w:noProof/>
          <w:webHidden/>
        </w:rPr>
      </w:r>
      <w:r>
        <w:rPr>
          <w:noProof/>
          <w:webHidden/>
        </w:rPr>
        <w:fldChar w:fldCharType="separate"/>
      </w:r>
      <w:ins w:id="89" w:author="EndlessLove" w:date="2016-11-08T21:53:00Z">
        <w:r w:rsidR="00674AC2">
          <w:rPr>
            <w:noProof/>
            <w:webHidden/>
          </w:rPr>
          <w:t>2</w:t>
        </w:r>
      </w:ins>
      <w:ins w:id="90" w:author="EndlessLove" w:date="2016-11-07T13:35:00Z">
        <w:r>
          <w:rPr>
            <w:noProof/>
            <w:webHidden/>
          </w:rPr>
          <w:fldChar w:fldCharType="end"/>
        </w:r>
        <w:r w:rsidRPr="005C08CC">
          <w:rPr>
            <w:rStyle w:val="Hyperlink"/>
            <w:noProof/>
          </w:rPr>
          <w:fldChar w:fldCharType="end"/>
        </w:r>
      </w:ins>
    </w:p>
    <w:p w14:paraId="3841D3C5" w14:textId="77777777" w:rsidR="008D1A13" w:rsidRDefault="008D1A13">
      <w:pPr>
        <w:pStyle w:val="TOC3"/>
        <w:tabs>
          <w:tab w:val="right" w:leader="dot" w:pos="9350"/>
        </w:tabs>
        <w:rPr>
          <w:ins w:id="91" w:author="EndlessLove" w:date="2016-11-07T13:35:00Z"/>
          <w:rFonts w:eastAsiaTheme="minorEastAsia"/>
          <w:noProof/>
        </w:rPr>
      </w:pPr>
      <w:ins w:id="92" w:author="EndlessLove" w:date="2016-11-07T13:35:00Z">
        <w:r w:rsidRPr="005C08CC">
          <w:rPr>
            <w:rStyle w:val="Hyperlink"/>
            <w:noProof/>
          </w:rPr>
          <w:fldChar w:fldCharType="begin"/>
        </w:r>
        <w:r w:rsidRPr="005C08CC">
          <w:rPr>
            <w:rStyle w:val="Hyperlink"/>
            <w:noProof/>
          </w:rPr>
          <w:instrText xml:space="preserve"> </w:instrText>
        </w:r>
        <w:r>
          <w:rPr>
            <w:noProof/>
          </w:rPr>
          <w:instrText>HYPERLINK \l "_Toc466289103"</w:instrText>
        </w:r>
        <w:r w:rsidRPr="005C08CC">
          <w:rPr>
            <w:rStyle w:val="Hyperlink"/>
            <w:noProof/>
          </w:rPr>
          <w:instrText xml:space="preserve"> </w:instrText>
        </w:r>
        <w:r w:rsidRPr="005C08CC">
          <w:rPr>
            <w:rStyle w:val="Hyperlink"/>
            <w:noProof/>
          </w:rPr>
          <w:fldChar w:fldCharType="separate"/>
        </w:r>
        <w:r w:rsidRPr="005C08CC">
          <w:rPr>
            <w:rStyle w:val="Hyperlink"/>
            <w:noProof/>
          </w:rPr>
          <w:t>2.2 CÁC NGÔN NGỮ VÀ CÔNG NGHỆ ĐƯỢC SỬ DỤNG</w:t>
        </w:r>
        <w:r>
          <w:rPr>
            <w:noProof/>
            <w:webHidden/>
          </w:rPr>
          <w:tab/>
        </w:r>
        <w:r>
          <w:rPr>
            <w:noProof/>
            <w:webHidden/>
          </w:rPr>
          <w:fldChar w:fldCharType="begin"/>
        </w:r>
        <w:r>
          <w:rPr>
            <w:noProof/>
            <w:webHidden/>
          </w:rPr>
          <w:instrText xml:space="preserve"> PAGEREF _Toc466289103 \h </w:instrText>
        </w:r>
      </w:ins>
      <w:r>
        <w:rPr>
          <w:noProof/>
          <w:webHidden/>
        </w:rPr>
      </w:r>
      <w:r>
        <w:rPr>
          <w:noProof/>
          <w:webHidden/>
        </w:rPr>
        <w:fldChar w:fldCharType="separate"/>
      </w:r>
      <w:ins w:id="93" w:author="EndlessLove" w:date="2016-11-08T21:53:00Z">
        <w:r w:rsidR="00674AC2">
          <w:rPr>
            <w:noProof/>
            <w:webHidden/>
          </w:rPr>
          <w:t>2</w:t>
        </w:r>
      </w:ins>
      <w:ins w:id="94" w:author="EndlessLove" w:date="2016-11-07T13:35:00Z">
        <w:r>
          <w:rPr>
            <w:noProof/>
            <w:webHidden/>
          </w:rPr>
          <w:fldChar w:fldCharType="end"/>
        </w:r>
        <w:r w:rsidRPr="005C08CC">
          <w:rPr>
            <w:rStyle w:val="Hyperlink"/>
            <w:noProof/>
          </w:rPr>
          <w:fldChar w:fldCharType="end"/>
        </w:r>
      </w:ins>
    </w:p>
    <w:p w14:paraId="5065F638" w14:textId="77777777" w:rsidR="008D1A13" w:rsidRDefault="008D1A13">
      <w:pPr>
        <w:pStyle w:val="TOC3"/>
        <w:tabs>
          <w:tab w:val="right" w:leader="dot" w:pos="9350"/>
        </w:tabs>
        <w:rPr>
          <w:ins w:id="95" w:author="EndlessLove" w:date="2016-11-07T13:35:00Z"/>
          <w:rFonts w:eastAsiaTheme="minorEastAsia"/>
          <w:noProof/>
        </w:rPr>
      </w:pPr>
      <w:ins w:id="96" w:author="EndlessLove" w:date="2016-11-07T13:35:00Z">
        <w:r w:rsidRPr="005C08CC">
          <w:rPr>
            <w:rStyle w:val="Hyperlink"/>
            <w:noProof/>
          </w:rPr>
          <w:fldChar w:fldCharType="begin"/>
        </w:r>
        <w:r w:rsidRPr="005C08CC">
          <w:rPr>
            <w:rStyle w:val="Hyperlink"/>
            <w:noProof/>
          </w:rPr>
          <w:instrText xml:space="preserve"> </w:instrText>
        </w:r>
        <w:r>
          <w:rPr>
            <w:noProof/>
          </w:rPr>
          <w:instrText>HYPERLINK \l "_Toc466289104"</w:instrText>
        </w:r>
        <w:r w:rsidRPr="005C08CC">
          <w:rPr>
            <w:rStyle w:val="Hyperlink"/>
            <w:noProof/>
          </w:rPr>
          <w:instrText xml:space="preserve"> </w:instrText>
        </w:r>
        <w:r w:rsidRPr="005C08CC">
          <w:rPr>
            <w:rStyle w:val="Hyperlink"/>
            <w:noProof/>
          </w:rPr>
          <w:fldChar w:fldCharType="separate"/>
        </w:r>
        <w:r w:rsidRPr="005C08CC">
          <w:rPr>
            <w:rStyle w:val="Hyperlink"/>
            <w:noProof/>
          </w:rPr>
          <w:t>2.3 THIẾT KẾ CÁC LỚP</w:t>
        </w:r>
        <w:r>
          <w:rPr>
            <w:noProof/>
            <w:webHidden/>
          </w:rPr>
          <w:tab/>
        </w:r>
        <w:r>
          <w:rPr>
            <w:noProof/>
            <w:webHidden/>
          </w:rPr>
          <w:fldChar w:fldCharType="begin"/>
        </w:r>
        <w:r>
          <w:rPr>
            <w:noProof/>
            <w:webHidden/>
          </w:rPr>
          <w:instrText xml:space="preserve"> PAGEREF _Toc466289104 \h </w:instrText>
        </w:r>
      </w:ins>
      <w:r>
        <w:rPr>
          <w:noProof/>
          <w:webHidden/>
        </w:rPr>
      </w:r>
      <w:r>
        <w:rPr>
          <w:noProof/>
          <w:webHidden/>
        </w:rPr>
        <w:fldChar w:fldCharType="separate"/>
      </w:r>
      <w:ins w:id="97" w:author="EndlessLove" w:date="2016-11-08T21:53:00Z">
        <w:r w:rsidR="00674AC2">
          <w:rPr>
            <w:noProof/>
            <w:webHidden/>
          </w:rPr>
          <w:t>2</w:t>
        </w:r>
      </w:ins>
      <w:ins w:id="98" w:author="EndlessLove" w:date="2016-11-07T13:35:00Z">
        <w:r>
          <w:rPr>
            <w:noProof/>
            <w:webHidden/>
          </w:rPr>
          <w:fldChar w:fldCharType="end"/>
        </w:r>
        <w:r w:rsidRPr="005C08CC">
          <w:rPr>
            <w:rStyle w:val="Hyperlink"/>
            <w:noProof/>
          </w:rPr>
          <w:fldChar w:fldCharType="end"/>
        </w:r>
      </w:ins>
    </w:p>
    <w:p w14:paraId="72A3B162" w14:textId="77777777" w:rsidR="008D1A13" w:rsidRDefault="008D1A13">
      <w:pPr>
        <w:pStyle w:val="TOC4"/>
        <w:tabs>
          <w:tab w:val="right" w:leader="dot" w:pos="9350"/>
        </w:tabs>
        <w:rPr>
          <w:ins w:id="99" w:author="EndlessLove" w:date="2016-11-07T13:35:00Z"/>
          <w:noProof/>
        </w:rPr>
      </w:pPr>
      <w:ins w:id="100" w:author="EndlessLove" w:date="2016-11-07T13:35:00Z">
        <w:r w:rsidRPr="005C08CC">
          <w:rPr>
            <w:rStyle w:val="Hyperlink"/>
            <w:noProof/>
          </w:rPr>
          <w:fldChar w:fldCharType="begin"/>
        </w:r>
        <w:r w:rsidRPr="005C08CC">
          <w:rPr>
            <w:rStyle w:val="Hyperlink"/>
            <w:noProof/>
          </w:rPr>
          <w:instrText xml:space="preserve"> </w:instrText>
        </w:r>
        <w:r>
          <w:rPr>
            <w:noProof/>
          </w:rPr>
          <w:instrText>HYPERLINK \l "_Toc466289105"</w:instrText>
        </w:r>
        <w:r w:rsidRPr="005C08CC">
          <w:rPr>
            <w:rStyle w:val="Hyperlink"/>
            <w:noProof/>
          </w:rPr>
          <w:instrText xml:space="preserve"> </w:instrText>
        </w:r>
        <w:r w:rsidRPr="005C08CC">
          <w:rPr>
            <w:rStyle w:val="Hyperlink"/>
            <w:noProof/>
          </w:rPr>
          <w:fldChar w:fldCharType="separate"/>
        </w:r>
        <w:r w:rsidRPr="005C08CC">
          <w:rPr>
            <w:rStyle w:val="Hyperlink"/>
            <w:noProof/>
          </w:rPr>
          <w:t>2.3.1</w:t>
        </w:r>
        <w:r>
          <w:rPr>
            <w:noProof/>
            <w:webHidden/>
          </w:rPr>
          <w:tab/>
        </w:r>
        <w:r>
          <w:rPr>
            <w:noProof/>
            <w:webHidden/>
          </w:rPr>
          <w:fldChar w:fldCharType="begin"/>
        </w:r>
        <w:r>
          <w:rPr>
            <w:noProof/>
            <w:webHidden/>
          </w:rPr>
          <w:instrText xml:space="preserve"> PAGEREF _Toc466289105 \h </w:instrText>
        </w:r>
      </w:ins>
      <w:r>
        <w:rPr>
          <w:noProof/>
          <w:webHidden/>
        </w:rPr>
      </w:r>
      <w:r>
        <w:rPr>
          <w:noProof/>
          <w:webHidden/>
        </w:rPr>
        <w:fldChar w:fldCharType="separate"/>
      </w:r>
      <w:ins w:id="101" w:author="EndlessLove" w:date="2016-11-08T21:53:00Z">
        <w:r w:rsidR="00674AC2">
          <w:rPr>
            <w:noProof/>
            <w:webHidden/>
          </w:rPr>
          <w:t>2</w:t>
        </w:r>
      </w:ins>
      <w:ins w:id="102" w:author="EndlessLove" w:date="2016-11-07T13:35:00Z">
        <w:r>
          <w:rPr>
            <w:noProof/>
            <w:webHidden/>
          </w:rPr>
          <w:fldChar w:fldCharType="end"/>
        </w:r>
        <w:r w:rsidRPr="005C08CC">
          <w:rPr>
            <w:rStyle w:val="Hyperlink"/>
            <w:noProof/>
          </w:rPr>
          <w:fldChar w:fldCharType="end"/>
        </w:r>
      </w:ins>
    </w:p>
    <w:p w14:paraId="0CD90426" w14:textId="77777777" w:rsidR="008D1A13" w:rsidRDefault="008D1A13">
      <w:pPr>
        <w:pStyle w:val="TOC4"/>
        <w:tabs>
          <w:tab w:val="right" w:leader="dot" w:pos="9350"/>
        </w:tabs>
        <w:rPr>
          <w:ins w:id="103" w:author="EndlessLove" w:date="2016-11-07T13:35:00Z"/>
          <w:noProof/>
        </w:rPr>
      </w:pPr>
      <w:ins w:id="104" w:author="EndlessLove" w:date="2016-11-07T13:35:00Z">
        <w:r w:rsidRPr="005C08CC">
          <w:rPr>
            <w:rStyle w:val="Hyperlink"/>
            <w:noProof/>
          </w:rPr>
          <w:fldChar w:fldCharType="begin"/>
        </w:r>
        <w:r w:rsidRPr="005C08CC">
          <w:rPr>
            <w:rStyle w:val="Hyperlink"/>
            <w:noProof/>
          </w:rPr>
          <w:instrText xml:space="preserve"> </w:instrText>
        </w:r>
        <w:r>
          <w:rPr>
            <w:noProof/>
          </w:rPr>
          <w:instrText>HYPERLINK \l "_Toc466289106"</w:instrText>
        </w:r>
        <w:r w:rsidRPr="005C08CC">
          <w:rPr>
            <w:rStyle w:val="Hyperlink"/>
            <w:noProof/>
          </w:rPr>
          <w:instrText xml:space="preserve"> </w:instrText>
        </w:r>
        <w:r w:rsidRPr="005C08CC">
          <w:rPr>
            <w:rStyle w:val="Hyperlink"/>
            <w:noProof/>
          </w:rPr>
          <w:fldChar w:fldCharType="separate"/>
        </w:r>
        <w:r w:rsidRPr="005C08CC">
          <w:rPr>
            <w:rStyle w:val="Hyperlink"/>
            <w:noProof/>
          </w:rPr>
          <w:t>Model</w:t>
        </w:r>
        <w:r>
          <w:rPr>
            <w:noProof/>
            <w:webHidden/>
          </w:rPr>
          <w:tab/>
        </w:r>
        <w:r>
          <w:rPr>
            <w:noProof/>
            <w:webHidden/>
          </w:rPr>
          <w:fldChar w:fldCharType="begin"/>
        </w:r>
        <w:r>
          <w:rPr>
            <w:noProof/>
            <w:webHidden/>
          </w:rPr>
          <w:instrText xml:space="preserve"> PAGEREF _Toc466289106 \h </w:instrText>
        </w:r>
      </w:ins>
      <w:r>
        <w:rPr>
          <w:noProof/>
          <w:webHidden/>
        </w:rPr>
      </w:r>
      <w:r>
        <w:rPr>
          <w:noProof/>
          <w:webHidden/>
        </w:rPr>
        <w:fldChar w:fldCharType="separate"/>
      </w:r>
      <w:ins w:id="105" w:author="EndlessLove" w:date="2016-11-08T21:53:00Z">
        <w:r w:rsidR="00674AC2">
          <w:rPr>
            <w:noProof/>
            <w:webHidden/>
          </w:rPr>
          <w:t>2</w:t>
        </w:r>
      </w:ins>
      <w:ins w:id="106" w:author="EndlessLove" w:date="2016-11-07T13:35:00Z">
        <w:r>
          <w:rPr>
            <w:noProof/>
            <w:webHidden/>
          </w:rPr>
          <w:fldChar w:fldCharType="end"/>
        </w:r>
        <w:r w:rsidRPr="005C08CC">
          <w:rPr>
            <w:rStyle w:val="Hyperlink"/>
            <w:noProof/>
          </w:rPr>
          <w:fldChar w:fldCharType="end"/>
        </w:r>
      </w:ins>
    </w:p>
    <w:p w14:paraId="7C80EFE8" w14:textId="77777777" w:rsidR="008D1A13" w:rsidRDefault="008D1A13">
      <w:pPr>
        <w:pStyle w:val="TOC4"/>
        <w:tabs>
          <w:tab w:val="left" w:pos="1540"/>
          <w:tab w:val="right" w:leader="dot" w:pos="9350"/>
        </w:tabs>
        <w:rPr>
          <w:ins w:id="107" w:author="EndlessLove" w:date="2016-11-07T13:35:00Z"/>
          <w:noProof/>
        </w:rPr>
      </w:pPr>
      <w:ins w:id="108" w:author="EndlessLove" w:date="2016-11-07T13:35:00Z">
        <w:r w:rsidRPr="005C08CC">
          <w:rPr>
            <w:rStyle w:val="Hyperlink"/>
            <w:noProof/>
          </w:rPr>
          <w:fldChar w:fldCharType="begin"/>
        </w:r>
        <w:r w:rsidRPr="005C08CC">
          <w:rPr>
            <w:rStyle w:val="Hyperlink"/>
            <w:noProof/>
          </w:rPr>
          <w:instrText xml:space="preserve"> </w:instrText>
        </w:r>
        <w:r>
          <w:rPr>
            <w:noProof/>
          </w:rPr>
          <w:instrText>HYPERLINK \l "_Toc466289107"</w:instrText>
        </w:r>
        <w:r w:rsidRPr="005C08CC">
          <w:rPr>
            <w:rStyle w:val="Hyperlink"/>
            <w:noProof/>
          </w:rPr>
          <w:instrText xml:space="preserve"> </w:instrText>
        </w:r>
        <w:r w:rsidRPr="005C08CC">
          <w:rPr>
            <w:rStyle w:val="Hyperlink"/>
            <w:noProof/>
          </w:rPr>
          <w:fldChar w:fldCharType="separate"/>
        </w:r>
        <w:r w:rsidRPr="005C08CC">
          <w:rPr>
            <w:rStyle w:val="Hyperlink"/>
            <w:noProof/>
          </w:rPr>
          <w:t>2.3.2</w:t>
        </w:r>
        <w:r>
          <w:rPr>
            <w:noProof/>
          </w:rPr>
          <w:tab/>
        </w:r>
        <w:r w:rsidRPr="005C08CC">
          <w:rPr>
            <w:rStyle w:val="Hyperlink"/>
            <w:noProof/>
          </w:rPr>
          <w:t>Controller</w:t>
        </w:r>
        <w:r>
          <w:rPr>
            <w:noProof/>
            <w:webHidden/>
          </w:rPr>
          <w:tab/>
        </w:r>
        <w:r>
          <w:rPr>
            <w:noProof/>
            <w:webHidden/>
          </w:rPr>
          <w:fldChar w:fldCharType="begin"/>
        </w:r>
        <w:r>
          <w:rPr>
            <w:noProof/>
            <w:webHidden/>
          </w:rPr>
          <w:instrText xml:space="preserve"> PAGEREF _Toc466289107 \h </w:instrText>
        </w:r>
      </w:ins>
      <w:r>
        <w:rPr>
          <w:noProof/>
          <w:webHidden/>
        </w:rPr>
      </w:r>
      <w:r>
        <w:rPr>
          <w:noProof/>
          <w:webHidden/>
        </w:rPr>
        <w:fldChar w:fldCharType="separate"/>
      </w:r>
      <w:ins w:id="109" w:author="EndlessLove" w:date="2016-11-08T21:53:00Z">
        <w:r w:rsidR="00674AC2">
          <w:rPr>
            <w:noProof/>
            <w:webHidden/>
          </w:rPr>
          <w:t>2</w:t>
        </w:r>
      </w:ins>
      <w:ins w:id="110" w:author="EndlessLove" w:date="2016-11-07T13:35:00Z">
        <w:r>
          <w:rPr>
            <w:noProof/>
            <w:webHidden/>
          </w:rPr>
          <w:fldChar w:fldCharType="end"/>
        </w:r>
        <w:r w:rsidRPr="005C08CC">
          <w:rPr>
            <w:rStyle w:val="Hyperlink"/>
            <w:noProof/>
          </w:rPr>
          <w:fldChar w:fldCharType="end"/>
        </w:r>
      </w:ins>
    </w:p>
    <w:p w14:paraId="798089C5" w14:textId="77777777" w:rsidR="008D1A13" w:rsidRDefault="008D1A13">
      <w:pPr>
        <w:pStyle w:val="TOC4"/>
        <w:tabs>
          <w:tab w:val="right" w:leader="dot" w:pos="9350"/>
        </w:tabs>
        <w:rPr>
          <w:ins w:id="111" w:author="EndlessLove" w:date="2016-11-07T13:35:00Z"/>
          <w:noProof/>
        </w:rPr>
      </w:pPr>
      <w:ins w:id="112" w:author="EndlessLove" w:date="2016-11-07T13:35:00Z">
        <w:r w:rsidRPr="005C08CC">
          <w:rPr>
            <w:rStyle w:val="Hyperlink"/>
            <w:noProof/>
          </w:rPr>
          <w:fldChar w:fldCharType="begin"/>
        </w:r>
        <w:r w:rsidRPr="005C08CC">
          <w:rPr>
            <w:rStyle w:val="Hyperlink"/>
            <w:noProof/>
          </w:rPr>
          <w:instrText xml:space="preserve"> </w:instrText>
        </w:r>
        <w:r>
          <w:rPr>
            <w:noProof/>
          </w:rPr>
          <w:instrText>HYPERLINK \l "_Toc466289108"</w:instrText>
        </w:r>
        <w:r w:rsidRPr="005C08CC">
          <w:rPr>
            <w:rStyle w:val="Hyperlink"/>
            <w:noProof/>
          </w:rPr>
          <w:instrText xml:space="preserve"> </w:instrText>
        </w:r>
        <w:r w:rsidRPr="005C08CC">
          <w:rPr>
            <w:rStyle w:val="Hyperlink"/>
            <w:noProof/>
          </w:rPr>
          <w:fldChar w:fldCharType="separate"/>
        </w:r>
        <w:r w:rsidRPr="005C08CC">
          <w:rPr>
            <w:rStyle w:val="Hyperlink"/>
            <w:noProof/>
          </w:rPr>
          <w:t>2.3.3</w:t>
        </w:r>
        <w:r>
          <w:rPr>
            <w:noProof/>
            <w:webHidden/>
          </w:rPr>
          <w:tab/>
        </w:r>
        <w:r>
          <w:rPr>
            <w:noProof/>
            <w:webHidden/>
          </w:rPr>
          <w:fldChar w:fldCharType="begin"/>
        </w:r>
        <w:r>
          <w:rPr>
            <w:noProof/>
            <w:webHidden/>
          </w:rPr>
          <w:instrText xml:space="preserve"> PAGEREF _Toc466289108 \h </w:instrText>
        </w:r>
      </w:ins>
      <w:r>
        <w:rPr>
          <w:noProof/>
          <w:webHidden/>
        </w:rPr>
      </w:r>
      <w:r>
        <w:rPr>
          <w:noProof/>
          <w:webHidden/>
        </w:rPr>
        <w:fldChar w:fldCharType="separate"/>
      </w:r>
      <w:ins w:id="113" w:author="EndlessLove" w:date="2016-11-08T21:53:00Z">
        <w:r w:rsidR="00674AC2">
          <w:rPr>
            <w:noProof/>
            <w:webHidden/>
          </w:rPr>
          <w:t>2</w:t>
        </w:r>
      </w:ins>
      <w:ins w:id="114" w:author="EndlessLove" w:date="2016-11-07T13:35:00Z">
        <w:r>
          <w:rPr>
            <w:noProof/>
            <w:webHidden/>
          </w:rPr>
          <w:fldChar w:fldCharType="end"/>
        </w:r>
        <w:r w:rsidRPr="005C08CC">
          <w:rPr>
            <w:rStyle w:val="Hyperlink"/>
            <w:noProof/>
          </w:rPr>
          <w:fldChar w:fldCharType="end"/>
        </w:r>
      </w:ins>
    </w:p>
    <w:p w14:paraId="53323962" w14:textId="77777777" w:rsidR="008D1A13" w:rsidRDefault="008D1A13">
      <w:pPr>
        <w:pStyle w:val="TOC4"/>
        <w:tabs>
          <w:tab w:val="right" w:leader="dot" w:pos="9350"/>
        </w:tabs>
        <w:rPr>
          <w:ins w:id="115" w:author="EndlessLove" w:date="2016-11-07T13:35:00Z"/>
          <w:noProof/>
        </w:rPr>
      </w:pPr>
      <w:ins w:id="116" w:author="EndlessLove" w:date="2016-11-07T13:35:00Z">
        <w:r w:rsidRPr="005C08CC">
          <w:rPr>
            <w:rStyle w:val="Hyperlink"/>
            <w:noProof/>
          </w:rPr>
          <w:fldChar w:fldCharType="begin"/>
        </w:r>
        <w:r w:rsidRPr="005C08CC">
          <w:rPr>
            <w:rStyle w:val="Hyperlink"/>
            <w:noProof/>
          </w:rPr>
          <w:instrText xml:space="preserve"> </w:instrText>
        </w:r>
        <w:r>
          <w:rPr>
            <w:noProof/>
          </w:rPr>
          <w:instrText>HYPERLINK \l "_Toc466289109"</w:instrText>
        </w:r>
        <w:r w:rsidRPr="005C08CC">
          <w:rPr>
            <w:rStyle w:val="Hyperlink"/>
            <w:noProof/>
          </w:rPr>
          <w:instrText xml:space="preserve"> </w:instrText>
        </w:r>
        <w:r w:rsidRPr="005C08CC">
          <w:rPr>
            <w:rStyle w:val="Hyperlink"/>
            <w:noProof/>
          </w:rPr>
          <w:fldChar w:fldCharType="separate"/>
        </w:r>
        <w:r w:rsidRPr="005C08CC">
          <w:rPr>
            <w:rStyle w:val="Hyperlink"/>
            <w:noProof/>
          </w:rPr>
          <w:t>Util</w:t>
        </w:r>
        <w:r>
          <w:rPr>
            <w:noProof/>
            <w:webHidden/>
          </w:rPr>
          <w:tab/>
        </w:r>
        <w:r>
          <w:rPr>
            <w:noProof/>
            <w:webHidden/>
          </w:rPr>
          <w:fldChar w:fldCharType="begin"/>
        </w:r>
        <w:r>
          <w:rPr>
            <w:noProof/>
            <w:webHidden/>
          </w:rPr>
          <w:instrText xml:space="preserve"> PAGEREF _Toc466289109 \h </w:instrText>
        </w:r>
      </w:ins>
      <w:r>
        <w:rPr>
          <w:noProof/>
          <w:webHidden/>
        </w:rPr>
      </w:r>
      <w:r>
        <w:rPr>
          <w:noProof/>
          <w:webHidden/>
        </w:rPr>
        <w:fldChar w:fldCharType="separate"/>
      </w:r>
      <w:ins w:id="117" w:author="EndlessLove" w:date="2016-11-08T21:53:00Z">
        <w:r w:rsidR="00674AC2">
          <w:rPr>
            <w:noProof/>
            <w:webHidden/>
          </w:rPr>
          <w:t>2</w:t>
        </w:r>
      </w:ins>
      <w:ins w:id="118" w:author="EndlessLove" w:date="2016-11-07T13:35:00Z">
        <w:r>
          <w:rPr>
            <w:noProof/>
            <w:webHidden/>
          </w:rPr>
          <w:fldChar w:fldCharType="end"/>
        </w:r>
        <w:r w:rsidRPr="005C08CC">
          <w:rPr>
            <w:rStyle w:val="Hyperlink"/>
            <w:noProof/>
          </w:rPr>
          <w:fldChar w:fldCharType="end"/>
        </w:r>
      </w:ins>
    </w:p>
    <w:p w14:paraId="48D05751" w14:textId="77777777" w:rsidR="008D1A13" w:rsidRDefault="008D1A13">
      <w:pPr>
        <w:pStyle w:val="TOC3"/>
        <w:tabs>
          <w:tab w:val="right" w:leader="dot" w:pos="9350"/>
        </w:tabs>
        <w:rPr>
          <w:ins w:id="119" w:author="EndlessLove" w:date="2016-11-07T13:35:00Z"/>
          <w:rFonts w:eastAsiaTheme="minorEastAsia"/>
          <w:noProof/>
        </w:rPr>
      </w:pPr>
      <w:ins w:id="120" w:author="EndlessLove" w:date="2016-11-07T13:35:00Z">
        <w:r w:rsidRPr="005C08CC">
          <w:rPr>
            <w:rStyle w:val="Hyperlink"/>
            <w:noProof/>
          </w:rPr>
          <w:fldChar w:fldCharType="begin"/>
        </w:r>
        <w:r w:rsidRPr="005C08CC">
          <w:rPr>
            <w:rStyle w:val="Hyperlink"/>
            <w:noProof/>
          </w:rPr>
          <w:instrText xml:space="preserve"> </w:instrText>
        </w:r>
        <w:r>
          <w:rPr>
            <w:noProof/>
          </w:rPr>
          <w:instrText>HYPERLINK \l "_Toc466289110"</w:instrText>
        </w:r>
        <w:r w:rsidRPr="005C08CC">
          <w:rPr>
            <w:rStyle w:val="Hyperlink"/>
            <w:noProof/>
          </w:rPr>
          <w:instrText xml:space="preserve"> </w:instrText>
        </w:r>
        <w:r w:rsidRPr="005C08CC">
          <w:rPr>
            <w:rStyle w:val="Hyperlink"/>
            <w:noProof/>
          </w:rPr>
          <w:fldChar w:fldCharType="separate"/>
        </w:r>
        <w:r w:rsidRPr="005C08CC">
          <w:rPr>
            <w:rStyle w:val="Hyperlink"/>
            <w:noProof/>
          </w:rPr>
          <w:t>2.4 THIẾT KẾ CƠ SỞ DỮ LIỆU</w:t>
        </w:r>
        <w:r>
          <w:rPr>
            <w:noProof/>
            <w:webHidden/>
          </w:rPr>
          <w:tab/>
        </w:r>
        <w:r>
          <w:rPr>
            <w:noProof/>
            <w:webHidden/>
          </w:rPr>
          <w:fldChar w:fldCharType="begin"/>
        </w:r>
        <w:r>
          <w:rPr>
            <w:noProof/>
            <w:webHidden/>
          </w:rPr>
          <w:instrText xml:space="preserve"> PAGEREF _Toc466289110 \h </w:instrText>
        </w:r>
      </w:ins>
      <w:r>
        <w:rPr>
          <w:noProof/>
          <w:webHidden/>
        </w:rPr>
      </w:r>
      <w:r>
        <w:rPr>
          <w:noProof/>
          <w:webHidden/>
        </w:rPr>
        <w:fldChar w:fldCharType="separate"/>
      </w:r>
      <w:ins w:id="121" w:author="EndlessLove" w:date="2016-11-08T21:53:00Z">
        <w:r w:rsidR="00674AC2">
          <w:rPr>
            <w:noProof/>
            <w:webHidden/>
          </w:rPr>
          <w:t>2</w:t>
        </w:r>
      </w:ins>
      <w:ins w:id="122" w:author="EndlessLove" w:date="2016-11-07T13:35:00Z">
        <w:r>
          <w:rPr>
            <w:noProof/>
            <w:webHidden/>
          </w:rPr>
          <w:fldChar w:fldCharType="end"/>
        </w:r>
        <w:r w:rsidRPr="005C08CC">
          <w:rPr>
            <w:rStyle w:val="Hyperlink"/>
            <w:noProof/>
          </w:rPr>
          <w:fldChar w:fldCharType="end"/>
        </w:r>
      </w:ins>
    </w:p>
    <w:p w14:paraId="7BB29BC8" w14:textId="77777777" w:rsidR="008D1A13" w:rsidRDefault="008D1A13">
      <w:pPr>
        <w:pStyle w:val="TOC2"/>
        <w:tabs>
          <w:tab w:val="left" w:pos="660"/>
          <w:tab w:val="right" w:leader="dot" w:pos="9350"/>
        </w:tabs>
        <w:rPr>
          <w:ins w:id="123" w:author="EndlessLove" w:date="2016-11-07T13:35:00Z"/>
          <w:rFonts w:eastAsiaTheme="minorEastAsia"/>
          <w:noProof/>
        </w:rPr>
      </w:pPr>
      <w:ins w:id="124" w:author="EndlessLove" w:date="2016-11-07T13:35:00Z">
        <w:r w:rsidRPr="005C08CC">
          <w:rPr>
            <w:rStyle w:val="Hyperlink"/>
            <w:noProof/>
          </w:rPr>
          <w:fldChar w:fldCharType="begin"/>
        </w:r>
        <w:r w:rsidRPr="005C08CC">
          <w:rPr>
            <w:rStyle w:val="Hyperlink"/>
            <w:noProof/>
          </w:rPr>
          <w:instrText xml:space="preserve"> </w:instrText>
        </w:r>
        <w:r>
          <w:rPr>
            <w:noProof/>
          </w:rPr>
          <w:instrText>HYPERLINK \l "_Toc466289111"</w:instrText>
        </w:r>
        <w:r w:rsidRPr="005C08CC">
          <w:rPr>
            <w:rStyle w:val="Hyperlink"/>
            <w:noProof/>
          </w:rPr>
          <w:instrText xml:space="preserve"> </w:instrText>
        </w:r>
        <w:r w:rsidRPr="005C08CC">
          <w:rPr>
            <w:rStyle w:val="Hyperlink"/>
            <w:noProof/>
          </w:rPr>
          <w:fldChar w:fldCharType="separate"/>
        </w:r>
        <w:r w:rsidRPr="005C08CC">
          <w:rPr>
            <w:rStyle w:val="Hyperlink"/>
            <w:noProof/>
          </w:rPr>
          <w:t>3</w:t>
        </w:r>
        <w:r>
          <w:rPr>
            <w:rFonts w:eastAsiaTheme="minorEastAsia"/>
            <w:noProof/>
          </w:rPr>
          <w:tab/>
        </w:r>
        <w:r w:rsidRPr="005C08CC">
          <w:rPr>
            <w:rStyle w:val="Hyperlink"/>
            <w:noProof/>
          </w:rPr>
          <w:t>CÀI ĐẶT GIẢI PHÁP</w:t>
        </w:r>
        <w:r>
          <w:rPr>
            <w:noProof/>
            <w:webHidden/>
          </w:rPr>
          <w:tab/>
        </w:r>
        <w:r>
          <w:rPr>
            <w:noProof/>
            <w:webHidden/>
          </w:rPr>
          <w:fldChar w:fldCharType="begin"/>
        </w:r>
        <w:r>
          <w:rPr>
            <w:noProof/>
            <w:webHidden/>
          </w:rPr>
          <w:instrText xml:space="preserve"> PAGEREF _Toc466289111 \h </w:instrText>
        </w:r>
      </w:ins>
      <w:r>
        <w:rPr>
          <w:noProof/>
          <w:webHidden/>
        </w:rPr>
      </w:r>
      <w:r>
        <w:rPr>
          <w:noProof/>
          <w:webHidden/>
        </w:rPr>
        <w:fldChar w:fldCharType="separate"/>
      </w:r>
      <w:ins w:id="125" w:author="EndlessLove" w:date="2016-11-08T21:53:00Z">
        <w:r w:rsidR="00674AC2">
          <w:rPr>
            <w:noProof/>
            <w:webHidden/>
          </w:rPr>
          <w:t>2</w:t>
        </w:r>
      </w:ins>
      <w:ins w:id="126" w:author="EndlessLove" w:date="2016-11-07T13:35:00Z">
        <w:r>
          <w:rPr>
            <w:noProof/>
            <w:webHidden/>
          </w:rPr>
          <w:fldChar w:fldCharType="end"/>
        </w:r>
        <w:r w:rsidRPr="005C08CC">
          <w:rPr>
            <w:rStyle w:val="Hyperlink"/>
            <w:noProof/>
          </w:rPr>
          <w:fldChar w:fldCharType="end"/>
        </w:r>
      </w:ins>
    </w:p>
    <w:p w14:paraId="0E0F544D" w14:textId="77777777" w:rsidR="008D1A13" w:rsidRDefault="008D1A13">
      <w:pPr>
        <w:pStyle w:val="TOC3"/>
        <w:tabs>
          <w:tab w:val="right" w:leader="dot" w:pos="9350"/>
        </w:tabs>
        <w:rPr>
          <w:ins w:id="127" w:author="EndlessLove" w:date="2016-11-07T13:35:00Z"/>
          <w:rFonts w:eastAsiaTheme="minorEastAsia"/>
          <w:noProof/>
        </w:rPr>
      </w:pPr>
      <w:ins w:id="128" w:author="EndlessLove" w:date="2016-11-07T13:35:00Z">
        <w:r w:rsidRPr="005C08CC">
          <w:rPr>
            <w:rStyle w:val="Hyperlink"/>
            <w:noProof/>
          </w:rPr>
          <w:fldChar w:fldCharType="begin"/>
        </w:r>
        <w:r w:rsidRPr="005C08CC">
          <w:rPr>
            <w:rStyle w:val="Hyperlink"/>
            <w:noProof/>
          </w:rPr>
          <w:instrText xml:space="preserve"> </w:instrText>
        </w:r>
        <w:r>
          <w:rPr>
            <w:noProof/>
          </w:rPr>
          <w:instrText>HYPERLINK \l "_Toc466289112"</w:instrText>
        </w:r>
        <w:r w:rsidRPr="005C08CC">
          <w:rPr>
            <w:rStyle w:val="Hyperlink"/>
            <w:noProof/>
          </w:rPr>
          <w:instrText xml:space="preserve"> </w:instrText>
        </w:r>
        <w:r w:rsidRPr="005C08CC">
          <w:rPr>
            <w:rStyle w:val="Hyperlink"/>
            <w:noProof/>
          </w:rPr>
          <w:fldChar w:fldCharType="separate"/>
        </w:r>
        <w:r w:rsidRPr="005C08CC">
          <w:rPr>
            <w:rStyle w:val="Hyperlink"/>
            <w:noProof/>
          </w:rPr>
          <w:t>3.1</w:t>
        </w:r>
        <w:r>
          <w:rPr>
            <w:noProof/>
            <w:webHidden/>
          </w:rPr>
          <w:tab/>
        </w:r>
        <w:r>
          <w:rPr>
            <w:noProof/>
            <w:webHidden/>
          </w:rPr>
          <w:fldChar w:fldCharType="begin"/>
        </w:r>
        <w:r>
          <w:rPr>
            <w:noProof/>
            <w:webHidden/>
          </w:rPr>
          <w:instrText xml:space="preserve"> PAGEREF _Toc466289112 \h </w:instrText>
        </w:r>
      </w:ins>
      <w:r>
        <w:rPr>
          <w:noProof/>
          <w:webHidden/>
        </w:rPr>
      </w:r>
      <w:r>
        <w:rPr>
          <w:noProof/>
          <w:webHidden/>
        </w:rPr>
        <w:fldChar w:fldCharType="separate"/>
      </w:r>
      <w:ins w:id="129" w:author="EndlessLove" w:date="2016-11-08T21:53:00Z">
        <w:r w:rsidR="00674AC2">
          <w:rPr>
            <w:noProof/>
            <w:webHidden/>
          </w:rPr>
          <w:t>2</w:t>
        </w:r>
      </w:ins>
      <w:ins w:id="130" w:author="EndlessLove" w:date="2016-11-07T13:35:00Z">
        <w:r>
          <w:rPr>
            <w:noProof/>
            <w:webHidden/>
          </w:rPr>
          <w:fldChar w:fldCharType="end"/>
        </w:r>
        <w:r w:rsidRPr="005C08CC">
          <w:rPr>
            <w:rStyle w:val="Hyperlink"/>
            <w:noProof/>
          </w:rPr>
          <w:fldChar w:fldCharType="end"/>
        </w:r>
      </w:ins>
    </w:p>
    <w:p w14:paraId="7D21BF32" w14:textId="77777777" w:rsidR="008D1A13" w:rsidRDefault="008D1A13">
      <w:pPr>
        <w:pStyle w:val="TOC3"/>
        <w:tabs>
          <w:tab w:val="right" w:leader="dot" w:pos="9350"/>
        </w:tabs>
        <w:rPr>
          <w:ins w:id="131" w:author="EndlessLove" w:date="2016-11-07T13:35:00Z"/>
          <w:rFonts w:eastAsiaTheme="minorEastAsia"/>
          <w:noProof/>
        </w:rPr>
      </w:pPr>
      <w:ins w:id="132" w:author="EndlessLove" w:date="2016-11-07T13:35:00Z">
        <w:r w:rsidRPr="005C08CC">
          <w:rPr>
            <w:rStyle w:val="Hyperlink"/>
            <w:noProof/>
          </w:rPr>
          <w:fldChar w:fldCharType="begin"/>
        </w:r>
        <w:r w:rsidRPr="005C08CC">
          <w:rPr>
            <w:rStyle w:val="Hyperlink"/>
            <w:noProof/>
          </w:rPr>
          <w:instrText xml:space="preserve"> </w:instrText>
        </w:r>
        <w:r>
          <w:rPr>
            <w:noProof/>
          </w:rPr>
          <w:instrText>HYPERLINK \l "_Toc466289113"</w:instrText>
        </w:r>
        <w:r w:rsidRPr="005C08CC">
          <w:rPr>
            <w:rStyle w:val="Hyperlink"/>
            <w:noProof/>
          </w:rPr>
          <w:instrText xml:space="preserve"> </w:instrText>
        </w:r>
        <w:r w:rsidRPr="005C08CC">
          <w:rPr>
            <w:rStyle w:val="Hyperlink"/>
            <w:noProof/>
          </w:rPr>
          <w:fldChar w:fldCharType="separate"/>
        </w:r>
        <w:r w:rsidRPr="005C08CC">
          <w:rPr>
            <w:rStyle w:val="Hyperlink"/>
            <w:noProof/>
          </w:rPr>
          <w:t>SƠ ĐỒ TOÀN BỘ HỆ THỐNG</w:t>
        </w:r>
        <w:r>
          <w:rPr>
            <w:noProof/>
            <w:webHidden/>
          </w:rPr>
          <w:tab/>
        </w:r>
        <w:r>
          <w:rPr>
            <w:noProof/>
            <w:webHidden/>
          </w:rPr>
          <w:fldChar w:fldCharType="begin"/>
        </w:r>
        <w:r>
          <w:rPr>
            <w:noProof/>
            <w:webHidden/>
          </w:rPr>
          <w:instrText xml:space="preserve"> PAGEREF _Toc466289113 \h </w:instrText>
        </w:r>
      </w:ins>
      <w:r>
        <w:rPr>
          <w:noProof/>
          <w:webHidden/>
        </w:rPr>
      </w:r>
      <w:r>
        <w:rPr>
          <w:noProof/>
          <w:webHidden/>
        </w:rPr>
        <w:fldChar w:fldCharType="separate"/>
      </w:r>
      <w:ins w:id="133" w:author="EndlessLove" w:date="2016-11-08T21:53:00Z">
        <w:r w:rsidR="00674AC2">
          <w:rPr>
            <w:noProof/>
            <w:webHidden/>
          </w:rPr>
          <w:t>2</w:t>
        </w:r>
      </w:ins>
      <w:ins w:id="134" w:author="EndlessLove" w:date="2016-11-07T13:35:00Z">
        <w:r>
          <w:rPr>
            <w:noProof/>
            <w:webHidden/>
          </w:rPr>
          <w:fldChar w:fldCharType="end"/>
        </w:r>
        <w:r w:rsidRPr="005C08CC">
          <w:rPr>
            <w:rStyle w:val="Hyperlink"/>
            <w:noProof/>
          </w:rPr>
          <w:fldChar w:fldCharType="end"/>
        </w:r>
      </w:ins>
    </w:p>
    <w:p w14:paraId="12B0EE55" w14:textId="77777777" w:rsidR="008D1A13" w:rsidRDefault="008D1A13">
      <w:pPr>
        <w:pStyle w:val="TOC3"/>
        <w:tabs>
          <w:tab w:val="right" w:leader="dot" w:pos="9350"/>
        </w:tabs>
        <w:rPr>
          <w:ins w:id="135" w:author="EndlessLove" w:date="2016-11-07T13:35:00Z"/>
          <w:rFonts w:eastAsiaTheme="minorEastAsia"/>
          <w:noProof/>
        </w:rPr>
      </w:pPr>
      <w:ins w:id="136" w:author="EndlessLove" w:date="2016-11-07T13:35:00Z">
        <w:r w:rsidRPr="005C08CC">
          <w:rPr>
            <w:rStyle w:val="Hyperlink"/>
            <w:noProof/>
          </w:rPr>
          <w:lastRenderedPageBreak/>
          <w:fldChar w:fldCharType="begin"/>
        </w:r>
        <w:r w:rsidRPr="005C08CC">
          <w:rPr>
            <w:rStyle w:val="Hyperlink"/>
            <w:noProof/>
          </w:rPr>
          <w:instrText xml:space="preserve"> </w:instrText>
        </w:r>
        <w:r>
          <w:rPr>
            <w:noProof/>
          </w:rPr>
          <w:instrText>HYPERLINK \l "_Toc466289114"</w:instrText>
        </w:r>
        <w:r w:rsidRPr="005C08CC">
          <w:rPr>
            <w:rStyle w:val="Hyperlink"/>
            <w:noProof/>
          </w:rPr>
          <w:instrText xml:space="preserve"> </w:instrText>
        </w:r>
        <w:r w:rsidRPr="005C08CC">
          <w:rPr>
            <w:rStyle w:val="Hyperlink"/>
            <w:noProof/>
          </w:rPr>
          <w:fldChar w:fldCharType="separate"/>
        </w:r>
        <w:r w:rsidRPr="005C08CC">
          <w:rPr>
            <w:rStyle w:val="Hyperlink"/>
            <w:noProof/>
          </w:rPr>
          <w:t>3.2 CÀI ĐẶT CHI TIẾT CÁC CHỨC NĂNG</w:t>
        </w:r>
        <w:r>
          <w:rPr>
            <w:noProof/>
            <w:webHidden/>
          </w:rPr>
          <w:tab/>
        </w:r>
        <w:r>
          <w:rPr>
            <w:noProof/>
            <w:webHidden/>
          </w:rPr>
          <w:fldChar w:fldCharType="begin"/>
        </w:r>
        <w:r>
          <w:rPr>
            <w:noProof/>
            <w:webHidden/>
          </w:rPr>
          <w:instrText xml:space="preserve"> PAGEREF _Toc466289114 \h </w:instrText>
        </w:r>
      </w:ins>
      <w:r>
        <w:rPr>
          <w:noProof/>
          <w:webHidden/>
        </w:rPr>
      </w:r>
      <w:r>
        <w:rPr>
          <w:noProof/>
          <w:webHidden/>
        </w:rPr>
        <w:fldChar w:fldCharType="separate"/>
      </w:r>
      <w:ins w:id="137" w:author="EndlessLove" w:date="2016-11-08T21:53:00Z">
        <w:r w:rsidR="00674AC2">
          <w:rPr>
            <w:noProof/>
            <w:webHidden/>
          </w:rPr>
          <w:t>2</w:t>
        </w:r>
      </w:ins>
      <w:ins w:id="138" w:author="EndlessLove" w:date="2016-11-07T13:35:00Z">
        <w:r>
          <w:rPr>
            <w:noProof/>
            <w:webHidden/>
          </w:rPr>
          <w:fldChar w:fldCharType="end"/>
        </w:r>
        <w:r w:rsidRPr="005C08CC">
          <w:rPr>
            <w:rStyle w:val="Hyperlink"/>
            <w:noProof/>
          </w:rPr>
          <w:fldChar w:fldCharType="end"/>
        </w:r>
      </w:ins>
    </w:p>
    <w:p w14:paraId="28B3EE73" w14:textId="77777777" w:rsidR="008D1A13" w:rsidRDefault="008D1A13">
      <w:pPr>
        <w:pStyle w:val="TOC4"/>
        <w:tabs>
          <w:tab w:val="left" w:pos="1540"/>
          <w:tab w:val="right" w:leader="dot" w:pos="9350"/>
        </w:tabs>
        <w:rPr>
          <w:ins w:id="139" w:author="EndlessLove" w:date="2016-11-07T13:35:00Z"/>
          <w:noProof/>
        </w:rPr>
      </w:pPr>
      <w:ins w:id="140" w:author="EndlessLove" w:date="2016-11-07T13:35:00Z">
        <w:r w:rsidRPr="005C08CC">
          <w:rPr>
            <w:rStyle w:val="Hyperlink"/>
            <w:noProof/>
          </w:rPr>
          <w:fldChar w:fldCharType="begin"/>
        </w:r>
        <w:r w:rsidRPr="005C08CC">
          <w:rPr>
            <w:rStyle w:val="Hyperlink"/>
            <w:noProof/>
          </w:rPr>
          <w:instrText xml:space="preserve"> </w:instrText>
        </w:r>
        <w:r>
          <w:rPr>
            <w:noProof/>
          </w:rPr>
          <w:instrText>HYPERLINK \l "_Toc466289117"</w:instrText>
        </w:r>
        <w:r w:rsidRPr="005C08CC">
          <w:rPr>
            <w:rStyle w:val="Hyperlink"/>
            <w:noProof/>
          </w:rPr>
          <w:instrText xml:space="preserve"> </w:instrText>
        </w:r>
        <w:r w:rsidRPr="005C08CC">
          <w:rPr>
            <w:rStyle w:val="Hyperlink"/>
            <w:noProof/>
          </w:rPr>
          <w:fldChar w:fldCharType="separate"/>
        </w:r>
        <w:r w:rsidRPr="005C08CC">
          <w:rPr>
            <w:rStyle w:val="Hyperlink"/>
            <w:noProof/>
          </w:rPr>
          <w:t>3.2.1</w:t>
        </w:r>
        <w:r>
          <w:rPr>
            <w:noProof/>
          </w:rPr>
          <w:tab/>
        </w:r>
        <w:r w:rsidRPr="005C08CC">
          <w:rPr>
            <w:rStyle w:val="Hyperlink"/>
            <w:noProof/>
          </w:rPr>
          <w:t>Chức năng đăng nhập</w:t>
        </w:r>
        <w:r>
          <w:rPr>
            <w:noProof/>
            <w:webHidden/>
          </w:rPr>
          <w:tab/>
        </w:r>
        <w:r>
          <w:rPr>
            <w:noProof/>
            <w:webHidden/>
          </w:rPr>
          <w:fldChar w:fldCharType="begin"/>
        </w:r>
        <w:r>
          <w:rPr>
            <w:noProof/>
            <w:webHidden/>
          </w:rPr>
          <w:instrText xml:space="preserve"> PAGEREF _Toc466289117 \h </w:instrText>
        </w:r>
      </w:ins>
      <w:r>
        <w:rPr>
          <w:noProof/>
          <w:webHidden/>
        </w:rPr>
      </w:r>
      <w:r>
        <w:rPr>
          <w:noProof/>
          <w:webHidden/>
        </w:rPr>
        <w:fldChar w:fldCharType="separate"/>
      </w:r>
      <w:ins w:id="141" w:author="EndlessLove" w:date="2016-11-08T21:53:00Z">
        <w:r w:rsidR="00674AC2">
          <w:rPr>
            <w:noProof/>
            <w:webHidden/>
          </w:rPr>
          <w:t>2</w:t>
        </w:r>
      </w:ins>
      <w:ins w:id="142" w:author="EndlessLove" w:date="2016-11-07T13:35:00Z">
        <w:r>
          <w:rPr>
            <w:noProof/>
            <w:webHidden/>
          </w:rPr>
          <w:fldChar w:fldCharType="end"/>
        </w:r>
        <w:r w:rsidRPr="005C08CC">
          <w:rPr>
            <w:rStyle w:val="Hyperlink"/>
            <w:noProof/>
          </w:rPr>
          <w:fldChar w:fldCharType="end"/>
        </w:r>
      </w:ins>
    </w:p>
    <w:p w14:paraId="19CF74C4" w14:textId="77777777" w:rsidR="008D1A13" w:rsidRDefault="008D1A13">
      <w:pPr>
        <w:pStyle w:val="TOC4"/>
        <w:tabs>
          <w:tab w:val="left" w:pos="1540"/>
          <w:tab w:val="right" w:leader="dot" w:pos="9350"/>
        </w:tabs>
        <w:rPr>
          <w:ins w:id="143" w:author="EndlessLove" w:date="2016-11-07T13:35:00Z"/>
          <w:noProof/>
        </w:rPr>
      </w:pPr>
      <w:ins w:id="144" w:author="EndlessLove" w:date="2016-11-07T13:35:00Z">
        <w:r w:rsidRPr="005C08CC">
          <w:rPr>
            <w:rStyle w:val="Hyperlink"/>
            <w:noProof/>
          </w:rPr>
          <w:fldChar w:fldCharType="begin"/>
        </w:r>
        <w:r w:rsidRPr="005C08CC">
          <w:rPr>
            <w:rStyle w:val="Hyperlink"/>
            <w:noProof/>
          </w:rPr>
          <w:instrText xml:space="preserve"> </w:instrText>
        </w:r>
        <w:r>
          <w:rPr>
            <w:noProof/>
          </w:rPr>
          <w:instrText>HYPERLINK \l "_Toc466289118"</w:instrText>
        </w:r>
        <w:r w:rsidRPr="005C08CC">
          <w:rPr>
            <w:rStyle w:val="Hyperlink"/>
            <w:noProof/>
          </w:rPr>
          <w:instrText xml:space="preserve"> </w:instrText>
        </w:r>
        <w:r w:rsidRPr="005C08CC">
          <w:rPr>
            <w:rStyle w:val="Hyperlink"/>
            <w:noProof/>
          </w:rPr>
          <w:fldChar w:fldCharType="separate"/>
        </w:r>
        <w:r w:rsidRPr="005C08CC">
          <w:rPr>
            <w:rStyle w:val="Hyperlink"/>
            <w:noProof/>
          </w:rPr>
          <w:t>3.2.2</w:t>
        </w:r>
        <w:r>
          <w:rPr>
            <w:noProof/>
          </w:rPr>
          <w:tab/>
        </w:r>
        <w:r w:rsidRPr="005C08CC">
          <w:rPr>
            <w:rStyle w:val="Hyperlink"/>
            <w:noProof/>
          </w:rPr>
          <w:t>Chức năng đăng kí</w:t>
        </w:r>
        <w:r>
          <w:rPr>
            <w:noProof/>
            <w:webHidden/>
          </w:rPr>
          <w:tab/>
        </w:r>
        <w:r>
          <w:rPr>
            <w:noProof/>
            <w:webHidden/>
          </w:rPr>
          <w:fldChar w:fldCharType="begin"/>
        </w:r>
        <w:r>
          <w:rPr>
            <w:noProof/>
            <w:webHidden/>
          </w:rPr>
          <w:instrText xml:space="preserve"> PAGEREF _Toc466289118 \h </w:instrText>
        </w:r>
      </w:ins>
      <w:r>
        <w:rPr>
          <w:noProof/>
          <w:webHidden/>
        </w:rPr>
      </w:r>
      <w:r>
        <w:rPr>
          <w:noProof/>
          <w:webHidden/>
        </w:rPr>
        <w:fldChar w:fldCharType="separate"/>
      </w:r>
      <w:ins w:id="145" w:author="EndlessLove" w:date="2016-11-08T21:53:00Z">
        <w:r w:rsidR="00674AC2">
          <w:rPr>
            <w:noProof/>
            <w:webHidden/>
          </w:rPr>
          <w:t>2</w:t>
        </w:r>
      </w:ins>
      <w:ins w:id="146" w:author="EndlessLove" w:date="2016-11-07T13:35:00Z">
        <w:r>
          <w:rPr>
            <w:noProof/>
            <w:webHidden/>
          </w:rPr>
          <w:fldChar w:fldCharType="end"/>
        </w:r>
        <w:r w:rsidRPr="005C08CC">
          <w:rPr>
            <w:rStyle w:val="Hyperlink"/>
            <w:noProof/>
          </w:rPr>
          <w:fldChar w:fldCharType="end"/>
        </w:r>
      </w:ins>
    </w:p>
    <w:p w14:paraId="46BF4584" w14:textId="77777777" w:rsidR="008D1A13" w:rsidRDefault="008D1A13">
      <w:pPr>
        <w:pStyle w:val="TOC4"/>
        <w:tabs>
          <w:tab w:val="left" w:pos="1540"/>
          <w:tab w:val="right" w:leader="dot" w:pos="9350"/>
        </w:tabs>
        <w:rPr>
          <w:ins w:id="147" w:author="EndlessLove" w:date="2016-11-07T13:35:00Z"/>
          <w:noProof/>
        </w:rPr>
      </w:pPr>
      <w:ins w:id="148" w:author="EndlessLove" w:date="2016-11-07T13:35:00Z">
        <w:r w:rsidRPr="005C08CC">
          <w:rPr>
            <w:rStyle w:val="Hyperlink"/>
            <w:noProof/>
          </w:rPr>
          <w:fldChar w:fldCharType="begin"/>
        </w:r>
        <w:r w:rsidRPr="005C08CC">
          <w:rPr>
            <w:rStyle w:val="Hyperlink"/>
            <w:noProof/>
          </w:rPr>
          <w:instrText xml:space="preserve"> </w:instrText>
        </w:r>
        <w:r>
          <w:rPr>
            <w:noProof/>
          </w:rPr>
          <w:instrText>HYPERLINK \l "_Toc466289119"</w:instrText>
        </w:r>
        <w:r w:rsidRPr="005C08CC">
          <w:rPr>
            <w:rStyle w:val="Hyperlink"/>
            <w:noProof/>
          </w:rPr>
          <w:instrText xml:space="preserve"> </w:instrText>
        </w:r>
        <w:r w:rsidRPr="005C08CC">
          <w:rPr>
            <w:rStyle w:val="Hyperlink"/>
            <w:noProof/>
          </w:rPr>
          <w:fldChar w:fldCharType="separate"/>
        </w:r>
        <w:r w:rsidRPr="005C08CC">
          <w:rPr>
            <w:rStyle w:val="Hyperlink"/>
            <w:noProof/>
          </w:rPr>
          <w:t>3.2.3</w:t>
        </w:r>
        <w:r>
          <w:rPr>
            <w:noProof/>
          </w:rPr>
          <w:tab/>
        </w:r>
        <w:r w:rsidRPr="005C08CC">
          <w:rPr>
            <w:rStyle w:val="Hyperlink"/>
            <w:noProof/>
          </w:rPr>
          <w:t>Chức năng quản lí giỏ hàng</w:t>
        </w:r>
        <w:r>
          <w:rPr>
            <w:noProof/>
            <w:webHidden/>
          </w:rPr>
          <w:tab/>
        </w:r>
        <w:r>
          <w:rPr>
            <w:noProof/>
            <w:webHidden/>
          </w:rPr>
          <w:fldChar w:fldCharType="begin"/>
        </w:r>
        <w:r>
          <w:rPr>
            <w:noProof/>
            <w:webHidden/>
          </w:rPr>
          <w:instrText xml:space="preserve"> PAGEREF _Toc466289119 \h </w:instrText>
        </w:r>
      </w:ins>
      <w:r>
        <w:rPr>
          <w:noProof/>
          <w:webHidden/>
        </w:rPr>
      </w:r>
      <w:r>
        <w:rPr>
          <w:noProof/>
          <w:webHidden/>
        </w:rPr>
        <w:fldChar w:fldCharType="separate"/>
      </w:r>
      <w:ins w:id="149" w:author="EndlessLove" w:date="2016-11-08T21:53:00Z">
        <w:r w:rsidR="00674AC2">
          <w:rPr>
            <w:noProof/>
            <w:webHidden/>
          </w:rPr>
          <w:t>2</w:t>
        </w:r>
      </w:ins>
      <w:ins w:id="150" w:author="EndlessLove" w:date="2016-11-07T13:35:00Z">
        <w:r>
          <w:rPr>
            <w:noProof/>
            <w:webHidden/>
          </w:rPr>
          <w:fldChar w:fldCharType="end"/>
        </w:r>
        <w:r w:rsidRPr="005C08CC">
          <w:rPr>
            <w:rStyle w:val="Hyperlink"/>
            <w:noProof/>
          </w:rPr>
          <w:fldChar w:fldCharType="end"/>
        </w:r>
      </w:ins>
    </w:p>
    <w:p w14:paraId="32DAA947" w14:textId="77777777" w:rsidR="008D1A13" w:rsidRDefault="008D1A13">
      <w:pPr>
        <w:pStyle w:val="TOC4"/>
        <w:tabs>
          <w:tab w:val="left" w:pos="1540"/>
          <w:tab w:val="right" w:leader="dot" w:pos="9350"/>
        </w:tabs>
        <w:rPr>
          <w:ins w:id="151" w:author="EndlessLove" w:date="2016-11-07T13:35:00Z"/>
          <w:noProof/>
        </w:rPr>
      </w:pPr>
      <w:ins w:id="152" w:author="EndlessLove" w:date="2016-11-07T13:35:00Z">
        <w:r w:rsidRPr="005C08CC">
          <w:rPr>
            <w:rStyle w:val="Hyperlink"/>
            <w:noProof/>
          </w:rPr>
          <w:fldChar w:fldCharType="begin"/>
        </w:r>
        <w:r w:rsidRPr="005C08CC">
          <w:rPr>
            <w:rStyle w:val="Hyperlink"/>
            <w:noProof/>
          </w:rPr>
          <w:instrText xml:space="preserve"> </w:instrText>
        </w:r>
        <w:r>
          <w:rPr>
            <w:noProof/>
          </w:rPr>
          <w:instrText>HYPERLINK \l "_Toc466289120"</w:instrText>
        </w:r>
        <w:r w:rsidRPr="005C08CC">
          <w:rPr>
            <w:rStyle w:val="Hyperlink"/>
            <w:noProof/>
          </w:rPr>
          <w:instrText xml:space="preserve"> </w:instrText>
        </w:r>
        <w:r w:rsidRPr="005C08CC">
          <w:rPr>
            <w:rStyle w:val="Hyperlink"/>
            <w:noProof/>
          </w:rPr>
          <w:fldChar w:fldCharType="separate"/>
        </w:r>
        <w:r w:rsidRPr="005C08CC">
          <w:rPr>
            <w:rStyle w:val="Hyperlink"/>
            <w:noProof/>
          </w:rPr>
          <w:t>3.2.4</w:t>
        </w:r>
        <w:r>
          <w:rPr>
            <w:noProof/>
          </w:rPr>
          <w:tab/>
        </w:r>
        <w:r w:rsidRPr="005C08CC">
          <w:rPr>
            <w:rStyle w:val="Hyperlink"/>
            <w:noProof/>
          </w:rPr>
          <w:t>Chức năng đặt hàng</w:t>
        </w:r>
        <w:r>
          <w:rPr>
            <w:noProof/>
            <w:webHidden/>
          </w:rPr>
          <w:tab/>
        </w:r>
        <w:r>
          <w:rPr>
            <w:noProof/>
            <w:webHidden/>
          </w:rPr>
          <w:fldChar w:fldCharType="begin"/>
        </w:r>
        <w:r>
          <w:rPr>
            <w:noProof/>
            <w:webHidden/>
          </w:rPr>
          <w:instrText xml:space="preserve"> PAGEREF _Toc466289120 \h </w:instrText>
        </w:r>
      </w:ins>
      <w:r>
        <w:rPr>
          <w:noProof/>
          <w:webHidden/>
        </w:rPr>
      </w:r>
      <w:r>
        <w:rPr>
          <w:noProof/>
          <w:webHidden/>
        </w:rPr>
        <w:fldChar w:fldCharType="separate"/>
      </w:r>
      <w:ins w:id="153" w:author="EndlessLove" w:date="2016-11-08T21:53:00Z">
        <w:r w:rsidR="00674AC2">
          <w:rPr>
            <w:noProof/>
            <w:webHidden/>
          </w:rPr>
          <w:t>2</w:t>
        </w:r>
      </w:ins>
      <w:ins w:id="154" w:author="EndlessLove" w:date="2016-11-07T13:35:00Z">
        <w:r>
          <w:rPr>
            <w:noProof/>
            <w:webHidden/>
          </w:rPr>
          <w:fldChar w:fldCharType="end"/>
        </w:r>
        <w:r w:rsidRPr="005C08CC">
          <w:rPr>
            <w:rStyle w:val="Hyperlink"/>
            <w:noProof/>
          </w:rPr>
          <w:fldChar w:fldCharType="end"/>
        </w:r>
      </w:ins>
    </w:p>
    <w:p w14:paraId="099CD7D9" w14:textId="77777777" w:rsidR="008D1A13" w:rsidRDefault="008D1A13">
      <w:pPr>
        <w:pStyle w:val="TOC4"/>
        <w:tabs>
          <w:tab w:val="left" w:pos="1540"/>
          <w:tab w:val="right" w:leader="dot" w:pos="9350"/>
        </w:tabs>
        <w:rPr>
          <w:ins w:id="155" w:author="EndlessLove" w:date="2016-11-07T13:35:00Z"/>
          <w:noProof/>
        </w:rPr>
      </w:pPr>
      <w:ins w:id="156" w:author="EndlessLove" w:date="2016-11-07T13:35:00Z">
        <w:r w:rsidRPr="005C08CC">
          <w:rPr>
            <w:rStyle w:val="Hyperlink"/>
            <w:noProof/>
          </w:rPr>
          <w:fldChar w:fldCharType="begin"/>
        </w:r>
        <w:r w:rsidRPr="005C08CC">
          <w:rPr>
            <w:rStyle w:val="Hyperlink"/>
            <w:noProof/>
          </w:rPr>
          <w:instrText xml:space="preserve"> </w:instrText>
        </w:r>
        <w:r>
          <w:rPr>
            <w:noProof/>
          </w:rPr>
          <w:instrText>HYPERLINK \l "_Toc466289121"</w:instrText>
        </w:r>
        <w:r w:rsidRPr="005C08CC">
          <w:rPr>
            <w:rStyle w:val="Hyperlink"/>
            <w:noProof/>
          </w:rPr>
          <w:instrText xml:space="preserve"> </w:instrText>
        </w:r>
        <w:r w:rsidRPr="005C08CC">
          <w:rPr>
            <w:rStyle w:val="Hyperlink"/>
            <w:noProof/>
          </w:rPr>
          <w:fldChar w:fldCharType="separate"/>
        </w:r>
        <w:r w:rsidRPr="005C08CC">
          <w:rPr>
            <w:rStyle w:val="Hyperlink"/>
            <w:noProof/>
          </w:rPr>
          <w:t>3.2.5</w:t>
        </w:r>
        <w:r>
          <w:rPr>
            <w:noProof/>
          </w:rPr>
          <w:tab/>
        </w:r>
        <w:r w:rsidRPr="005C08CC">
          <w:rPr>
            <w:rStyle w:val="Hyperlink"/>
            <w:noProof/>
          </w:rPr>
          <w:t xml:space="preserve"> Chức năng quản lí mặt hàng</w:t>
        </w:r>
        <w:r>
          <w:rPr>
            <w:noProof/>
            <w:webHidden/>
          </w:rPr>
          <w:tab/>
        </w:r>
        <w:r>
          <w:rPr>
            <w:noProof/>
            <w:webHidden/>
          </w:rPr>
          <w:fldChar w:fldCharType="begin"/>
        </w:r>
        <w:r>
          <w:rPr>
            <w:noProof/>
            <w:webHidden/>
          </w:rPr>
          <w:instrText xml:space="preserve"> PAGEREF _Toc466289121 \h </w:instrText>
        </w:r>
      </w:ins>
      <w:r>
        <w:rPr>
          <w:noProof/>
          <w:webHidden/>
        </w:rPr>
      </w:r>
      <w:r>
        <w:rPr>
          <w:noProof/>
          <w:webHidden/>
        </w:rPr>
        <w:fldChar w:fldCharType="separate"/>
      </w:r>
      <w:ins w:id="157" w:author="EndlessLove" w:date="2016-11-08T21:53:00Z">
        <w:r w:rsidR="00674AC2">
          <w:rPr>
            <w:noProof/>
            <w:webHidden/>
          </w:rPr>
          <w:t>2</w:t>
        </w:r>
      </w:ins>
      <w:ins w:id="158" w:author="EndlessLove" w:date="2016-11-07T13:35:00Z">
        <w:r>
          <w:rPr>
            <w:noProof/>
            <w:webHidden/>
          </w:rPr>
          <w:fldChar w:fldCharType="end"/>
        </w:r>
        <w:r w:rsidRPr="005C08CC">
          <w:rPr>
            <w:rStyle w:val="Hyperlink"/>
            <w:noProof/>
          </w:rPr>
          <w:fldChar w:fldCharType="end"/>
        </w:r>
      </w:ins>
    </w:p>
    <w:p w14:paraId="61114525" w14:textId="77777777" w:rsidR="008D1A13" w:rsidRDefault="008D1A13">
      <w:pPr>
        <w:pStyle w:val="TOC4"/>
        <w:tabs>
          <w:tab w:val="left" w:pos="1540"/>
          <w:tab w:val="right" w:leader="dot" w:pos="9350"/>
        </w:tabs>
        <w:rPr>
          <w:ins w:id="159" w:author="EndlessLove" w:date="2016-11-07T13:35:00Z"/>
          <w:noProof/>
        </w:rPr>
      </w:pPr>
      <w:ins w:id="160" w:author="EndlessLove" w:date="2016-11-07T13:35:00Z">
        <w:r w:rsidRPr="005C08CC">
          <w:rPr>
            <w:rStyle w:val="Hyperlink"/>
            <w:noProof/>
          </w:rPr>
          <w:fldChar w:fldCharType="begin"/>
        </w:r>
        <w:r w:rsidRPr="005C08CC">
          <w:rPr>
            <w:rStyle w:val="Hyperlink"/>
            <w:noProof/>
          </w:rPr>
          <w:instrText xml:space="preserve"> </w:instrText>
        </w:r>
        <w:r>
          <w:rPr>
            <w:noProof/>
          </w:rPr>
          <w:instrText>HYPERLINK \l "_Toc466289122"</w:instrText>
        </w:r>
        <w:r w:rsidRPr="005C08CC">
          <w:rPr>
            <w:rStyle w:val="Hyperlink"/>
            <w:noProof/>
          </w:rPr>
          <w:instrText xml:space="preserve"> </w:instrText>
        </w:r>
        <w:r w:rsidRPr="005C08CC">
          <w:rPr>
            <w:rStyle w:val="Hyperlink"/>
            <w:noProof/>
          </w:rPr>
          <w:fldChar w:fldCharType="separate"/>
        </w:r>
        <w:r w:rsidRPr="005C08CC">
          <w:rPr>
            <w:rStyle w:val="Hyperlink"/>
            <w:noProof/>
          </w:rPr>
          <w:t>3.2.6</w:t>
        </w:r>
        <w:r>
          <w:rPr>
            <w:noProof/>
          </w:rPr>
          <w:tab/>
        </w:r>
        <w:r w:rsidRPr="005C08CC">
          <w:rPr>
            <w:rStyle w:val="Hyperlink"/>
            <w:noProof/>
          </w:rPr>
          <w:t>Chức năng quản lí khuyến mãi</w:t>
        </w:r>
        <w:r>
          <w:rPr>
            <w:noProof/>
            <w:webHidden/>
          </w:rPr>
          <w:tab/>
        </w:r>
        <w:r>
          <w:rPr>
            <w:noProof/>
            <w:webHidden/>
          </w:rPr>
          <w:fldChar w:fldCharType="begin"/>
        </w:r>
        <w:r>
          <w:rPr>
            <w:noProof/>
            <w:webHidden/>
          </w:rPr>
          <w:instrText xml:space="preserve"> PAGEREF _Toc466289122 \h </w:instrText>
        </w:r>
      </w:ins>
      <w:r>
        <w:rPr>
          <w:noProof/>
          <w:webHidden/>
        </w:rPr>
      </w:r>
      <w:r>
        <w:rPr>
          <w:noProof/>
          <w:webHidden/>
        </w:rPr>
        <w:fldChar w:fldCharType="separate"/>
      </w:r>
      <w:ins w:id="161" w:author="EndlessLove" w:date="2016-11-08T21:53:00Z">
        <w:r w:rsidR="00674AC2">
          <w:rPr>
            <w:noProof/>
            <w:webHidden/>
          </w:rPr>
          <w:t>2</w:t>
        </w:r>
      </w:ins>
      <w:ins w:id="162" w:author="EndlessLove" w:date="2016-11-07T13:35:00Z">
        <w:r>
          <w:rPr>
            <w:noProof/>
            <w:webHidden/>
          </w:rPr>
          <w:fldChar w:fldCharType="end"/>
        </w:r>
        <w:r w:rsidRPr="005C08CC">
          <w:rPr>
            <w:rStyle w:val="Hyperlink"/>
            <w:noProof/>
          </w:rPr>
          <w:fldChar w:fldCharType="end"/>
        </w:r>
      </w:ins>
    </w:p>
    <w:p w14:paraId="6E9687D0" w14:textId="77777777" w:rsidR="008D1A13" w:rsidRDefault="008D1A13">
      <w:pPr>
        <w:pStyle w:val="TOC4"/>
        <w:tabs>
          <w:tab w:val="left" w:pos="1540"/>
          <w:tab w:val="right" w:leader="dot" w:pos="9350"/>
        </w:tabs>
        <w:rPr>
          <w:ins w:id="163" w:author="EndlessLove" w:date="2016-11-07T13:35:00Z"/>
          <w:noProof/>
        </w:rPr>
      </w:pPr>
      <w:ins w:id="164" w:author="EndlessLove" w:date="2016-11-07T13:35:00Z">
        <w:r w:rsidRPr="005C08CC">
          <w:rPr>
            <w:rStyle w:val="Hyperlink"/>
            <w:noProof/>
          </w:rPr>
          <w:fldChar w:fldCharType="begin"/>
        </w:r>
        <w:r w:rsidRPr="005C08CC">
          <w:rPr>
            <w:rStyle w:val="Hyperlink"/>
            <w:noProof/>
          </w:rPr>
          <w:instrText xml:space="preserve"> </w:instrText>
        </w:r>
        <w:r>
          <w:rPr>
            <w:noProof/>
          </w:rPr>
          <w:instrText>HYPERLINK \l "_Toc466289123"</w:instrText>
        </w:r>
        <w:r w:rsidRPr="005C08CC">
          <w:rPr>
            <w:rStyle w:val="Hyperlink"/>
            <w:noProof/>
          </w:rPr>
          <w:instrText xml:space="preserve"> </w:instrText>
        </w:r>
        <w:r w:rsidRPr="005C08CC">
          <w:rPr>
            <w:rStyle w:val="Hyperlink"/>
            <w:noProof/>
          </w:rPr>
          <w:fldChar w:fldCharType="separate"/>
        </w:r>
        <w:r w:rsidRPr="005C08CC">
          <w:rPr>
            <w:rStyle w:val="Hyperlink"/>
            <w:noProof/>
          </w:rPr>
          <w:t>3.2.7</w:t>
        </w:r>
        <w:r>
          <w:rPr>
            <w:noProof/>
          </w:rPr>
          <w:tab/>
        </w:r>
        <w:r w:rsidRPr="005C08CC">
          <w:rPr>
            <w:rStyle w:val="Hyperlink"/>
            <w:noProof/>
          </w:rPr>
          <w:t>Chức năng quản lí đơn hàng</w:t>
        </w:r>
        <w:r>
          <w:rPr>
            <w:noProof/>
            <w:webHidden/>
          </w:rPr>
          <w:tab/>
        </w:r>
        <w:r>
          <w:rPr>
            <w:noProof/>
            <w:webHidden/>
          </w:rPr>
          <w:fldChar w:fldCharType="begin"/>
        </w:r>
        <w:r>
          <w:rPr>
            <w:noProof/>
            <w:webHidden/>
          </w:rPr>
          <w:instrText xml:space="preserve"> PAGEREF _Toc466289123 \h </w:instrText>
        </w:r>
      </w:ins>
      <w:r>
        <w:rPr>
          <w:noProof/>
          <w:webHidden/>
        </w:rPr>
      </w:r>
      <w:r>
        <w:rPr>
          <w:noProof/>
          <w:webHidden/>
        </w:rPr>
        <w:fldChar w:fldCharType="separate"/>
      </w:r>
      <w:ins w:id="165" w:author="EndlessLove" w:date="2016-11-08T21:53:00Z">
        <w:r w:rsidR="00674AC2">
          <w:rPr>
            <w:noProof/>
            <w:webHidden/>
          </w:rPr>
          <w:t>2</w:t>
        </w:r>
      </w:ins>
      <w:ins w:id="166" w:author="EndlessLove" w:date="2016-11-07T13:35:00Z">
        <w:r>
          <w:rPr>
            <w:noProof/>
            <w:webHidden/>
          </w:rPr>
          <w:fldChar w:fldCharType="end"/>
        </w:r>
        <w:r w:rsidRPr="005C08CC">
          <w:rPr>
            <w:rStyle w:val="Hyperlink"/>
            <w:noProof/>
          </w:rPr>
          <w:fldChar w:fldCharType="end"/>
        </w:r>
      </w:ins>
    </w:p>
    <w:p w14:paraId="1FE51B91" w14:textId="77777777" w:rsidR="008D1A13" w:rsidRDefault="008D1A13">
      <w:pPr>
        <w:pStyle w:val="TOC4"/>
        <w:tabs>
          <w:tab w:val="left" w:pos="1540"/>
          <w:tab w:val="right" w:leader="dot" w:pos="9350"/>
        </w:tabs>
        <w:rPr>
          <w:ins w:id="167" w:author="EndlessLove" w:date="2016-11-07T13:35:00Z"/>
          <w:noProof/>
        </w:rPr>
      </w:pPr>
      <w:ins w:id="168" w:author="EndlessLove" w:date="2016-11-07T13:35:00Z">
        <w:r w:rsidRPr="005C08CC">
          <w:rPr>
            <w:rStyle w:val="Hyperlink"/>
            <w:noProof/>
          </w:rPr>
          <w:fldChar w:fldCharType="begin"/>
        </w:r>
        <w:r w:rsidRPr="005C08CC">
          <w:rPr>
            <w:rStyle w:val="Hyperlink"/>
            <w:noProof/>
          </w:rPr>
          <w:instrText xml:space="preserve"> </w:instrText>
        </w:r>
        <w:r>
          <w:rPr>
            <w:noProof/>
          </w:rPr>
          <w:instrText>HYPERLINK \l "_Toc466289124"</w:instrText>
        </w:r>
        <w:r w:rsidRPr="005C08CC">
          <w:rPr>
            <w:rStyle w:val="Hyperlink"/>
            <w:noProof/>
          </w:rPr>
          <w:instrText xml:space="preserve"> </w:instrText>
        </w:r>
        <w:r w:rsidRPr="005C08CC">
          <w:rPr>
            <w:rStyle w:val="Hyperlink"/>
            <w:noProof/>
          </w:rPr>
          <w:fldChar w:fldCharType="separate"/>
        </w:r>
        <w:r w:rsidRPr="005C08CC">
          <w:rPr>
            <w:rStyle w:val="Hyperlink"/>
            <w:noProof/>
          </w:rPr>
          <w:t>3.2.8</w:t>
        </w:r>
        <w:r>
          <w:rPr>
            <w:noProof/>
          </w:rPr>
          <w:tab/>
        </w:r>
        <w:r w:rsidRPr="005C08CC">
          <w:rPr>
            <w:rStyle w:val="Hyperlink"/>
            <w:noProof/>
          </w:rPr>
          <w:t>Chức năng quản lí tin tức</w:t>
        </w:r>
        <w:r>
          <w:rPr>
            <w:noProof/>
            <w:webHidden/>
          </w:rPr>
          <w:tab/>
        </w:r>
        <w:r>
          <w:rPr>
            <w:noProof/>
            <w:webHidden/>
          </w:rPr>
          <w:fldChar w:fldCharType="begin"/>
        </w:r>
        <w:r>
          <w:rPr>
            <w:noProof/>
            <w:webHidden/>
          </w:rPr>
          <w:instrText xml:space="preserve"> PAGEREF _Toc466289124 \h </w:instrText>
        </w:r>
      </w:ins>
      <w:r>
        <w:rPr>
          <w:noProof/>
          <w:webHidden/>
        </w:rPr>
      </w:r>
      <w:r>
        <w:rPr>
          <w:noProof/>
          <w:webHidden/>
        </w:rPr>
        <w:fldChar w:fldCharType="separate"/>
      </w:r>
      <w:ins w:id="169" w:author="EndlessLove" w:date="2016-11-08T21:53:00Z">
        <w:r w:rsidR="00674AC2">
          <w:rPr>
            <w:noProof/>
            <w:webHidden/>
          </w:rPr>
          <w:t>2</w:t>
        </w:r>
      </w:ins>
      <w:ins w:id="170" w:author="EndlessLove" w:date="2016-11-07T13:35:00Z">
        <w:r>
          <w:rPr>
            <w:noProof/>
            <w:webHidden/>
          </w:rPr>
          <w:fldChar w:fldCharType="end"/>
        </w:r>
        <w:r w:rsidRPr="005C08CC">
          <w:rPr>
            <w:rStyle w:val="Hyperlink"/>
            <w:noProof/>
          </w:rPr>
          <w:fldChar w:fldCharType="end"/>
        </w:r>
      </w:ins>
    </w:p>
    <w:p w14:paraId="335F5DD2" w14:textId="77777777" w:rsidR="008D1A13" w:rsidRDefault="008D1A13">
      <w:pPr>
        <w:pStyle w:val="TOC4"/>
        <w:tabs>
          <w:tab w:val="left" w:pos="1540"/>
          <w:tab w:val="right" w:leader="dot" w:pos="9350"/>
        </w:tabs>
        <w:rPr>
          <w:ins w:id="171" w:author="EndlessLove" w:date="2016-11-07T13:35:00Z"/>
          <w:noProof/>
        </w:rPr>
      </w:pPr>
      <w:ins w:id="172" w:author="EndlessLove" w:date="2016-11-07T13:35:00Z">
        <w:r w:rsidRPr="005C08CC">
          <w:rPr>
            <w:rStyle w:val="Hyperlink"/>
            <w:noProof/>
          </w:rPr>
          <w:fldChar w:fldCharType="begin"/>
        </w:r>
        <w:r w:rsidRPr="005C08CC">
          <w:rPr>
            <w:rStyle w:val="Hyperlink"/>
            <w:noProof/>
          </w:rPr>
          <w:instrText xml:space="preserve"> </w:instrText>
        </w:r>
        <w:r>
          <w:rPr>
            <w:noProof/>
          </w:rPr>
          <w:instrText>HYPERLINK \l "_Toc466289125"</w:instrText>
        </w:r>
        <w:r w:rsidRPr="005C08CC">
          <w:rPr>
            <w:rStyle w:val="Hyperlink"/>
            <w:noProof/>
          </w:rPr>
          <w:instrText xml:space="preserve"> </w:instrText>
        </w:r>
        <w:r w:rsidRPr="005C08CC">
          <w:rPr>
            <w:rStyle w:val="Hyperlink"/>
            <w:noProof/>
          </w:rPr>
          <w:fldChar w:fldCharType="separate"/>
        </w:r>
        <w:r w:rsidRPr="005C08CC">
          <w:rPr>
            <w:rStyle w:val="Hyperlink"/>
            <w:noProof/>
          </w:rPr>
          <w:t>3.2.9</w:t>
        </w:r>
        <w:r>
          <w:rPr>
            <w:noProof/>
          </w:rPr>
          <w:tab/>
        </w:r>
        <w:r w:rsidRPr="005C08CC">
          <w:rPr>
            <w:rStyle w:val="Hyperlink"/>
            <w:noProof/>
          </w:rPr>
          <w:t xml:space="preserve"> Chức năng quản lí bình luận</w:t>
        </w:r>
        <w:r>
          <w:rPr>
            <w:noProof/>
            <w:webHidden/>
          </w:rPr>
          <w:tab/>
        </w:r>
        <w:r>
          <w:rPr>
            <w:noProof/>
            <w:webHidden/>
          </w:rPr>
          <w:fldChar w:fldCharType="begin"/>
        </w:r>
        <w:r>
          <w:rPr>
            <w:noProof/>
            <w:webHidden/>
          </w:rPr>
          <w:instrText xml:space="preserve"> PAGEREF _Toc466289125 \h </w:instrText>
        </w:r>
      </w:ins>
      <w:r>
        <w:rPr>
          <w:noProof/>
          <w:webHidden/>
        </w:rPr>
      </w:r>
      <w:r>
        <w:rPr>
          <w:noProof/>
          <w:webHidden/>
        </w:rPr>
        <w:fldChar w:fldCharType="separate"/>
      </w:r>
      <w:ins w:id="173" w:author="EndlessLove" w:date="2016-11-08T21:53:00Z">
        <w:r w:rsidR="00674AC2">
          <w:rPr>
            <w:noProof/>
            <w:webHidden/>
          </w:rPr>
          <w:t>2</w:t>
        </w:r>
      </w:ins>
      <w:ins w:id="174" w:author="EndlessLove" w:date="2016-11-07T13:35:00Z">
        <w:r>
          <w:rPr>
            <w:noProof/>
            <w:webHidden/>
          </w:rPr>
          <w:fldChar w:fldCharType="end"/>
        </w:r>
        <w:r w:rsidRPr="005C08CC">
          <w:rPr>
            <w:rStyle w:val="Hyperlink"/>
            <w:noProof/>
          </w:rPr>
          <w:fldChar w:fldCharType="end"/>
        </w:r>
      </w:ins>
    </w:p>
    <w:p w14:paraId="6C9F1A74" w14:textId="77777777" w:rsidR="008D1A13" w:rsidRDefault="008D1A13">
      <w:pPr>
        <w:pStyle w:val="TOC4"/>
        <w:tabs>
          <w:tab w:val="right" w:leader="dot" w:pos="9350"/>
        </w:tabs>
        <w:rPr>
          <w:ins w:id="175" w:author="EndlessLove" w:date="2016-11-07T13:35:00Z"/>
          <w:noProof/>
        </w:rPr>
      </w:pPr>
      <w:ins w:id="176" w:author="EndlessLove" w:date="2016-11-07T13:35:00Z">
        <w:r w:rsidRPr="005C08CC">
          <w:rPr>
            <w:rStyle w:val="Hyperlink"/>
            <w:noProof/>
          </w:rPr>
          <w:fldChar w:fldCharType="begin"/>
        </w:r>
        <w:r w:rsidRPr="005C08CC">
          <w:rPr>
            <w:rStyle w:val="Hyperlink"/>
            <w:noProof/>
          </w:rPr>
          <w:instrText xml:space="preserve"> </w:instrText>
        </w:r>
        <w:r>
          <w:rPr>
            <w:noProof/>
          </w:rPr>
          <w:instrText>HYPERLINK \l "_Toc466289126"</w:instrText>
        </w:r>
        <w:r w:rsidRPr="005C08CC">
          <w:rPr>
            <w:rStyle w:val="Hyperlink"/>
            <w:noProof/>
          </w:rPr>
          <w:instrText xml:space="preserve"> </w:instrText>
        </w:r>
        <w:r w:rsidRPr="005C08CC">
          <w:rPr>
            <w:rStyle w:val="Hyperlink"/>
            <w:noProof/>
          </w:rPr>
          <w:fldChar w:fldCharType="separate"/>
        </w:r>
        <w:r w:rsidRPr="005C08CC">
          <w:rPr>
            <w:rStyle w:val="Hyperlink"/>
            <w:noProof/>
          </w:rPr>
          <w:t>3.2.10 Chức năng liên hệ (phản  hồi)</w:t>
        </w:r>
        <w:r>
          <w:rPr>
            <w:noProof/>
            <w:webHidden/>
          </w:rPr>
          <w:tab/>
        </w:r>
        <w:r>
          <w:rPr>
            <w:noProof/>
            <w:webHidden/>
          </w:rPr>
          <w:fldChar w:fldCharType="begin"/>
        </w:r>
        <w:r>
          <w:rPr>
            <w:noProof/>
            <w:webHidden/>
          </w:rPr>
          <w:instrText xml:space="preserve"> PAGEREF _Toc466289126 \h </w:instrText>
        </w:r>
      </w:ins>
      <w:r>
        <w:rPr>
          <w:noProof/>
          <w:webHidden/>
        </w:rPr>
      </w:r>
      <w:r>
        <w:rPr>
          <w:noProof/>
          <w:webHidden/>
        </w:rPr>
        <w:fldChar w:fldCharType="separate"/>
      </w:r>
      <w:ins w:id="177" w:author="EndlessLove" w:date="2016-11-08T21:53:00Z">
        <w:r w:rsidR="00674AC2">
          <w:rPr>
            <w:noProof/>
            <w:webHidden/>
          </w:rPr>
          <w:t>2</w:t>
        </w:r>
      </w:ins>
      <w:ins w:id="178" w:author="EndlessLove" w:date="2016-11-07T13:35:00Z">
        <w:r>
          <w:rPr>
            <w:noProof/>
            <w:webHidden/>
          </w:rPr>
          <w:fldChar w:fldCharType="end"/>
        </w:r>
        <w:r w:rsidRPr="005C08CC">
          <w:rPr>
            <w:rStyle w:val="Hyperlink"/>
            <w:noProof/>
          </w:rPr>
          <w:fldChar w:fldCharType="end"/>
        </w:r>
      </w:ins>
    </w:p>
    <w:p w14:paraId="2EC6B3D3" w14:textId="77777777" w:rsidR="008D1A13" w:rsidRDefault="008D1A13">
      <w:pPr>
        <w:pStyle w:val="TOC4"/>
        <w:tabs>
          <w:tab w:val="right" w:leader="dot" w:pos="9350"/>
        </w:tabs>
        <w:rPr>
          <w:ins w:id="179" w:author="EndlessLove" w:date="2016-11-07T13:35:00Z"/>
          <w:noProof/>
        </w:rPr>
      </w:pPr>
      <w:ins w:id="180" w:author="EndlessLove" w:date="2016-11-07T13:35:00Z">
        <w:r w:rsidRPr="005C08CC">
          <w:rPr>
            <w:rStyle w:val="Hyperlink"/>
            <w:noProof/>
          </w:rPr>
          <w:fldChar w:fldCharType="begin"/>
        </w:r>
        <w:r w:rsidRPr="005C08CC">
          <w:rPr>
            <w:rStyle w:val="Hyperlink"/>
            <w:noProof/>
          </w:rPr>
          <w:instrText xml:space="preserve"> </w:instrText>
        </w:r>
        <w:r>
          <w:rPr>
            <w:noProof/>
          </w:rPr>
          <w:instrText>HYPERLINK \l "_Toc466289127"</w:instrText>
        </w:r>
        <w:r w:rsidRPr="005C08CC">
          <w:rPr>
            <w:rStyle w:val="Hyperlink"/>
            <w:noProof/>
          </w:rPr>
          <w:instrText xml:space="preserve"> </w:instrText>
        </w:r>
        <w:r w:rsidRPr="005C08CC">
          <w:rPr>
            <w:rStyle w:val="Hyperlink"/>
            <w:noProof/>
          </w:rPr>
          <w:fldChar w:fldCharType="separate"/>
        </w:r>
        <w:r w:rsidRPr="005C08CC">
          <w:rPr>
            <w:rStyle w:val="Hyperlink"/>
            <w:noProof/>
          </w:rPr>
          <w:t>3.2.11 Chức năng đánh giá website của</w:t>
        </w:r>
        <w:r>
          <w:rPr>
            <w:noProof/>
            <w:webHidden/>
          </w:rPr>
          <w:tab/>
        </w:r>
        <w:r>
          <w:rPr>
            <w:noProof/>
            <w:webHidden/>
          </w:rPr>
          <w:fldChar w:fldCharType="begin"/>
        </w:r>
        <w:r>
          <w:rPr>
            <w:noProof/>
            <w:webHidden/>
          </w:rPr>
          <w:instrText xml:space="preserve"> PAGEREF _Toc466289127 \h </w:instrText>
        </w:r>
      </w:ins>
      <w:r>
        <w:rPr>
          <w:noProof/>
          <w:webHidden/>
        </w:rPr>
      </w:r>
      <w:r>
        <w:rPr>
          <w:noProof/>
          <w:webHidden/>
        </w:rPr>
        <w:fldChar w:fldCharType="separate"/>
      </w:r>
      <w:ins w:id="181" w:author="EndlessLove" w:date="2016-11-08T21:53:00Z">
        <w:r w:rsidR="00674AC2">
          <w:rPr>
            <w:noProof/>
            <w:webHidden/>
          </w:rPr>
          <w:t>2</w:t>
        </w:r>
      </w:ins>
      <w:ins w:id="182" w:author="EndlessLove" w:date="2016-11-07T13:35:00Z">
        <w:r>
          <w:rPr>
            <w:noProof/>
            <w:webHidden/>
          </w:rPr>
          <w:fldChar w:fldCharType="end"/>
        </w:r>
        <w:r w:rsidRPr="005C08CC">
          <w:rPr>
            <w:rStyle w:val="Hyperlink"/>
            <w:noProof/>
          </w:rPr>
          <w:fldChar w:fldCharType="end"/>
        </w:r>
      </w:ins>
    </w:p>
    <w:p w14:paraId="17ED7DD9" w14:textId="77777777" w:rsidR="008D1A13" w:rsidRDefault="008D1A13">
      <w:pPr>
        <w:pStyle w:val="TOC3"/>
        <w:tabs>
          <w:tab w:val="right" w:leader="dot" w:pos="9350"/>
        </w:tabs>
        <w:rPr>
          <w:ins w:id="183" w:author="EndlessLove" w:date="2016-11-07T13:35:00Z"/>
          <w:rFonts w:eastAsiaTheme="minorEastAsia"/>
          <w:noProof/>
        </w:rPr>
      </w:pPr>
      <w:ins w:id="184" w:author="EndlessLove" w:date="2016-11-07T13:35:00Z">
        <w:r w:rsidRPr="005C08CC">
          <w:rPr>
            <w:rStyle w:val="Hyperlink"/>
            <w:noProof/>
          </w:rPr>
          <w:fldChar w:fldCharType="begin"/>
        </w:r>
        <w:r w:rsidRPr="005C08CC">
          <w:rPr>
            <w:rStyle w:val="Hyperlink"/>
            <w:noProof/>
          </w:rPr>
          <w:instrText xml:space="preserve"> </w:instrText>
        </w:r>
        <w:r>
          <w:rPr>
            <w:noProof/>
          </w:rPr>
          <w:instrText>HYPERLINK \l "_Toc466289128"</w:instrText>
        </w:r>
        <w:r w:rsidRPr="005C08CC">
          <w:rPr>
            <w:rStyle w:val="Hyperlink"/>
            <w:noProof/>
          </w:rPr>
          <w:instrText xml:space="preserve"> </w:instrText>
        </w:r>
        <w:r w:rsidRPr="005C08CC">
          <w:rPr>
            <w:rStyle w:val="Hyperlink"/>
            <w:noProof/>
          </w:rPr>
          <w:fldChar w:fldCharType="separate"/>
        </w:r>
        <w:r w:rsidRPr="005C08CC">
          <w:rPr>
            <w:rStyle w:val="Hyperlink"/>
            <w:noProof/>
          </w:rPr>
          <w:t>3.3 CÁC CHỨC NĂNG KHÁC</w:t>
        </w:r>
        <w:r>
          <w:rPr>
            <w:noProof/>
            <w:webHidden/>
          </w:rPr>
          <w:tab/>
        </w:r>
        <w:r>
          <w:rPr>
            <w:noProof/>
            <w:webHidden/>
          </w:rPr>
          <w:fldChar w:fldCharType="begin"/>
        </w:r>
        <w:r>
          <w:rPr>
            <w:noProof/>
            <w:webHidden/>
          </w:rPr>
          <w:instrText xml:space="preserve"> PAGEREF _Toc466289128 \h </w:instrText>
        </w:r>
      </w:ins>
      <w:r>
        <w:rPr>
          <w:noProof/>
          <w:webHidden/>
        </w:rPr>
      </w:r>
      <w:r>
        <w:rPr>
          <w:noProof/>
          <w:webHidden/>
        </w:rPr>
        <w:fldChar w:fldCharType="separate"/>
      </w:r>
      <w:ins w:id="185" w:author="EndlessLove" w:date="2016-11-08T21:53:00Z">
        <w:r w:rsidR="00674AC2">
          <w:rPr>
            <w:noProof/>
            <w:webHidden/>
          </w:rPr>
          <w:t>2</w:t>
        </w:r>
      </w:ins>
      <w:ins w:id="186" w:author="EndlessLove" w:date="2016-11-07T13:35:00Z">
        <w:r>
          <w:rPr>
            <w:noProof/>
            <w:webHidden/>
          </w:rPr>
          <w:fldChar w:fldCharType="end"/>
        </w:r>
        <w:r w:rsidRPr="005C08CC">
          <w:rPr>
            <w:rStyle w:val="Hyperlink"/>
            <w:noProof/>
          </w:rPr>
          <w:fldChar w:fldCharType="end"/>
        </w:r>
      </w:ins>
    </w:p>
    <w:p w14:paraId="0D01994B" w14:textId="77777777" w:rsidR="008D1A13" w:rsidRDefault="008D1A13">
      <w:pPr>
        <w:pStyle w:val="TOC1"/>
        <w:tabs>
          <w:tab w:val="right" w:leader="dot" w:pos="9350"/>
        </w:tabs>
        <w:rPr>
          <w:ins w:id="187" w:author="EndlessLove" w:date="2016-11-07T13:35:00Z"/>
          <w:rFonts w:eastAsiaTheme="minorEastAsia"/>
          <w:noProof/>
        </w:rPr>
      </w:pPr>
      <w:ins w:id="188" w:author="EndlessLove" w:date="2016-11-07T13:35:00Z">
        <w:r w:rsidRPr="005C08CC">
          <w:rPr>
            <w:rStyle w:val="Hyperlink"/>
            <w:noProof/>
          </w:rPr>
          <w:fldChar w:fldCharType="begin"/>
        </w:r>
        <w:r w:rsidRPr="005C08CC">
          <w:rPr>
            <w:rStyle w:val="Hyperlink"/>
            <w:noProof/>
          </w:rPr>
          <w:instrText xml:space="preserve"> </w:instrText>
        </w:r>
        <w:r>
          <w:rPr>
            <w:noProof/>
          </w:rPr>
          <w:instrText>HYPERLINK \l "_Toc466289129"</w:instrText>
        </w:r>
        <w:r w:rsidRPr="005C08CC">
          <w:rPr>
            <w:rStyle w:val="Hyperlink"/>
            <w:noProof/>
          </w:rPr>
          <w:instrText xml:space="preserve"> </w:instrText>
        </w:r>
        <w:r w:rsidRPr="005C08CC">
          <w:rPr>
            <w:rStyle w:val="Hyperlink"/>
            <w:noProof/>
          </w:rPr>
          <w:fldChar w:fldCharType="separate"/>
        </w:r>
        <w:r w:rsidRPr="005C08CC">
          <w:rPr>
            <w:rStyle w:val="Hyperlink"/>
            <w:noProof/>
          </w:rPr>
          <w:t>PHẦN 3: KẾT LUẬN</w:t>
        </w:r>
        <w:r>
          <w:rPr>
            <w:noProof/>
            <w:webHidden/>
          </w:rPr>
          <w:tab/>
        </w:r>
        <w:r>
          <w:rPr>
            <w:noProof/>
            <w:webHidden/>
          </w:rPr>
          <w:fldChar w:fldCharType="begin"/>
        </w:r>
        <w:r>
          <w:rPr>
            <w:noProof/>
            <w:webHidden/>
          </w:rPr>
          <w:instrText xml:space="preserve"> PAGEREF _Toc466289129 \h </w:instrText>
        </w:r>
      </w:ins>
      <w:r>
        <w:rPr>
          <w:noProof/>
          <w:webHidden/>
        </w:rPr>
      </w:r>
      <w:r>
        <w:rPr>
          <w:noProof/>
          <w:webHidden/>
        </w:rPr>
        <w:fldChar w:fldCharType="separate"/>
      </w:r>
      <w:ins w:id="189" w:author="EndlessLove" w:date="2016-11-08T21:53:00Z">
        <w:r w:rsidR="00674AC2">
          <w:rPr>
            <w:noProof/>
            <w:webHidden/>
          </w:rPr>
          <w:t>2</w:t>
        </w:r>
      </w:ins>
      <w:ins w:id="190" w:author="EndlessLove" w:date="2016-11-07T13:35:00Z">
        <w:r>
          <w:rPr>
            <w:noProof/>
            <w:webHidden/>
          </w:rPr>
          <w:fldChar w:fldCharType="end"/>
        </w:r>
        <w:r w:rsidRPr="005C08CC">
          <w:rPr>
            <w:rStyle w:val="Hyperlink"/>
            <w:noProof/>
          </w:rPr>
          <w:fldChar w:fldCharType="end"/>
        </w:r>
      </w:ins>
    </w:p>
    <w:p w14:paraId="11629336" w14:textId="77777777" w:rsidR="008D1A13" w:rsidRDefault="008D1A13">
      <w:pPr>
        <w:pStyle w:val="TOC2"/>
        <w:tabs>
          <w:tab w:val="right" w:leader="dot" w:pos="9350"/>
        </w:tabs>
        <w:rPr>
          <w:ins w:id="191" w:author="EndlessLove" w:date="2016-11-07T13:35:00Z"/>
          <w:rFonts w:eastAsiaTheme="minorEastAsia"/>
          <w:noProof/>
        </w:rPr>
      </w:pPr>
      <w:ins w:id="192" w:author="EndlessLove" w:date="2016-11-07T13:35:00Z">
        <w:r w:rsidRPr="005C08CC">
          <w:rPr>
            <w:rStyle w:val="Hyperlink"/>
            <w:noProof/>
          </w:rPr>
          <w:fldChar w:fldCharType="begin"/>
        </w:r>
        <w:r w:rsidRPr="005C08CC">
          <w:rPr>
            <w:rStyle w:val="Hyperlink"/>
            <w:noProof/>
          </w:rPr>
          <w:instrText xml:space="preserve"> </w:instrText>
        </w:r>
        <w:r>
          <w:rPr>
            <w:noProof/>
          </w:rPr>
          <w:instrText>HYPERLINK \l "_Toc466289130"</w:instrText>
        </w:r>
        <w:r w:rsidRPr="005C08CC">
          <w:rPr>
            <w:rStyle w:val="Hyperlink"/>
            <w:noProof/>
          </w:rPr>
          <w:instrText xml:space="preserve"> </w:instrText>
        </w:r>
        <w:r w:rsidRPr="005C08CC">
          <w:rPr>
            <w:rStyle w:val="Hyperlink"/>
            <w:noProof/>
          </w:rPr>
          <w:fldChar w:fldCharType="separate"/>
        </w:r>
        <w:r w:rsidRPr="005C08CC">
          <w:rPr>
            <w:rStyle w:val="Hyperlink"/>
            <w:noProof/>
          </w:rPr>
          <w:t>1.KẾT QUẢ ĐẠT ĐƯỢC</w:t>
        </w:r>
        <w:r>
          <w:rPr>
            <w:noProof/>
            <w:webHidden/>
          </w:rPr>
          <w:tab/>
        </w:r>
        <w:r>
          <w:rPr>
            <w:noProof/>
            <w:webHidden/>
          </w:rPr>
          <w:fldChar w:fldCharType="begin"/>
        </w:r>
        <w:r>
          <w:rPr>
            <w:noProof/>
            <w:webHidden/>
          </w:rPr>
          <w:instrText xml:space="preserve"> PAGEREF _Toc466289130 \h </w:instrText>
        </w:r>
      </w:ins>
      <w:r>
        <w:rPr>
          <w:noProof/>
          <w:webHidden/>
        </w:rPr>
      </w:r>
      <w:r>
        <w:rPr>
          <w:noProof/>
          <w:webHidden/>
        </w:rPr>
        <w:fldChar w:fldCharType="separate"/>
      </w:r>
      <w:ins w:id="193" w:author="EndlessLove" w:date="2016-11-08T21:53:00Z">
        <w:r w:rsidR="00674AC2">
          <w:rPr>
            <w:noProof/>
            <w:webHidden/>
          </w:rPr>
          <w:t>2</w:t>
        </w:r>
      </w:ins>
      <w:ins w:id="194" w:author="EndlessLove" w:date="2016-11-07T13:35:00Z">
        <w:r>
          <w:rPr>
            <w:noProof/>
            <w:webHidden/>
          </w:rPr>
          <w:fldChar w:fldCharType="end"/>
        </w:r>
        <w:r w:rsidRPr="005C08CC">
          <w:rPr>
            <w:rStyle w:val="Hyperlink"/>
            <w:noProof/>
          </w:rPr>
          <w:fldChar w:fldCharType="end"/>
        </w:r>
      </w:ins>
    </w:p>
    <w:p w14:paraId="0DB6449B" w14:textId="77777777" w:rsidR="008D1A13" w:rsidRDefault="008D1A13">
      <w:pPr>
        <w:pStyle w:val="TOC2"/>
        <w:tabs>
          <w:tab w:val="right" w:leader="dot" w:pos="9350"/>
        </w:tabs>
        <w:rPr>
          <w:ins w:id="195" w:author="EndlessLove" w:date="2016-11-07T13:35:00Z"/>
          <w:rFonts w:eastAsiaTheme="minorEastAsia"/>
          <w:noProof/>
        </w:rPr>
      </w:pPr>
      <w:ins w:id="196" w:author="EndlessLove" w:date="2016-11-07T13:35:00Z">
        <w:r w:rsidRPr="005C08CC">
          <w:rPr>
            <w:rStyle w:val="Hyperlink"/>
            <w:noProof/>
          </w:rPr>
          <w:fldChar w:fldCharType="begin"/>
        </w:r>
        <w:r w:rsidRPr="005C08CC">
          <w:rPr>
            <w:rStyle w:val="Hyperlink"/>
            <w:noProof/>
          </w:rPr>
          <w:instrText xml:space="preserve"> </w:instrText>
        </w:r>
        <w:r>
          <w:rPr>
            <w:noProof/>
          </w:rPr>
          <w:instrText>HYPERLINK \l "_Toc466289131"</w:instrText>
        </w:r>
        <w:r w:rsidRPr="005C08CC">
          <w:rPr>
            <w:rStyle w:val="Hyperlink"/>
            <w:noProof/>
          </w:rPr>
          <w:instrText xml:space="preserve"> </w:instrText>
        </w:r>
        <w:r w:rsidRPr="005C08CC">
          <w:rPr>
            <w:rStyle w:val="Hyperlink"/>
            <w:noProof/>
          </w:rPr>
          <w:fldChar w:fldCharType="separate"/>
        </w:r>
        <w:r w:rsidRPr="005C08CC">
          <w:rPr>
            <w:rStyle w:val="Hyperlink"/>
            <w:noProof/>
          </w:rPr>
          <w:t>2. HƯỚNG PHÁT TRIỂN CHO WEBSITE</w:t>
        </w:r>
        <w:r>
          <w:rPr>
            <w:noProof/>
            <w:webHidden/>
          </w:rPr>
          <w:tab/>
        </w:r>
        <w:r>
          <w:rPr>
            <w:noProof/>
            <w:webHidden/>
          </w:rPr>
          <w:fldChar w:fldCharType="begin"/>
        </w:r>
        <w:r>
          <w:rPr>
            <w:noProof/>
            <w:webHidden/>
          </w:rPr>
          <w:instrText xml:space="preserve"> PAGEREF _Toc466289131 \h </w:instrText>
        </w:r>
      </w:ins>
      <w:r>
        <w:rPr>
          <w:noProof/>
          <w:webHidden/>
        </w:rPr>
      </w:r>
      <w:r>
        <w:rPr>
          <w:noProof/>
          <w:webHidden/>
        </w:rPr>
        <w:fldChar w:fldCharType="separate"/>
      </w:r>
      <w:ins w:id="197" w:author="EndlessLove" w:date="2016-11-08T21:53:00Z">
        <w:r w:rsidR="00674AC2">
          <w:rPr>
            <w:noProof/>
            <w:webHidden/>
          </w:rPr>
          <w:t>2</w:t>
        </w:r>
      </w:ins>
      <w:ins w:id="198" w:author="EndlessLove" w:date="2016-11-07T13:35:00Z">
        <w:r>
          <w:rPr>
            <w:noProof/>
            <w:webHidden/>
          </w:rPr>
          <w:fldChar w:fldCharType="end"/>
        </w:r>
        <w:r w:rsidRPr="005C08CC">
          <w:rPr>
            <w:rStyle w:val="Hyperlink"/>
            <w:noProof/>
          </w:rPr>
          <w:fldChar w:fldCharType="end"/>
        </w:r>
      </w:ins>
    </w:p>
    <w:p w14:paraId="075B6E39" w14:textId="13C94380" w:rsidR="00B40C08" w:rsidRDefault="008D1A13">
      <w:pPr>
        <w:rPr>
          <w:ins w:id="199" w:author="EndlessLove" w:date="2016-11-07T08:31:00Z"/>
          <w:rFonts w:ascii="Times New Roman" w:hAnsi="Times New Roman" w:cs="Times New Roman"/>
          <w:sz w:val="26"/>
          <w:szCs w:val="26"/>
        </w:rPr>
        <w:pPrChange w:id="200" w:author="EndlessLove" w:date="2016-09-27T12:14:00Z">
          <w:pPr>
            <w:pStyle w:val="Heading1"/>
            <w:spacing w:after="360" w:line="360" w:lineRule="auto"/>
          </w:pPr>
        </w:pPrChange>
      </w:pPr>
      <w:ins w:id="201" w:author="EndlessLove" w:date="2016-11-07T13:35:00Z">
        <w:r>
          <w:rPr>
            <w:rFonts w:ascii="Times New Roman" w:hAnsi="Times New Roman" w:cs="Times New Roman"/>
            <w:b/>
            <w:sz w:val="26"/>
            <w:szCs w:val="26"/>
          </w:rPr>
          <w:fldChar w:fldCharType="end"/>
        </w:r>
      </w:ins>
    </w:p>
    <w:p w14:paraId="59A0450A" w14:textId="77777777" w:rsidR="00B40C08" w:rsidRDefault="00B40C08">
      <w:pPr>
        <w:rPr>
          <w:ins w:id="202" w:author="EndlessLove" w:date="2016-11-07T08:31:00Z"/>
          <w:rFonts w:ascii="Times New Roman" w:hAnsi="Times New Roman" w:cs="Times New Roman"/>
          <w:sz w:val="26"/>
          <w:szCs w:val="26"/>
        </w:rPr>
        <w:pPrChange w:id="203" w:author="EndlessLove" w:date="2016-09-27T12:14:00Z">
          <w:pPr>
            <w:pStyle w:val="Heading1"/>
            <w:spacing w:after="360" w:line="360" w:lineRule="auto"/>
          </w:pPr>
        </w:pPrChange>
      </w:pPr>
    </w:p>
    <w:p w14:paraId="748583A5" w14:textId="77777777" w:rsidR="00B40C08" w:rsidRDefault="00B40C08">
      <w:pPr>
        <w:rPr>
          <w:ins w:id="204" w:author="EndlessLove" w:date="2016-11-07T08:31:00Z"/>
          <w:rFonts w:ascii="Times New Roman" w:hAnsi="Times New Roman" w:cs="Times New Roman"/>
          <w:sz w:val="26"/>
          <w:szCs w:val="26"/>
        </w:rPr>
        <w:pPrChange w:id="205" w:author="EndlessLove" w:date="2016-09-27T12:14:00Z">
          <w:pPr>
            <w:pStyle w:val="Heading1"/>
            <w:spacing w:after="360" w:line="360" w:lineRule="auto"/>
          </w:pPr>
        </w:pPrChange>
      </w:pPr>
    </w:p>
    <w:p w14:paraId="41184A2D" w14:textId="77777777" w:rsidR="00B40C08" w:rsidRDefault="00B40C08">
      <w:pPr>
        <w:rPr>
          <w:ins w:id="206" w:author="EndlessLove" w:date="2016-11-07T08:31:00Z"/>
          <w:rFonts w:ascii="Times New Roman" w:hAnsi="Times New Roman" w:cs="Times New Roman"/>
          <w:sz w:val="26"/>
          <w:szCs w:val="26"/>
        </w:rPr>
        <w:pPrChange w:id="207" w:author="EndlessLove" w:date="2016-09-27T12:14:00Z">
          <w:pPr>
            <w:pStyle w:val="Heading1"/>
            <w:spacing w:after="360" w:line="360" w:lineRule="auto"/>
          </w:pPr>
        </w:pPrChange>
      </w:pPr>
    </w:p>
    <w:p w14:paraId="5BE2764A" w14:textId="77777777" w:rsidR="00B40C08" w:rsidRDefault="00B40C08">
      <w:pPr>
        <w:rPr>
          <w:ins w:id="208" w:author="EndlessLove" w:date="2016-11-07T08:31:00Z"/>
          <w:rFonts w:ascii="Times New Roman" w:hAnsi="Times New Roman" w:cs="Times New Roman"/>
          <w:sz w:val="26"/>
          <w:szCs w:val="26"/>
        </w:rPr>
        <w:pPrChange w:id="209" w:author="EndlessLove" w:date="2016-09-27T12:14:00Z">
          <w:pPr>
            <w:pStyle w:val="Heading1"/>
            <w:spacing w:after="360" w:line="360" w:lineRule="auto"/>
          </w:pPr>
        </w:pPrChange>
      </w:pPr>
    </w:p>
    <w:p w14:paraId="19E0DBD6" w14:textId="77777777" w:rsidR="00B40C08" w:rsidRDefault="00B40C08">
      <w:pPr>
        <w:rPr>
          <w:ins w:id="210" w:author="EndlessLove" w:date="2016-11-07T08:31:00Z"/>
          <w:rFonts w:ascii="Times New Roman" w:hAnsi="Times New Roman" w:cs="Times New Roman"/>
          <w:sz w:val="26"/>
          <w:szCs w:val="26"/>
        </w:rPr>
        <w:pPrChange w:id="211" w:author="EndlessLove" w:date="2016-09-27T12:14:00Z">
          <w:pPr>
            <w:pStyle w:val="Heading1"/>
            <w:spacing w:after="360" w:line="360" w:lineRule="auto"/>
          </w:pPr>
        </w:pPrChange>
      </w:pPr>
    </w:p>
    <w:p w14:paraId="625E6A3F" w14:textId="77777777" w:rsidR="00B40C08" w:rsidRDefault="00B40C08">
      <w:pPr>
        <w:rPr>
          <w:ins w:id="212" w:author="EndlessLove" w:date="2016-11-07T08:31:00Z"/>
          <w:rFonts w:ascii="Times New Roman" w:hAnsi="Times New Roman" w:cs="Times New Roman"/>
          <w:sz w:val="26"/>
          <w:szCs w:val="26"/>
        </w:rPr>
        <w:pPrChange w:id="213" w:author="EndlessLove" w:date="2016-09-27T12:14:00Z">
          <w:pPr>
            <w:pStyle w:val="Heading1"/>
            <w:spacing w:after="360" w:line="360" w:lineRule="auto"/>
          </w:pPr>
        </w:pPrChange>
      </w:pPr>
    </w:p>
    <w:p w14:paraId="5B1ED3FE" w14:textId="77777777" w:rsidR="00B40C08" w:rsidRDefault="00B40C08">
      <w:pPr>
        <w:rPr>
          <w:ins w:id="214" w:author="EndlessLove" w:date="2016-11-07T08:31:00Z"/>
          <w:rFonts w:ascii="Times New Roman" w:hAnsi="Times New Roman" w:cs="Times New Roman"/>
          <w:sz w:val="26"/>
          <w:szCs w:val="26"/>
        </w:rPr>
        <w:pPrChange w:id="215" w:author="EndlessLove" w:date="2016-09-27T12:14:00Z">
          <w:pPr>
            <w:pStyle w:val="Heading1"/>
            <w:spacing w:after="360" w:line="360" w:lineRule="auto"/>
          </w:pPr>
        </w:pPrChange>
      </w:pPr>
    </w:p>
    <w:p w14:paraId="48B7A0B3" w14:textId="77777777" w:rsidR="00B40C08" w:rsidRDefault="00B40C08">
      <w:pPr>
        <w:rPr>
          <w:ins w:id="216" w:author="EndlessLove" w:date="2016-11-07T08:31:00Z"/>
          <w:rFonts w:ascii="Times New Roman" w:hAnsi="Times New Roman" w:cs="Times New Roman"/>
          <w:sz w:val="26"/>
          <w:szCs w:val="26"/>
        </w:rPr>
        <w:pPrChange w:id="217" w:author="EndlessLove" w:date="2016-09-27T12:14:00Z">
          <w:pPr>
            <w:pStyle w:val="Heading1"/>
            <w:spacing w:after="360" w:line="360" w:lineRule="auto"/>
          </w:pPr>
        </w:pPrChange>
      </w:pPr>
    </w:p>
    <w:p w14:paraId="479CBC4F" w14:textId="77777777" w:rsidR="00B40C08" w:rsidRDefault="00B40C08">
      <w:pPr>
        <w:rPr>
          <w:ins w:id="218" w:author="EndlessLove" w:date="2016-11-07T08:31:00Z"/>
          <w:rFonts w:ascii="Times New Roman" w:hAnsi="Times New Roman" w:cs="Times New Roman"/>
          <w:sz w:val="26"/>
          <w:szCs w:val="26"/>
        </w:rPr>
        <w:pPrChange w:id="219" w:author="EndlessLove" w:date="2016-09-27T12:14:00Z">
          <w:pPr>
            <w:pStyle w:val="Heading1"/>
            <w:spacing w:after="360" w:line="360" w:lineRule="auto"/>
          </w:pPr>
        </w:pPrChange>
      </w:pPr>
    </w:p>
    <w:p w14:paraId="62F0EEE6" w14:textId="77777777" w:rsidR="00B40C08" w:rsidRDefault="00B40C08">
      <w:pPr>
        <w:rPr>
          <w:ins w:id="220" w:author="EndlessLove" w:date="2016-11-07T08:31:00Z"/>
          <w:rFonts w:ascii="Times New Roman" w:hAnsi="Times New Roman" w:cs="Times New Roman"/>
          <w:sz w:val="26"/>
          <w:szCs w:val="26"/>
        </w:rPr>
        <w:pPrChange w:id="221" w:author="EndlessLove" w:date="2016-09-27T12:14:00Z">
          <w:pPr>
            <w:pStyle w:val="Heading1"/>
            <w:spacing w:after="360" w:line="360" w:lineRule="auto"/>
          </w:pPr>
        </w:pPrChange>
      </w:pPr>
    </w:p>
    <w:p w14:paraId="5009E357" w14:textId="77777777" w:rsidR="00B40C08" w:rsidRDefault="00B40C08">
      <w:pPr>
        <w:rPr>
          <w:ins w:id="222" w:author="EndlessLove" w:date="2016-11-07T08:31:00Z"/>
          <w:rFonts w:ascii="Times New Roman" w:hAnsi="Times New Roman" w:cs="Times New Roman"/>
          <w:sz w:val="26"/>
          <w:szCs w:val="26"/>
        </w:rPr>
        <w:pPrChange w:id="223" w:author="EndlessLove" w:date="2016-09-27T12:14:00Z">
          <w:pPr>
            <w:pStyle w:val="Heading1"/>
            <w:spacing w:after="360" w:line="360" w:lineRule="auto"/>
          </w:pPr>
        </w:pPrChange>
      </w:pPr>
    </w:p>
    <w:p w14:paraId="26636F20" w14:textId="77777777" w:rsidR="00B40C08" w:rsidRDefault="00B40C08">
      <w:pPr>
        <w:rPr>
          <w:ins w:id="224" w:author="EndlessLove" w:date="2016-11-07T08:31:00Z"/>
          <w:rFonts w:ascii="Times New Roman" w:hAnsi="Times New Roman" w:cs="Times New Roman"/>
          <w:sz w:val="26"/>
          <w:szCs w:val="26"/>
        </w:rPr>
        <w:pPrChange w:id="225" w:author="EndlessLove" w:date="2016-09-27T12:14:00Z">
          <w:pPr>
            <w:pStyle w:val="Heading1"/>
            <w:spacing w:after="360" w:line="360" w:lineRule="auto"/>
          </w:pPr>
        </w:pPrChange>
      </w:pPr>
    </w:p>
    <w:p w14:paraId="4FAAF564" w14:textId="77777777" w:rsidR="00B40C08" w:rsidRDefault="00B40C08">
      <w:pPr>
        <w:rPr>
          <w:ins w:id="226" w:author="EndlessLove" w:date="2016-11-07T08:31:00Z"/>
          <w:rFonts w:ascii="Times New Roman" w:hAnsi="Times New Roman" w:cs="Times New Roman"/>
          <w:sz w:val="26"/>
          <w:szCs w:val="26"/>
        </w:rPr>
        <w:pPrChange w:id="227" w:author="EndlessLove" w:date="2016-09-27T12:14:00Z">
          <w:pPr>
            <w:pStyle w:val="Heading1"/>
            <w:spacing w:after="360" w:line="360" w:lineRule="auto"/>
          </w:pPr>
        </w:pPrChange>
      </w:pPr>
    </w:p>
    <w:p w14:paraId="6C94E434" w14:textId="77777777" w:rsidR="00B40C08" w:rsidRDefault="00B40C08">
      <w:pPr>
        <w:rPr>
          <w:ins w:id="228" w:author="EndlessLove" w:date="2016-11-07T08:31:00Z"/>
          <w:rFonts w:ascii="Times New Roman" w:hAnsi="Times New Roman" w:cs="Times New Roman"/>
          <w:sz w:val="26"/>
          <w:szCs w:val="26"/>
        </w:rPr>
        <w:pPrChange w:id="229" w:author="EndlessLove" w:date="2016-09-27T12:14:00Z">
          <w:pPr>
            <w:pStyle w:val="Heading1"/>
            <w:spacing w:after="360" w:line="360" w:lineRule="auto"/>
          </w:pPr>
        </w:pPrChange>
      </w:pPr>
    </w:p>
    <w:p w14:paraId="270387CB" w14:textId="77777777" w:rsidR="00B40C08" w:rsidRDefault="00B40C08">
      <w:pPr>
        <w:rPr>
          <w:ins w:id="230" w:author="EndlessLove" w:date="2016-11-07T08:31:00Z"/>
          <w:rFonts w:ascii="Times New Roman" w:hAnsi="Times New Roman" w:cs="Times New Roman"/>
          <w:sz w:val="26"/>
          <w:szCs w:val="26"/>
        </w:rPr>
        <w:pPrChange w:id="231" w:author="EndlessLove" w:date="2016-09-27T12:14:00Z">
          <w:pPr>
            <w:pStyle w:val="Heading1"/>
            <w:spacing w:after="360" w:line="360" w:lineRule="auto"/>
          </w:pPr>
        </w:pPrChange>
      </w:pPr>
    </w:p>
    <w:p w14:paraId="2C9CA803" w14:textId="77777777" w:rsidR="00B40C08" w:rsidRDefault="00B40C08">
      <w:pPr>
        <w:rPr>
          <w:ins w:id="232" w:author="EndlessLove" w:date="2016-11-07T08:31:00Z"/>
          <w:rFonts w:ascii="Times New Roman" w:hAnsi="Times New Roman" w:cs="Times New Roman"/>
          <w:sz w:val="26"/>
          <w:szCs w:val="26"/>
        </w:rPr>
        <w:pPrChange w:id="233" w:author="EndlessLove" w:date="2016-09-27T12:14:00Z">
          <w:pPr>
            <w:pStyle w:val="Heading1"/>
            <w:spacing w:after="360" w:line="360" w:lineRule="auto"/>
          </w:pPr>
        </w:pPrChange>
      </w:pPr>
    </w:p>
    <w:p w14:paraId="65F40BE6" w14:textId="739D0FDB" w:rsidR="00C15F07" w:rsidRDefault="00C15F07">
      <w:pPr>
        <w:rPr>
          <w:ins w:id="234" w:author="EndlessLove" w:date="2016-09-27T12:15:00Z"/>
          <w:rFonts w:ascii="Times New Roman" w:hAnsi="Times New Roman" w:cs="Times New Roman"/>
          <w:sz w:val="26"/>
          <w:szCs w:val="26"/>
        </w:rPr>
        <w:pPrChange w:id="235" w:author="EndlessLove" w:date="2016-09-27T12:14:00Z">
          <w:pPr>
            <w:pStyle w:val="Heading1"/>
            <w:spacing w:after="360" w:line="360" w:lineRule="auto"/>
          </w:pPr>
        </w:pPrChange>
      </w:pPr>
      <w:ins w:id="236" w:author="EndlessLove" w:date="2016-09-27T12:14:00Z">
        <w:r w:rsidRPr="00C15F07">
          <w:rPr>
            <w:rFonts w:ascii="Times New Roman" w:hAnsi="Times New Roman" w:cs="Times New Roman"/>
            <w:b/>
            <w:sz w:val="26"/>
            <w:szCs w:val="26"/>
            <w:rPrChange w:id="237" w:author="EndlessLove" w:date="2016-09-27T12:14:00Z">
              <w:rPr/>
            </w:rPrChange>
          </w:rPr>
          <w:t>Hình ảnh</w:t>
        </w:r>
        <w:r>
          <w:rPr>
            <w:rFonts w:ascii="Times New Roman" w:hAnsi="Times New Roman" w:cs="Times New Roman"/>
            <w:b/>
            <w:sz w:val="26"/>
            <w:szCs w:val="26"/>
          </w:rPr>
          <w:t>:</w:t>
        </w:r>
      </w:ins>
    </w:p>
    <w:tbl>
      <w:tblPr>
        <w:tblStyle w:val="TableGrid"/>
        <w:tblW w:w="0" w:type="auto"/>
        <w:tblLayout w:type="fixed"/>
        <w:tblLook w:val="04A0" w:firstRow="1" w:lastRow="0" w:firstColumn="1" w:lastColumn="0" w:noHBand="0" w:noVBand="1"/>
        <w:tblPrChange w:id="238" w:author="EndlessLove" w:date="2016-11-07T08:37:00Z">
          <w:tblPr>
            <w:tblStyle w:val="TableGrid"/>
            <w:tblW w:w="0" w:type="auto"/>
            <w:tblLook w:val="04A0" w:firstRow="1" w:lastRow="0" w:firstColumn="1" w:lastColumn="0" w:noHBand="0" w:noVBand="1"/>
          </w:tblPr>
        </w:tblPrChange>
      </w:tblPr>
      <w:tblGrid>
        <w:gridCol w:w="715"/>
        <w:gridCol w:w="5940"/>
        <w:gridCol w:w="2340"/>
        <w:tblGridChange w:id="239">
          <w:tblGrid>
            <w:gridCol w:w="113"/>
            <w:gridCol w:w="602"/>
            <w:gridCol w:w="113"/>
            <w:gridCol w:w="3846"/>
            <w:gridCol w:w="113"/>
            <w:gridCol w:w="2225"/>
            <w:gridCol w:w="1286"/>
          </w:tblGrid>
        </w:tblGridChange>
      </w:tblGrid>
      <w:tr w:rsidR="00F750EC" w14:paraId="215BDF9F" w14:textId="77777777" w:rsidTr="00B40C08">
        <w:trPr>
          <w:trHeight w:val="575"/>
          <w:ins w:id="240" w:author="EndlessLove" w:date="2016-09-27T12:17:00Z"/>
          <w:trPrChange w:id="241" w:author="EndlessLove" w:date="2016-11-07T08:37:00Z">
            <w:trPr>
              <w:gridAfter w:val="0"/>
            </w:trPr>
          </w:trPrChange>
        </w:trPr>
        <w:tc>
          <w:tcPr>
            <w:tcW w:w="715" w:type="dxa"/>
            <w:shd w:val="clear" w:color="auto" w:fill="E7E6E6" w:themeFill="background2"/>
            <w:tcPrChange w:id="242" w:author="EndlessLove" w:date="2016-11-07T08:37:00Z">
              <w:tcPr>
                <w:tcW w:w="715" w:type="dxa"/>
                <w:gridSpan w:val="2"/>
              </w:tcPr>
            </w:tcPrChange>
          </w:tcPr>
          <w:p w14:paraId="4483BC64" w14:textId="4BF159B1" w:rsidR="00F750EC" w:rsidRDefault="00F750EC">
            <w:pPr>
              <w:jc w:val="center"/>
              <w:rPr>
                <w:ins w:id="243" w:author="EndlessLove" w:date="2016-09-27T12:17:00Z"/>
                <w:rFonts w:ascii="Times New Roman" w:hAnsi="Times New Roman" w:cs="Times New Roman"/>
                <w:b/>
                <w:sz w:val="26"/>
                <w:szCs w:val="26"/>
              </w:rPr>
              <w:pPrChange w:id="244" w:author="EndlessLove" w:date="2016-09-27T12:18:00Z">
                <w:pPr/>
              </w:pPrChange>
            </w:pPr>
            <w:ins w:id="245" w:author="EndlessLove" w:date="2016-09-27T12:17:00Z">
              <w:r>
                <w:rPr>
                  <w:rFonts w:ascii="Times New Roman" w:hAnsi="Times New Roman" w:cs="Times New Roman"/>
                  <w:b/>
                  <w:sz w:val="26"/>
                  <w:szCs w:val="26"/>
                </w:rPr>
                <w:t>Ảnh</w:t>
              </w:r>
            </w:ins>
          </w:p>
        </w:tc>
        <w:tc>
          <w:tcPr>
            <w:tcW w:w="5940" w:type="dxa"/>
            <w:shd w:val="clear" w:color="auto" w:fill="E7E6E6" w:themeFill="background2"/>
            <w:tcPrChange w:id="246" w:author="EndlessLove" w:date="2016-11-07T08:37:00Z">
              <w:tcPr>
                <w:tcW w:w="3959" w:type="dxa"/>
                <w:gridSpan w:val="2"/>
              </w:tcPr>
            </w:tcPrChange>
          </w:tcPr>
          <w:p w14:paraId="0CDF16C8" w14:textId="56B71712" w:rsidR="00F750EC" w:rsidRDefault="00F750EC">
            <w:pPr>
              <w:jc w:val="center"/>
              <w:rPr>
                <w:ins w:id="247" w:author="EndlessLove" w:date="2016-09-27T12:17:00Z"/>
                <w:rFonts w:ascii="Times New Roman" w:hAnsi="Times New Roman" w:cs="Times New Roman"/>
                <w:b/>
                <w:sz w:val="26"/>
                <w:szCs w:val="26"/>
              </w:rPr>
              <w:pPrChange w:id="248" w:author="EndlessLove" w:date="2016-09-27T12:18:00Z">
                <w:pPr/>
              </w:pPrChange>
            </w:pPr>
            <w:ins w:id="249" w:author="EndlessLove" w:date="2016-09-27T12:17:00Z">
              <w:r>
                <w:rPr>
                  <w:rFonts w:ascii="Times New Roman" w:hAnsi="Times New Roman" w:cs="Times New Roman"/>
                  <w:b/>
                  <w:sz w:val="26"/>
                  <w:szCs w:val="26"/>
                </w:rPr>
                <w:t>Tên Ảnh</w:t>
              </w:r>
            </w:ins>
          </w:p>
        </w:tc>
        <w:tc>
          <w:tcPr>
            <w:tcW w:w="2340" w:type="dxa"/>
            <w:shd w:val="clear" w:color="auto" w:fill="E7E6E6" w:themeFill="background2"/>
            <w:tcPrChange w:id="250" w:author="EndlessLove" w:date="2016-11-07T08:37:00Z">
              <w:tcPr>
                <w:tcW w:w="2338" w:type="dxa"/>
                <w:gridSpan w:val="2"/>
              </w:tcPr>
            </w:tcPrChange>
          </w:tcPr>
          <w:p w14:paraId="6579B0F3" w14:textId="593809D3" w:rsidR="00F750EC" w:rsidRDefault="00F750EC">
            <w:pPr>
              <w:jc w:val="center"/>
              <w:rPr>
                <w:ins w:id="251" w:author="EndlessLove" w:date="2016-09-27T12:17:00Z"/>
                <w:rFonts w:ascii="Times New Roman" w:hAnsi="Times New Roman" w:cs="Times New Roman"/>
                <w:b/>
                <w:sz w:val="26"/>
                <w:szCs w:val="26"/>
              </w:rPr>
              <w:pPrChange w:id="252" w:author="EndlessLove" w:date="2016-09-27T12:18:00Z">
                <w:pPr/>
              </w:pPrChange>
            </w:pPr>
            <w:ins w:id="253" w:author="EndlessLove" w:date="2016-09-27T12:18:00Z">
              <w:r>
                <w:rPr>
                  <w:rFonts w:ascii="Times New Roman" w:hAnsi="Times New Roman" w:cs="Times New Roman"/>
                  <w:b/>
                  <w:sz w:val="26"/>
                  <w:szCs w:val="26"/>
                </w:rPr>
                <w:t>Nguồn</w:t>
              </w:r>
            </w:ins>
          </w:p>
        </w:tc>
      </w:tr>
      <w:tr w:rsidR="00F750EC" w14:paraId="69FE1832" w14:textId="77777777" w:rsidTr="00B40C08">
        <w:trPr>
          <w:trHeight w:val="440"/>
          <w:ins w:id="254" w:author="EndlessLove" w:date="2016-09-27T12:17:00Z"/>
          <w:trPrChange w:id="255" w:author="EndlessLove" w:date="2016-11-07T08:37:00Z">
            <w:trPr>
              <w:gridAfter w:val="0"/>
            </w:trPr>
          </w:trPrChange>
        </w:trPr>
        <w:tc>
          <w:tcPr>
            <w:tcW w:w="715" w:type="dxa"/>
            <w:tcPrChange w:id="256" w:author="EndlessLove" w:date="2016-11-07T08:37:00Z">
              <w:tcPr>
                <w:tcW w:w="715" w:type="dxa"/>
                <w:gridSpan w:val="2"/>
              </w:tcPr>
            </w:tcPrChange>
          </w:tcPr>
          <w:p w14:paraId="5C9EA0B7" w14:textId="70AEC077" w:rsidR="00F750EC" w:rsidRPr="00537A2E" w:rsidRDefault="00537A2E">
            <w:pPr>
              <w:rPr>
                <w:ins w:id="257" w:author="EndlessLove" w:date="2016-09-27T12:17:00Z"/>
                <w:rFonts w:ascii="Times New Roman" w:hAnsi="Times New Roman" w:cs="Times New Roman"/>
                <w:b/>
                <w:sz w:val="26"/>
                <w:szCs w:val="26"/>
                <w:rPrChange w:id="258" w:author="EndlessLove" w:date="2016-11-06T09:32:00Z">
                  <w:rPr>
                    <w:ins w:id="259" w:author="EndlessLove" w:date="2016-09-27T12:17:00Z"/>
                  </w:rPr>
                </w:rPrChange>
              </w:rPr>
            </w:pPr>
            <w:ins w:id="260" w:author="EndlessLove" w:date="2016-11-06T09:32:00Z">
              <w:r>
                <w:rPr>
                  <w:rFonts w:ascii="Times New Roman" w:hAnsi="Times New Roman" w:cs="Times New Roman"/>
                  <w:b/>
                  <w:sz w:val="26"/>
                  <w:szCs w:val="26"/>
                </w:rPr>
                <w:t>1</w:t>
              </w:r>
            </w:ins>
          </w:p>
        </w:tc>
        <w:tc>
          <w:tcPr>
            <w:tcW w:w="5940" w:type="dxa"/>
            <w:tcPrChange w:id="261" w:author="EndlessLove" w:date="2016-11-07T08:37:00Z">
              <w:tcPr>
                <w:tcW w:w="3959" w:type="dxa"/>
                <w:gridSpan w:val="2"/>
              </w:tcPr>
            </w:tcPrChange>
          </w:tcPr>
          <w:p w14:paraId="4C887109" w14:textId="35872392" w:rsidR="00F750EC" w:rsidRPr="00A24D2F" w:rsidRDefault="00A24D2F" w:rsidP="00C15F07">
            <w:pPr>
              <w:rPr>
                <w:ins w:id="262" w:author="EndlessLove" w:date="2016-09-27T12:17:00Z"/>
                <w:rFonts w:ascii="Times New Roman" w:hAnsi="Times New Roman" w:cs="Times New Roman"/>
                <w:sz w:val="26"/>
                <w:szCs w:val="26"/>
                <w:rPrChange w:id="263" w:author="EndlessLove" w:date="2016-11-06T09:29:00Z">
                  <w:rPr>
                    <w:ins w:id="264" w:author="EndlessLove" w:date="2016-09-27T12:17:00Z"/>
                    <w:rFonts w:ascii="Times New Roman" w:hAnsi="Times New Roman" w:cs="Times New Roman"/>
                    <w:b/>
                    <w:sz w:val="26"/>
                    <w:szCs w:val="26"/>
                  </w:rPr>
                </w:rPrChange>
              </w:rPr>
            </w:pPr>
            <w:ins w:id="265" w:author="EndlessLove" w:date="2016-11-06T09:29:00Z">
              <w:r w:rsidRPr="00A24D2F">
                <w:rPr>
                  <w:rFonts w:ascii="Times New Roman" w:hAnsi="Times New Roman" w:cs="Times New Roman"/>
                  <w:sz w:val="26"/>
                  <w:szCs w:val="26"/>
                  <w:rPrChange w:id="266" w:author="EndlessLove" w:date="2016-11-06T09:29:00Z">
                    <w:rPr>
                      <w:rFonts w:ascii="Times New Roman" w:hAnsi="Times New Roman" w:cs="Times New Roman"/>
                      <w:b/>
                      <w:sz w:val="26"/>
                      <w:szCs w:val="26"/>
                    </w:rPr>
                  </w:rPrChange>
                </w:rPr>
                <w:t>Mô</w:t>
              </w:r>
              <w:r>
                <w:rPr>
                  <w:rFonts w:ascii="Times New Roman" w:hAnsi="Times New Roman" w:cs="Times New Roman"/>
                  <w:sz w:val="26"/>
                  <w:szCs w:val="26"/>
                </w:rPr>
                <w:t xml:space="preserve"> hình hệ thống</w:t>
              </w:r>
            </w:ins>
          </w:p>
        </w:tc>
        <w:tc>
          <w:tcPr>
            <w:tcW w:w="2340" w:type="dxa"/>
            <w:tcPrChange w:id="267" w:author="EndlessLove" w:date="2016-11-07T08:37:00Z">
              <w:tcPr>
                <w:tcW w:w="2338" w:type="dxa"/>
                <w:gridSpan w:val="2"/>
              </w:tcPr>
            </w:tcPrChange>
          </w:tcPr>
          <w:p w14:paraId="296536F8" w14:textId="77777777" w:rsidR="00F750EC" w:rsidRDefault="00F750EC" w:rsidP="00C15F07">
            <w:pPr>
              <w:rPr>
                <w:ins w:id="268" w:author="EndlessLove" w:date="2016-09-27T12:17:00Z"/>
                <w:rFonts w:ascii="Times New Roman" w:hAnsi="Times New Roman" w:cs="Times New Roman"/>
                <w:b/>
                <w:sz w:val="26"/>
                <w:szCs w:val="26"/>
              </w:rPr>
            </w:pPr>
          </w:p>
        </w:tc>
      </w:tr>
      <w:tr w:rsidR="00F750EC" w14:paraId="428EAB16" w14:textId="77777777" w:rsidTr="00B40C08">
        <w:trPr>
          <w:trHeight w:val="440"/>
          <w:ins w:id="269" w:author="EndlessLove" w:date="2016-09-27T12:17:00Z"/>
          <w:trPrChange w:id="270" w:author="EndlessLove" w:date="2016-11-07T08:37:00Z">
            <w:trPr>
              <w:gridAfter w:val="0"/>
            </w:trPr>
          </w:trPrChange>
        </w:trPr>
        <w:tc>
          <w:tcPr>
            <w:tcW w:w="715" w:type="dxa"/>
            <w:tcPrChange w:id="271" w:author="EndlessLove" w:date="2016-11-07T08:37:00Z">
              <w:tcPr>
                <w:tcW w:w="715" w:type="dxa"/>
                <w:gridSpan w:val="2"/>
              </w:tcPr>
            </w:tcPrChange>
          </w:tcPr>
          <w:p w14:paraId="53F32369" w14:textId="5BE06DA1" w:rsidR="00F750EC" w:rsidRDefault="00537A2E">
            <w:pPr>
              <w:rPr>
                <w:ins w:id="272" w:author="EndlessLove" w:date="2016-09-27T12:17:00Z"/>
                <w:rFonts w:ascii="Times New Roman" w:hAnsi="Times New Roman" w:cs="Times New Roman"/>
                <w:b/>
                <w:sz w:val="26"/>
                <w:szCs w:val="26"/>
              </w:rPr>
            </w:pPr>
            <w:ins w:id="273" w:author="EndlessLove" w:date="2016-09-27T12:18:00Z">
              <w:r>
                <w:rPr>
                  <w:rFonts w:ascii="Times New Roman" w:hAnsi="Times New Roman" w:cs="Times New Roman"/>
                  <w:b/>
                  <w:sz w:val="26"/>
                  <w:szCs w:val="26"/>
                </w:rPr>
                <w:t>2</w:t>
              </w:r>
            </w:ins>
          </w:p>
        </w:tc>
        <w:tc>
          <w:tcPr>
            <w:tcW w:w="5940" w:type="dxa"/>
            <w:tcPrChange w:id="274" w:author="EndlessLove" w:date="2016-11-07T08:37:00Z">
              <w:tcPr>
                <w:tcW w:w="3959" w:type="dxa"/>
                <w:gridSpan w:val="2"/>
              </w:tcPr>
            </w:tcPrChange>
          </w:tcPr>
          <w:p w14:paraId="31A2468A" w14:textId="1D4ED4BA" w:rsidR="00F750EC" w:rsidRPr="00F750EC" w:rsidRDefault="00537A2E" w:rsidP="00C15F07">
            <w:pPr>
              <w:rPr>
                <w:ins w:id="275" w:author="EndlessLove" w:date="2016-09-27T12:17:00Z"/>
                <w:rFonts w:ascii="Times New Roman" w:hAnsi="Times New Roman" w:cs="Times New Roman"/>
                <w:sz w:val="26"/>
                <w:szCs w:val="26"/>
                <w:rPrChange w:id="276" w:author="EndlessLove" w:date="2016-09-27T12:19:00Z">
                  <w:rPr>
                    <w:ins w:id="277" w:author="EndlessLove" w:date="2016-09-27T12:17:00Z"/>
                    <w:rFonts w:ascii="Times New Roman" w:hAnsi="Times New Roman" w:cs="Times New Roman"/>
                    <w:b/>
                    <w:sz w:val="26"/>
                    <w:szCs w:val="26"/>
                  </w:rPr>
                </w:rPrChange>
              </w:rPr>
            </w:pPr>
            <w:ins w:id="278" w:author="EndlessLove" w:date="2016-11-06T09:33:00Z">
              <w:r>
                <w:rPr>
                  <w:rFonts w:ascii="Times New Roman" w:hAnsi="Times New Roman" w:cs="Times New Roman"/>
                  <w:sz w:val="26"/>
                  <w:szCs w:val="26"/>
                </w:rPr>
                <w:t>Sơ đồ Usecase khách hàng</w:t>
              </w:r>
            </w:ins>
          </w:p>
        </w:tc>
        <w:tc>
          <w:tcPr>
            <w:tcW w:w="2340" w:type="dxa"/>
            <w:tcPrChange w:id="279" w:author="EndlessLove" w:date="2016-11-07T08:37:00Z">
              <w:tcPr>
                <w:tcW w:w="2338" w:type="dxa"/>
                <w:gridSpan w:val="2"/>
              </w:tcPr>
            </w:tcPrChange>
          </w:tcPr>
          <w:p w14:paraId="3978FC57" w14:textId="24C55BD1" w:rsidR="00F750EC" w:rsidRPr="00F750EC" w:rsidRDefault="00F750EC" w:rsidP="00C15F07">
            <w:pPr>
              <w:rPr>
                <w:ins w:id="280" w:author="EndlessLove" w:date="2016-09-27T12:17:00Z"/>
                <w:rFonts w:ascii="Times New Roman" w:hAnsi="Times New Roman" w:cs="Times New Roman"/>
                <w:sz w:val="26"/>
                <w:szCs w:val="26"/>
                <w:rPrChange w:id="281" w:author="EndlessLove" w:date="2016-09-27T12:19:00Z">
                  <w:rPr>
                    <w:ins w:id="282" w:author="EndlessLove" w:date="2016-09-27T12:17:00Z"/>
                    <w:rFonts w:ascii="Times New Roman" w:hAnsi="Times New Roman" w:cs="Times New Roman"/>
                    <w:b/>
                    <w:sz w:val="26"/>
                    <w:szCs w:val="26"/>
                  </w:rPr>
                </w:rPrChange>
              </w:rPr>
            </w:pPr>
          </w:p>
        </w:tc>
      </w:tr>
      <w:tr w:rsidR="00F750EC" w14:paraId="1849FEB0" w14:textId="77777777" w:rsidTr="00B40C08">
        <w:trPr>
          <w:trHeight w:val="440"/>
          <w:ins w:id="283" w:author="EndlessLove" w:date="2016-09-27T12:17:00Z"/>
          <w:trPrChange w:id="284" w:author="EndlessLove" w:date="2016-11-07T08:37:00Z">
            <w:trPr>
              <w:gridAfter w:val="0"/>
            </w:trPr>
          </w:trPrChange>
        </w:trPr>
        <w:tc>
          <w:tcPr>
            <w:tcW w:w="715" w:type="dxa"/>
            <w:tcPrChange w:id="285" w:author="EndlessLove" w:date="2016-11-07T08:37:00Z">
              <w:tcPr>
                <w:tcW w:w="715" w:type="dxa"/>
                <w:gridSpan w:val="2"/>
              </w:tcPr>
            </w:tcPrChange>
          </w:tcPr>
          <w:p w14:paraId="764632D8" w14:textId="6DE884D4" w:rsidR="00F750EC" w:rsidRDefault="00537A2E">
            <w:pPr>
              <w:rPr>
                <w:ins w:id="286" w:author="EndlessLove" w:date="2016-09-27T12:17:00Z"/>
                <w:rFonts w:ascii="Times New Roman" w:hAnsi="Times New Roman" w:cs="Times New Roman"/>
                <w:b/>
                <w:sz w:val="26"/>
                <w:szCs w:val="26"/>
              </w:rPr>
            </w:pPr>
            <w:ins w:id="287" w:author="EndlessLove" w:date="2016-09-27T12:18:00Z">
              <w:r>
                <w:rPr>
                  <w:rFonts w:ascii="Times New Roman" w:hAnsi="Times New Roman" w:cs="Times New Roman"/>
                  <w:b/>
                  <w:sz w:val="26"/>
                  <w:szCs w:val="26"/>
                </w:rPr>
                <w:t>3</w:t>
              </w:r>
            </w:ins>
          </w:p>
        </w:tc>
        <w:tc>
          <w:tcPr>
            <w:tcW w:w="5940" w:type="dxa"/>
            <w:tcPrChange w:id="288" w:author="EndlessLove" w:date="2016-11-07T08:37:00Z">
              <w:tcPr>
                <w:tcW w:w="3959" w:type="dxa"/>
                <w:gridSpan w:val="2"/>
              </w:tcPr>
            </w:tcPrChange>
          </w:tcPr>
          <w:p w14:paraId="7E199016" w14:textId="541FFC79" w:rsidR="00F750EC" w:rsidRDefault="00537A2E" w:rsidP="00C15F07">
            <w:pPr>
              <w:rPr>
                <w:ins w:id="289" w:author="EndlessLove" w:date="2016-09-27T12:17:00Z"/>
                <w:rFonts w:ascii="Times New Roman" w:hAnsi="Times New Roman" w:cs="Times New Roman"/>
                <w:b/>
                <w:sz w:val="26"/>
                <w:szCs w:val="26"/>
              </w:rPr>
            </w:pPr>
            <w:ins w:id="290" w:author="EndlessLove" w:date="2016-11-06T09:33:00Z">
              <w:r>
                <w:rPr>
                  <w:rFonts w:ascii="Times New Roman" w:hAnsi="Times New Roman" w:cs="Times New Roman"/>
                  <w:sz w:val="26"/>
                  <w:szCs w:val="26"/>
                </w:rPr>
                <w:t>Sơ đồ Usecase người quản trị</w:t>
              </w:r>
            </w:ins>
          </w:p>
        </w:tc>
        <w:tc>
          <w:tcPr>
            <w:tcW w:w="2340" w:type="dxa"/>
            <w:tcPrChange w:id="291" w:author="EndlessLove" w:date="2016-11-07T08:37:00Z">
              <w:tcPr>
                <w:tcW w:w="2338" w:type="dxa"/>
                <w:gridSpan w:val="2"/>
              </w:tcPr>
            </w:tcPrChange>
          </w:tcPr>
          <w:p w14:paraId="35B99381" w14:textId="77777777" w:rsidR="00537A2E" w:rsidRDefault="00537A2E" w:rsidP="00C15F07">
            <w:pPr>
              <w:rPr>
                <w:ins w:id="292" w:author="EndlessLove" w:date="2016-09-27T12:17:00Z"/>
                <w:rFonts w:ascii="Times New Roman" w:hAnsi="Times New Roman" w:cs="Times New Roman"/>
                <w:b/>
                <w:sz w:val="26"/>
                <w:szCs w:val="26"/>
              </w:rPr>
            </w:pPr>
          </w:p>
        </w:tc>
      </w:tr>
      <w:tr w:rsidR="00537A2E" w14:paraId="0E15AA42" w14:textId="77777777" w:rsidTr="00B40C08">
        <w:trPr>
          <w:trHeight w:val="440"/>
          <w:ins w:id="293" w:author="EndlessLove" w:date="2016-11-06T09:32:00Z"/>
          <w:trPrChange w:id="294" w:author="EndlessLove" w:date="2016-11-07T08:37:00Z">
            <w:trPr>
              <w:gridBefore w:val="1"/>
              <w:trHeight w:val="440"/>
            </w:trPr>
          </w:trPrChange>
        </w:trPr>
        <w:tc>
          <w:tcPr>
            <w:tcW w:w="715" w:type="dxa"/>
            <w:tcPrChange w:id="295" w:author="EndlessLove" w:date="2016-11-07T08:37:00Z">
              <w:tcPr>
                <w:tcW w:w="715" w:type="dxa"/>
                <w:gridSpan w:val="2"/>
              </w:tcPr>
            </w:tcPrChange>
          </w:tcPr>
          <w:p w14:paraId="6F5A340A" w14:textId="7B1A8CF6" w:rsidR="00537A2E" w:rsidRDefault="00537A2E">
            <w:pPr>
              <w:rPr>
                <w:ins w:id="296" w:author="EndlessLove" w:date="2016-11-06T09:32:00Z"/>
                <w:rFonts w:ascii="Times New Roman" w:hAnsi="Times New Roman" w:cs="Times New Roman"/>
                <w:b/>
                <w:sz w:val="26"/>
                <w:szCs w:val="26"/>
              </w:rPr>
            </w:pPr>
            <w:ins w:id="297" w:author="EndlessLove" w:date="2016-11-06T09:32:00Z">
              <w:r>
                <w:rPr>
                  <w:rFonts w:ascii="Times New Roman" w:hAnsi="Times New Roman" w:cs="Times New Roman"/>
                  <w:b/>
                  <w:sz w:val="26"/>
                  <w:szCs w:val="26"/>
                </w:rPr>
                <w:t>4</w:t>
              </w:r>
            </w:ins>
          </w:p>
        </w:tc>
        <w:tc>
          <w:tcPr>
            <w:tcW w:w="5940" w:type="dxa"/>
            <w:tcPrChange w:id="298" w:author="EndlessLove" w:date="2016-11-07T08:37:00Z">
              <w:tcPr>
                <w:tcW w:w="3959" w:type="dxa"/>
                <w:gridSpan w:val="2"/>
              </w:tcPr>
            </w:tcPrChange>
          </w:tcPr>
          <w:p w14:paraId="728B59DE" w14:textId="6BACB361" w:rsidR="00537A2E" w:rsidRDefault="00537A2E" w:rsidP="00537A2E">
            <w:pPr>
              <w:rPr>
                <w:ins w:id="299" w:author="EndlessLove" w:date="2016-11-06T09:32:00Z"/>
                <w:rFonts w:ascii="Times New Roman" w:hAnsi="Times New Roman" w:cs="Times New Roman"/>
                <w:b/>
                <w:sz w:val="26"/>
                <w:szCs w:val="26"/>
              </w:rPr>
            </w:pPr>
            <w:ins w:id="300" w:author="EndlessLove" w:date="2016-11-06T09:33:00Z">
              <w:r>
                <w:rPr>
                  <w:rFonts w:ascii="Times New Roman" w:hAnsi="Times New Roman" w:cs="Times New Roman"/>
                  <w:sz w:val="26"/>
                  <w:szCs w:val="26"/>
                </w:rPr>
                <w:t>Mô hình MVC</w:t>
              </w:r>
            </w:ins>
          </w:p>
        </w:tc>
        <w:tc>
          <w:tcPr>
            <w:tcW w:w="2340" w:type="dxa"/>
            <w:tcPrChange w:id="301" w:author="EndlessLove" w:date="2016-11-07T08:37:00Z">
              <w:tcPr>
                <w:tcW w:w="3511" w:type="dxa"/>
                <w:gridSpan w:val="2"/>
              </w:tcPr>
            </w:tcPrChange>
          </w:tcPr>
          <w:p w14:paraId="67038BC3" w14:textId="5B6A6FC6" w:rsidR="00537A2E" w:rsidRDefault="00537A2E" w:rsidP="00537A2E">
            <w:pPr>
              <w:rPr>
                <w:ins w:id="302" w:author="EndlessLove" w:date="2016-11-06T09:32:00Z"/>
                <w:rFonts w:ascii="Times New Roman" w:hAnsi="Times New Roman" w:cs="Times New Roman"/>
                <w:b/>
                <w:sz w:val="26"/>
                <w:szCs w:val="26"/>
              </w:rPr>
            </w:pPr>
            <w:ins w:id="303" w:author="EndlessLove" w:date="2016-11-06T09:33:00Z">
              <w:r w:rsidRPr="008967F5">
                <w:rPr>
                  <w:rFonts w:ascii="Times New Roman" w:hAnsi="Times New Roman" w:cs="Times New Roman"/>
                  <w:sz w:val="26"/>
                  <w:szCs w:val="26"/>
                </w:rPr>
                <w:t>https://khoanguyen.me/tim-hieu-mo-hinh-mvc-la-gi/</w:t>
              </w:r>
            </w:ins>
          </w:p>
        </w:tc>
      </w:tr>
      <w:tr w:rsidR="00537A2E" w14:paraId="116038D4" w14:textId="77777777" w:rsidTr="00B40C08">
        <w:trPr>
          <w:trHeight w:val="440"/>
          <w:ins w:id="304" w:author="EndlessLove" w:date="2016-11-06T09:32:00Z"/>
          <w:trPrChange w:id="305" w:author="EndlessLove" w:date="2016-11-07T08:37:00Z">
            <w:trPr>
              <w:gridBefore w:val="1"/>
              <w:trHeight w:val="440"/>
            </w:trPr>
          </w:trPrChange>
        </w:trPr>
        <w:tc>
          <w:tcPr>
            <w:tcW w:w="715" w:type="dxa"/>
            <w:tcPrChange w:id="306" w:author="EndlessLove" w:date="2016-11-07T08:37:00Z">
              <w:tcPr>
                <w:tcW w:w="715" w:type="dxa"/>
                <w:gridSpan w:val="2"/>
              </w:tcPr>
            </w:tcPrChange>
          </w:tcPr>
          <w:p w14:paraId="286410A8" w14:textId="449EC3C3" w:rsidR="00537A2E" w:rsidRDefault="00537A2E">
            <w:pPr>
              <w:rPr>
                <w:ins w:id="307" w:author="EndlessLove" w:date="2016-11-06T09:32:00Z"/>
                <w:rFonts w:ascii="Times New Roman" w:hAnsi="Times New Roman" w:cs="Times New Roman"/>
                <w:b/>
                <w:sz w:val="26"/>
                <w:szCs w:val="26"/>
              </w:rPr>
            </w:pPr>
            <w:ins w:id="308" w:author="EndlessLove" w:date="2016-11-06T09:32:00Z">
              <w:r>
                <w:rPr>
                  <w:rFonts w:ascii="Times New Roman" w:hAnsi="Times New Roman" w:cs="Times New Roman"/>
                  <w:b/>
                  <w:sz w:val="26"/>
                  <w:szCs w:val="26"/>
                </w:rPr>
                <w:t>5</w:t>
              </w:r>
            </w:ins>
          </w:p>
        </w:tc>
        <w:tc>
          <w:tcPr>
            <w:tcW w:w="5940" w:type="dxa"/>
            <w:tcPrChange w:id="309" w:author="EndlessLove" w:date="2016-11-07T08:37:00Z">
              <w:tcPr>
                <w:tcW w:w="3959" w:type="dxa"/>
                <w:gridSpan w:val="2"/>
              </w:tcPr>
            </w:tcPrChange>
          </w:tcPr>
          <w:p w14:paraId="21DFBE4C" w14:textId="2AF8AB48" w:rsidR="00537A2E" w:rsidRPr="0079681D" w:rsidRDefault="0079681D" w:rsidP="00537A2E">
            <w:pPr>
              <w:rPr>
                <w:ins w:id="310" w:author="EndlessLove" w:date="2016-11-06T09:32:00Z"/>
                <w:rFonts w:ascii="Times New Roman" w:hAnsi="Times New Roman" w:cs="Times New Roman"/>
                <w:sz w:val="26"/>
                <w:szCs w:val="26"/>
                <w:rPrChange w:id="311" w:author="EndlessLove" w:date="2016-11-06T09:58:00Z">
                  <w:rPr>
                    <w:ins w:id="312" w:author="EndlessLove" w:date="2016-11-06T09:32:00Z"/>
                    <w:rFonts w:ascii="Times New Roman" w:hAnsi="Times New Roman" w:cs="Times New Roman"/>
                    <w:b/>
                    <w:sz w:val="26"/>
                    <w:szCs w:val="26"/>
                  </w:rPr>
                </w:rPrChange>
              </w:rPr>
            </w:pPr>
            <w:ins w:id="313" w:author="EndlessLove" w:date="2016-11-06T09:58:00Z">
              <w:r w:rsidRPr="0079681D">
                <w:rPr>
                  <w:rFonts w:ascii="Times New Roman" w:hAnsi="Times New Roman" w:cs="Times New Roman"/>
                  <w:sz w:val="26"/>
                  <w:szCs w:val="26"/>
                  <w:rPrChange w:id="314" w:author="EndlessLove" w:date="2016-11-06T09:58:00Z">
                    <w:rPr>
                      <w:rFonts w:ascii="Times New Roman" w:hAnsi="Times New Roman" w:cs="Times New Roman"/>
                      <w:b/>
                      <w:sz w:val="26"/>
                      <w:szCs w:val="26"/>
                    </w:rPr>
                  </w:rPrChange>
                </w:rPr>
                <w:t>Ac</w:t>
              </w:r>
              <w:r>
                <w:rPr>
                  <w:rFonts w:ascii="Times New Roman" w:hAnsi="Times New Roman" w:cs="Times New Roman"/>
                  <w:sz w:val="26"/>
                  <w:szCs w:val="26"/>
                </w:rPr>
                <w:t>tivity Diagram đăng nhập</w:t>
              </w:r>
            </w:ins>
          </w:p>
        </w:tc>
        <w:tc>
          <w:tcPr>
            <w:tcW w:w="2340" w:type="dxa"/>
            <w:tcPrChange w:id="315" w:author="EndlessLove" w:date="2016-11-07T08:37:00Z">
              <w:tcPr>
                <w:tcW w:w="3511" w:type="dxa"/>
                <w:gridSpan w:val="2"/>
              </w:tcPr>
            </w:tcPrChange>
          </w:tcPr>
          <w:p w14:paraId="1F94251B" w14:textId="72176A85" w:rsidR="00537A2E" w:rsidRDefault="00537A2E" w:rsidP="00537A2E">
            <w:pPr>
              <w:rPr>
                <w:ins w:id="316" w:author="EndlessLove" w:date="2016-11-06T09:32:00Z"/>
                <w:rFonts w:ascii="Times New Roman" w:hAnsi="Times New Roman" w:cs="Times New Roman"/>
                <w:b/>
                <w:sz w:val="26"/>
                <w:szCs w:val="26"/>
              </w:rPr>
            </w:pPr>
          </w:p>
        </w:tc>
      </w:tr>
      <w:tr w:rsidR="0079681D" w14:paraId="02F579C5" w14:textId="77777777" w:rsidTr="00B40C08">
        <w:trPr>
          <w:trHeight w:val="440"/>
          <w:ins w:id="317" w:author="EndlessLove" w:date="2016-11-06T09:54:00Z"/>
          <w:trPrChange w:id="318" w:author="EndlessLove" w:date="2016-11-07T08:37:00Z">
            <w:trPr>
              <w:gridBefore w:val="1"/>
              <w:trHeight w:val="440"/>
            </w:trPr>
          </w:trPrChange>
        </w:trPr>
        <w:tc>
          <w:tcPr>
            <w:tcW w:w="715" w:type="dxa"/>
            <w:tcPrChange w:id="319" w:author="EndlessLove" w:date="2016-11-07T08:37:00Z">
              <w:tcPr>
                <w:tcW w:w="715" w:type="dxa"/>
                <w:gridSpan w:val="2"/>
              </w:tcPr>
            </w:tcPrChange>
          </w:tcPr>
          <w:p w14:paraId="6BF6C5BD" w14:textId="1E4D1EFC" w:rsidR="0079681D" w:rsidRDefault="0079681D" w:rsidP="00537A2E">
            <w:pPr>
              <w:rPr>
                <w:ins w:id="320" w:author="EndlessLove" w:date="2016-11-06T09:54:00Z"/>
                <w:rFonts w:ascii="Times New Roman" w:hAnsi="Times New Roman" w:cs="Times New Roman"/>
                <w:b/>
                <w:sz w:val="26"/>
                <w:szCs w:val="26"/>
              </w:rPr>
            </w:pPr>
            <w:ins w:id="321" w:author="EndlessLove" w:date="2016-11-06T09:54:00Z">
              <w:r>
                <w:rPr>
                  <w:rFonts w:ascii="Times New Roman" w:hAnsi="Times New Roman" w:cs="Times New Roman"/>
                  <w:b/>
                  <w:sz w:val="26"/>
                  <w:szCs w:val="26"/>
                </w:rPr>
                <w:t>6</w:t>
              </w:r>
            </w:ins>
          </w:p>
        </w:tc>
        <w:tc>
          <w:tcPr>
            <w:tcW w:w="5940" w:type="dxa"/>
            <w:tcPrChange w:id="322" w:author="EndlessLove" w:date="2016-11-07T08:37:00Z">
              <w:tcPr>
                <w:tcW w:w="3959" w:type="dxa"/>
                <w:gridSpan w:val="2"/>
              </w:tcPr>
            </w:tcPrChange>
          </w:tcPr>
          <w:p w14:paraId="750CCB95" w14:textId="4CFD5E07" w:rsidR="0079681D" w:rsidRDefault="0079681D" w:rsidP="00537A2E">
            <w:pPr>
              <w:rPr>
                <w:ins w:id="323" w:author="EndlessLove" w:date="2016-11-06T09:54:00Z"/>
                <w:rFonts w:ascii="Times New Roman" w:hAnsi="Times New Roman" w:cs="Times New Roman"/>
                <w:b/>
                <w:sz w:val="26"/>
                <w:szCs w:val="26"/>
              </w:rPr>
            </w:pPr>
            <w:ins w:id="324" w:author="EndlessLove" w:date="2016-11-06T09:58:00Z">
              <w:r>
                <w:rPr>
                  <w:rFonts w:ascii="Times New Roman" w:hAnsi="Times New Roman" w:cs="Times New Roman"/>
                  <w:sz w:val="26"/>
                  <w:szCs w:val="26"/>
                </w:rPr>
                <w:t>Sequence Diagram đăng nhập</w:t>
              </w:r>
            </w:ins>
          </w:p>
        </w:tc>
        <w:tc>
          <w:tcPr>
            <w:tcW w:w="2340" w:type="dxa"/>
            <w:tcPrChange w:id="325" w:author="EndlessLove" w:date="2016-11-07T08:37:00Z">
              <w:tcPr>
                <w:tcW w:w="3511" w:type="dxa"/>
                <w:gridSpan w:val="2"/>
              </w:tcPr>
            </w:tcPrChange>
          </w:tcPr>
          <w:p w14:paraId="06EB10F0" w14:textId="77777777" w:rsidR="0079681D" w:rsidRDefault="0079681D" w:rsidP="00537A2E">
            <w:pPr>
              <w:rPr>
                <w:ins w:id="326" w:author="EndlessLove" w:date="2016-11-06T09:54:00Z"/>
                <w:rFonts w:ascii="Times New Roman" w:hAnsi="Times New Roman" w:cs="Times New Roman"/>
                <w:b/>
                <w:sz w:val="26"/>
                <w:szCs w:val="26"/>
              </w:rPr>
            </w:pPr>
          </w:p>
        </w:tc>
      </w:tr>
      <w:tr w:rsidR="0079681D" w14:paraId="534DD00A" w14:textId="77777777" w:rsidTr="00B40C08">
        <w:trPr>
          <w:trHeight w:val="440"/>
          <w:ins w:id="327" w:author="EndlessLove" w:date="2016-11-06T09:54:00Z"/>
          <w:trPrChange w:id="328" w:author="EndlessLove" w:date="2016-11-07T08:37:00Z">
            <w:trPr>
              <w:gridBefore w:val="1"/>
              <w:trHeight w:val="440"/>
            </w:trPr>
          </w:trPrChange>
        </w:trPr>
        <w:tc>
          <w:tcPr>
            <w:tcW w:w="715" w:type="dxa"/>
            <w:tcPrChange w:id="329" w:author="EndlessLove" w:date="2016-11-07T08:37:00Z">
              <w:tcPr>
                <w:tcW w:w="715" w:type="dxa"/>
                <w:gridSpan w:val="2"/>
              </w:tcPr>
            </w:tcPrChange>
          </w:tcPr>
          <w:p w14:paraId="43E535F2" w14:textId="522A345A" w:rsidR="0079681D" w:rsidRDefault="0079681D" w:rsidP="00537A2E">
            <w:pPr>
              <w:rPr>
                <w:ins w:id="330" w:author="EndlessLove" w:date="2016-11-06T09:54:00Z"/>
                <w:rFonts w:ascii="Times New Roman" w:hAnsi="Times New Roman" w:cs="Times New Roman"/>
                <w:b/>
                <w:sz w:val="26"/>
                <w:szCs w:val="26"/>
              </w:rPr>
            </w:pPr>
            <w:ins w:id="331" w:author="EndlessLove" w:date="2016-11-06T09:54:00Z">
              <w:r>
                <w:rPr>
                  <w:rFonts w:ascii="Times New Roman" w:hAnsi="Times New Roman" w:cs="Times New Roman"/>
                  <w:b/>
                  <w:sz w:val="26"/>
                  <w:szCs w:val="26"/>
                </w:rPr>
                <w:t>7</w:t>
              </w:r>
            </w:ins>
          </w:p>
        </w:tc>
        <w:tc>
          <w:tcPr>
            <w:tcW w:w="5940" w:type="dxa"/>
            <w:tcPrChange w:id="332" w:author="EndlessLove" w:date="2016-11-07T08:37:00Z">
              <w:tcPr>
                <w:tcW w:w="3959" w:type="dxa"/>
                <w:gridSpan w:val="2"/>
              </w:tcPr>
            </w:tcPrChange>
          </w:tcPr>
          <w:p w14:paraId="4B534F3E" w14:textId="171B2CB4" w:rsidR="0079681D" w:rsidRDefault="0079681D" w:rsidP="00537A2E">
            <w:pPr>
              <w:rPr>
                <w:ins w:id="333" w:author="EndlessLove" w:date="2016-11-06T09:54:00Z"/>
                <w:rFonts w:ascii="Times New Roman" w:hAnsi="Times New Roman" w:cs="Times New Roman"/>
                <w:b/>
                <w:sz w:val="26"/>
                <w:szCs w:val="26"/>
              </w:rPr>
            </w:pPr>
            <w:ins w:id="334" w:author="EndlessLove" w:date="2016-11-06T09:58:00Z">
              <w:r w:rsidRPr="008967F5">
                <w:rPr>
                  <w:rFonts w:ascii="Times New Roman" w:hAnsi="Times New Roman" w:cs="Times New Roman"/>
                  <w:sz w:val="26"/>
                  <w:szCs w:val="26"/>
                </w:rPr>
                <w:t>Ac</w:t>
              </w:r>
              <w:r>
                <w:rPr>
                  <w:rFonts w:ascii="Times New Roman" w:hAnsi="Times New Roman" w:cs="Times New Roman"/>
                  <w:sz w:val="26"/>
                  <w:szCs w:val="26"/>
                </w:rPr>
                <w:t>tivity Diagram đăng ký</w:t>
              </w:r>
            </w:ins>
          </w:p>
        </w:tc>
        <w:tc>
          <w:tcPr>
            <w:tcW w:w="2340" w:type="dxa"/>
            <w:tcPrChange w:id="335" w:author="EndlessLove" w:date="2016-11-07T08:37:00Z">
              <w:tcPr>
                <w:tcW w:w="3511" w:type="dxa"/>
                <w:gridSpan w:val="2"/>
              </w:tcPr>
            </w:tcPrChange>
          </w:tcPr>
          <w:p w14:paraId="5613DE8E" w14:textId="77777777" w:rsidR="0079681D" w:rsidRDefault="0079681D" w:rsidP="00537A2E">
            <w:pPr>
              <w:rPr>
                <w:ins w:id="336" w:author="EndlessLove" w:date="2016-11-06T09:54:00Z"/>
                <w:rFonts w:ascii="Times New Roman" w:hAnsi="Times New Roman" w:cs="Times New Roman"/>
                <w:b/>
                <w:sz w:val="26"/>
                <w:szCs w:val="26"/>
              </w:rPr>
            </w:pPr>
          </w:p>
        </w:tc>
      </w:tr>
      <w:tr w:rsidR="0079681D" w14:paraId="1366DA82" w14:textId="77777777" w:rsidTr="00B40C08">
        <w:trPr>
          <w:trHeight w:val="440"/>
          <w:ins w:id="337" w:author="EndlessLove" w:date="2016-11-06T09:54:00Z"/>
          <w:trPrChange w:id="338" w:author="EndlessLove" w:date="2016-11-07T08:37:00Z">
            <w:trPr>
              <w:gridBefore w:val="1"/>
              <w:trHeight w:val="440"/>
            </w:trPr>
          </w:trPrChange>
        </w:trPr>
        <w:tc>
          <w:tcPr>
            <w:tcW w:w="715" w:type="dxa"/>
            <w:tcPrChange w:id="339" w:author="EndlessLove" w:date="2016-11-07T08:37:00Z">
              <w:tcPr>
                <w:tcW w:w="715" w:type="dxa"/>
                <w:gridSpan w:val="2"/>
              </w:tcPr>
            </w:tcPrChange>
          </w:tcPr>
          <w:p w14:paraId="4471B91F" w14:textId="38274720" w:rsidR="0079681D" w:rsidRDefault="0079681D" w:rsidP="00537A2E">
            <w:pPr>
              <w:rPr>
                <w:ins w:id="340" w:author="EndlessLove" w:date="2016-11-06T09:54:00Z"/>
                <w:rFonts w:ascii="Times New Roman" w:hAnsi="Times New Roman" w:cs="Times New Roman"/>
                <w:b/>
                <w:sz w:val="26"/>
                <w:szCs w:val="26"/>
              </w:rPr>
            </w:pPr>
            <w:ins w:id="341" w:author="EndlessLove" w:date="2016-11-06T09:54:00Z">
              <w:r>
                <w:rPr>
                  <w:rFonts w:ascii="Times New Roman" w:hAnsi="Times New Roman" w:cs="Times New Roman"/>
                  <w:b/>
                  <w:sz w:val="26"/>
                  <w:szCs w:val="26"/>
                </w:rPr>
                <w:t>8</w:t>
              </w:r>
            </w:ins>
          </w:p>
        </w:tc>
        <w:tc>
          <w:tcPr>
            <w:tcW w:w="5940" w:type="dxa"/>
            <w:tcPrChange w:id="342" w:author="EndlessLove" w:date="2016-11-07T08:37:00Z">
              <w:tcPr>
                <w:tcW w:w="3959" w:type="dxa"/>
                <w:gridSpan w:val="2"/>
              </w:tcPr>
            </w:tcPrChange>
          </w:tcPr>
          <w:p w14:paraId="59D7AF27" w14:textId="2931F05D" w:rsidR="0079681D" w:rsidRDefault="0079681D" w:rsidP="00537A2E">
            <w:pPr>
              <w:rPr>
                <w:ins w:id="343" w:author="EndlessLove" w:date="2016-11-06T09:54:00Z"/>
                <w:rFonts w:ascii="Times New Roman" w:hAnsi="Times New Roman" w:cs="Times New Roman"/>
                <w:b/>
                <w:sz w:val="26"/>
                <w:szCs w:val="26"/>
              </w:rPr>
            </w:pPr>
            <w:ins w:id="344" w:author="EndlessLove" w:date="2016-11-06T09:58:00Z">
              <w:r>
                <w:rPr>
                  <w:rFonts w:ascii="Times New Roman" w:hAnsi="Times New Roman" w:cs="Times New Roman"/>
                  <w:sz w:val="26"/>
                  <w:szCs w:val="26"/>
                </w:rPr>
                <w:t>Sequence Diagram đăng ký</w:t>
              </w:r>
            </w:ins>
          </w:p>
        </w:tc>
        <w:tc>
          <w:tcPr>
            <w:tcW w:w="2340" w:type="dxa"/>
            <w:tcPrChange w:id="345" w:author="EndlessLove" w:date="2016-11-07T08:37:00Z">
              <w:tcPr>
                <w:tcW w:w="3511" w:type="dxa"/>
                <w:gridSpan w:val="2"/>
              </w:tcPr>
            </w:tcPrChange>
          </w:tcPr>
          <w:p w14:paraId="426763A7" w14:textId="77777777" w:rsidR="0079681D" w:rsidRDefault="0079681D" w:rsidP="00537A2E">
            <w:pPr>
              <w:rPr>
                <w:ins w:id="346" w:author="EndlessLove" w:date="2016-11-06T09:54:00Z"/>
                <w:rFonts w:ascii="Times New Roman" w:hAnsi="Times New Roman" w:cs="Times New Roman"/>
                <w:b/>
                <w:sz w:val="26"/>
                <w:szCs w:val="26"/>
              </w:rPr>
            </w:pPr>
          </w:p>
        </w:tc>
      </w:tr>
      <w:tr w:rsidR="0079681D" w14:paraId="01F4D55E" w14:textId="77777777" w:rsidTr="00B40C08">
        <w:trPr>
          <w:trHeight w:val="440"/>
          <w:ins w:id="347" w:author="EndlessLove" w:date="2016-11-06T09:54:00Z"/>
          <w:trPrChange w:id="348" w:author="EndlessLove" w:date="2016-11-07T08:37:00Z">
            <w:trPr>
              <w:gridBefore w:val="1"/>
              <w:trHeight w:val="440"/>
            </w:trPr>
          </w:trPrChange>
        </w:trPr>
        <w:tc>
          <w:tcPr>
            <w:tcW w:w="715" w:type="dxa"/>
            <w:tcPrChange w:id="349" w:author="EndlessLove" w:date="2016-11-07T08:37:00Z">
              <w:tcPr>
                <w:tcW w:w="715" w:type="dxa"/>
                <w:gridSpan w:val="2"/>
              </w:tcPr>
            </w:tcPrChange>
          </w:tcPr>
          <w:p w14:paraId="42641476" w14:textId="55E055B7" w:rsidR="0079681D" w:rsidRDefault="0079681D" w:rsidP="00537A2E">
            <w:pPr>
              <w:rPr>
                <w:ins w:id="350" w:author="EndlessLove" w:date="2016-11-06T09:54:00Z"/>
                <w:rFonts w:ascii="Times New Roman" w:hAnsi="Times New Roman" w:cs="Times New Roman"/>
                <w:b/>
                <w:sz w:val="26"/>
                <w:szCs w:val="26"/>
              </w:rPr>
            </w:pPr>
            <w:ins w:id="351" w:author="EndlessLove" w:date="2016-11-06T09:54:00Z">
              <w:r>
                <w:rPr>
                  <w:rFonts w:ascii="Times New Roman" w:hAnsi="Times New Roman" w:cs="Times New Roman"/>
                  <w:b/>
                  <w:sz w:val="26"/>
                  <w:szCs w:val="26"/>
                </w:rPr>
                <w:t>9</w:t>
              </w:r>
            </w:ins>
          </w:p>
        </w:tc>
        <w:tc>
          <w:tcPr>
            <w:tcW w:w="5940" w:type="dxa"/>
            <w:tcPrChange w:id="352" w:author="EndlessLove" w:date="2016-11-07T08:37:00Z">
              <w:tcPr>
                <w:tcW w:w="3959" w:type="dxa"/>
                <w:gridSpan w:val="2"/>
              </w:tcPr>
            </w:tcPrChange>
          </w:tcPr>
          <w:p w14:paraId="1471CE82" w14:textId="6BB13D98" w:rsidR="0079681D" w:rsidRDefault="0079681D" w:rsidP="00537A2E">
            <w:pPr>
              <w:rPr>
                <w:ins w:id="353" w:author="EndlessLove" w:date="2016-11-06T09:54:00Z"/>
                <w:rFonts w:ascii="Times New Roman" w:hAnsi="Times New Roman" w:cs="Times New Roman"/>
                <w:b/>
                <w:sz w:val="26"/>
                <w:szCs w:val="26"/>
              </w:rPr>
            </w:pPr>
            <w:ins w:id="354" w:author="EndlessLove" w:date="2016-11-06T09:59:00Z">
              <w:r>
                <w:rPr>
                  <w:rFonts w:ascii="Times New Roman" w:hAnsi="Times New Roman" w:cs="Times New Roman"/>
                  <w:sz w:val="26"/>
                  <w:szCs w:val="26"/>
                </w:rPr>
                <w:t>Activity Diagram thêm sản phẩm vào giỏ hàng</w:t>
              </w:r>
            </w:ins>
          </w:p>
        </w:tc>
        <w:tc>
          <w:tcPr>
            <w:tcW w:w="2340" w:type="dxa"/>
            <w:tcPrChange w:id="355" w:author="EndlessLove" w:date="2016-11-07T08:37:00Z">
              <w:tcPr>
                <w:tcW w:w="3511" w:type="dxa"/>
                <w:gridSpan w:val="2"/>
              </w:tcPr>
            </w:tcPrChange>
          </w:tcPr>
          <w:p w14:paraId="6D0C0A52" w14:textId="77777777" w:rsidR="0079681D" w:rsidRDefault="0079681D" w:rsidP="00537A2E">
            <w:pPr>
              <w:rPr>
                <w:ins w:id="356" w:author="EndlessLove" w:date="2016-11-06T09:54:00Z"/>
                <w:rFonts w:ascii="Times New Roman" w:hAnsi="Times New Roman" w:cs="Times New Roman"/>
                <w:b/>
                <w:sz w:val="26"/>
                <w:szCs w:val="26"/>
              </w:rPr>
            </w:pPr>
          </w:p>
        </w:tc>
      </w:tr>
      <w:tr w:rsidR="0079681D" w14:paraId="2653F2E7" w14:textId="77777777" w:rsidTr="00B40C08">
        <w:trPr>
          <w:trHeight w:val="440"/>
          <w:ins w:id="357" w:author="EndlessLove" w:date="2016-11-06T09:54:00Z"/>
          <w:trPrChange w:id="358" w:author="EndlessLove" w:date="2016-11-07T08:37:00Z">
            <w:trPr>
              <w:gridBefore w:val="1"/>
              <w:trHeight w:val="440"/>
            </w:trPr>
          </w:trPrChange>
        </w:trPr>
        <w:tc>
          <w:tcPr>
            <w:tcW w:w="715" w:type="dxa"/>
            <w:tcPrChange w:id="359" w:author="EndlessLove" w:date="2016-11-07T08:37:00Z">
              <w:tcPr>
                <w:tcW w:w="715" w:type="dxa"/>
                <w:gridSpan w:val="2"/>
              </w:tcPr>
            </w:tcPrChange>
          </w:tcPr>
          <w:p w14:paraId="47FCE221" w14:textId="1A452513" w:rsidR="0079681D" w:rsidRDefault="0079681D" w:rsidP="0079681D">
            <w:pPr>
              <w:rPr>
                <w:ins w:id="360" w:author="EndlessLove" w:date="2016-11-06T09:54:00Z"/>
                <w:rFonts w:ascii="Times New Roman" w:hAnsi="Times New Roman" w:cs="Times New Roman"/>
                <w:b/>
                <w:sz w:val="26"/>
                <w:szCs w:val="26"/>
              </w:rPr>
            </w:pPr>
            <w:ins w:id="361" w:author="EndlessLove" w:date="2016-11-06T09:54:00Z">
              <w:r>
                <w:rPr>
                  <w:rFonts w:ascii="Times New Roman" w:hAnsi="Times New Roman" w:cs="Times New Roman"/>
                  <w:b/>
                  <w:sz w:val="26"/>
                  <w:szCs w:val="26"/>
                </w:rPr>
                <w:t>10</w:t>
              </w:r>
            </w:ins>
          </w:p>
        </w:tc>
        <w:tc>
          <w:tcPr>
            <w:tcW w:w="5940" w:type="dxa"/>
            <w:tcPrChange w:id="362" w:author="EndlessLove" w:date="2016-11-07T08:37:00Z">
              <w:tcPr>
                <w:tcW w:w="3959" w:type="dxa"/>
                <w:gridSpan w:val="2"/>
              </w:tcPr>
            </w:tcPrChange>
          </w:tcPr>
          <w:p w14:paraId="4B7BDD36" w14:textId="0511601F" w:rsidR="0079681D" w:rsidRDefault="0079681D" w:rsidP="0079681D">
            <w:pPr>
              <w:rPr>
                <w:ins w:id="363" w:author="EndlessLove" w:date="2016-11-06T09:54:00Z"/>
                <w:rFonts w:ascii="Times New Roman" w:hAnsi="Times New Roman" w:cs="Times New Roman"/>
                <w:b/>
                <w:sz w:val="26"/>
                <w:szCs w:val="26"/>
              </w:rPr>
            </w:pPr>
            <w:ins w:id="364" w:author="EndlessLove" w:date="2016-11-06T09:58:00Z">
              <w:r>
                <w:rPr>
                  <w:rFonts w:ascii="Times New Roman" w:hAnsi="Times New Roman" w:cs="Times New Roman"/>
                  <w:sz w:val="26"/>
                  <w:szCs w:val="26"/>
                </w:rPr>
                <w:t xml:space="preserve">Sequence Diagram thêm sản </w:t>
              </w:r>
            </w:ins>
            <w:ins w:id="365" w:author="EndlessLove" w:date="2016-11-06T09:59:00Z">
              <w:r>
                <w:rPr>
                  <w:rFonts w:ascii="Times New Roman" w:hAnsi="Times New Roman" w:cs="Times New Roman"/>
                  <w:sz w:val="26"/>
                  <w:szCs w:val="26"/>
                </w:rPr>
                <w:t>phẩm vào giỏ hàng</w:t>
              </w:r>
            </w:ins>
          </w:p>
        </w:tc>
        <w:tc>
          <w:tcPr>
            <w:tcW w:w="2340" w:type="dxa"/>
            <w:tcPrChange w:id="366" w:author="EndlessLove" w:date="2016-11-07T08:37:00Z">
              <w:tcPr>
                <w:tcW w:w="3511" w:type="dxa"/>
                <w:gridSpan w:val="2"/>
              </w:tcPr>
            </w:tcPrChange>
          </w:tcPr>
          <w:p w14:paraId="69E2368F" w14:textId="77777777" w:rsidR="0079681D" w:rsidRDefault="0079681D" w:rsidP="0079681D">
            <w:pPr>
              <w:rPr>
                <w:ins w:id="367" w:author="EndlessLove" w:date="2016-11-06T09:54:00Z"/>
                <w:rFonts w:ascii="Times New Roman" w:hAnsi="Times New Roman" w:cs="Times New Roman"/>
                <w:b/>
                <w:sz w:val="26"/>
                <w:szCs w:val="26"/>
              </w:rPr>
            </w:pPr>
          </w:p>
        </w:tc>
      </w:tr>
      <w:tr w:rsidR="00C7401E" w14:paraId="4FA5E5EF" w14:textId="77777777" w:rsidTr="00B40C08">
        <w:trPr>
          <w:trHeight w:val="440"/>
          <w:ins w:id="368" w:author="EndlessLove" w:date="2016-11-06T09:54:00Z"/>
          <w:trPrChange w:id="369" w:author="EndlessLove" w:date="2016-11-07T08:37:00Z">
            <w:trPr>
              <w:gridBefore w:val="1"/>
              <w:trHeight w:val="440"/>
            </w:trPr>
          </w:trPrChange>
        </w:trPr>
        <w:tc>
          <w:tcPr>
            <w:tcW w:w="715" w:type="dxa"/>
            <w:tcPrChange w:id="370" w:author="EndlessLove" w:date="2016-11-07T08:37:00Z">
              <w:tcPr>
                <w:tcW w:w="715" w:type="dxa"/>
                <w:gridSpan w:val="2"/>
              </w:tcPr>
            </w:tcPrChange>
          </w:tcPr>
          <w:p w14:paraId="5B6114CA" w14:textId="08158D8A" w:rsidR="00C7401E" w:rsidRDefault="00C7401E" w:rsidP="00C7401E">
            <w:pPr>
              <w:rPr>
                <w:ins w:id="371" w:author="EndlessLove" w:date="2016-11-06T09:54:00Z"/>
                <w:rFonts w:ascii="Times New Roman" w:hAnsi="Times New Roman" w:cs="Times New Roman"/>
                <w:b/>
                <w:sz w:val="26"/>
                <w:szCs w:val="26"/>
              </w:rPr>
            </w:pPr>
            <w:ins w:id="372" w:author="EndlessLove" w:date="2016-11-06T09:54:00Z">
              <w:r>
                <w:rPr>
                  <w:rFonts w:ascii="Times New Roman" w:hAnsi="Times New Roman" w:cs="Times New Roman"/>
                  <w:b/>
                  <w:sz w:val="26"/>
                  <w:szCs w:val="26"/>
                </w:rPr>
                <w:t>11</w:t>
              </w:r>
            </w:ins>
          </w:p>
        </w:tc>
        <w:tc>
          <w:tcPr>
            <w:tcW w:w="5940" w:type="dxa"/>
            <w:tcPrChange w:id="373" w:author="EndlessLove" w:date="2016-11-07T08:37:00Z">
              <w:tcPr>
                <w:tcW w:w="3959" w:type="dxa"/>
                <w:gridSpan w:val="2"/>
              </w:tcPr>
            </w:tcPrChange>
          </w:tcPr>
          <w:p w14:paraId="36677668" w14:textId="5ADCC044" w:rsidR="00C7401E" w:rsidRPr="008967F5" w:rsidRDefault="00C7401E">
            <w:pPr>
              <w:rPr>
                <w:ins w:id="374" w:author="EndlessLove" w:date="2016-11-06T09:54:00Z"/>
                <w:rFonts w:ascii="Times New Roman" w:hAnsi="Times New Roman" w:cs="Times New Roman"/>
                <w:sz w:val="26"/>
                <w:szCs w:val="26"/>
              </w:rPr>
            </w:pPr>
            <w:ins w:id="375" w:author="EndlessLove" w:date="2016-11-06T09:59:00Z">
              <w:r>
                <w:rPr>
                  <w:rFonts w:ascii="Times New Roman" w:hAnsi="Times New Roman" w:cs="Times New Roman"/>
                  <w:sz w:val="26"/>
                  <w:szCs w:val="26"/>
                </w:rPr>
                <w:t xml:space="preserve">Activity Diagram xóa sản phẩm </w:t>
              </w:r>
            </w:ins>
            <w:ins w:id="376" w:author="EndlessLove" w:date="2016-11-06T10:00:00Z">
              <w:r>
                <w:rPr>
                  <w:rFonts w:ascii="Times New Roman" w:hAnsi="Times New Roman" w:cs="Times New Roman"/>
                  <w:sz w:val="26"/>
                  <w:szCs w:val="26"/>
                </w:rPr>
                <w:t>trong</w:t>
              </w:r>
            </w:ins>
            <w:ins w:id="377" w:author="EndlessLove" w:date="2016-11-06T09:59:00Z">
              <w:r>
                <w:rPr>
                  <w:rFonts w:ascii="Times New Roman" w:hAnsi="Times New Roman" w:cs="Times New Roman"/>
                  <w:sz w:val="26"/>
                  <w:szCs w:val="26"/>
                </w:rPr>
                <w:t xml:space="preserve"> giỏ hàng</w:t>
              </w:r>
            </w:ins>
          </w:p>
        </w:tc>
        <w:tc>
          <w:tcPr>
            <w:tcW w:w="2340" w:type="dxa"/>
            <w:tcPrChange w:id="378" w:author="EndlessLove" w:date="2016-11-07T08:37:00Z">
              <w:tcPr>
                <w:tcW w:w="3511" w:type="dxa"/>
                <w:gridSpan w:val="2"/>
              </w:tcPr>
            </w:tcPrChange>
          </w:tcPr>
          <w:p w14:paraId="3A364946" w14:textId="77777777" w:rsidR="00C7401E" w:rsidRDefault="00C7401E" w:rsidP="00C7401E">
            <w:pPr>
              <w:rPr>
                <w:ins w:id="379" w:author="EndlessLove" w:date="2016-11-06T09:54:00Z"/>
                <w:rFonts w:ascii="Times New Roman" w:hAnsi="Times New Roman" w:cs="Times New Roman"/>
                <w:b/>
                <w:sz w:val="26"/>
                <w:szCs w:val="26"/>
              </w:rPr>
            </w:pPr>
          </w:p>
        </w:tc>
      </w:tr>
      <w:tr w:rsidR="00C7401E" w14:paraId="265CE3B2" w14:textId="77777777" w:rsidTr="00B40C08">
        <w:trPr>
          <w:trHeight w:val="440"/>
          <w:ins w:id="380" w:author="EndlessLove" w:date="2016-11-06T09:54:00Z"/>
          <w:trPrChange w:id="381" w:author="EndlessLove" w:date="2016-11-07T08:37:00Z">
            <w:trPr>
              <w:gridBefore w:val="1"/>
              <w:trHeight w:val="440"/>
            </w:trPr>
          </w:trPrChange>
        </w:trPr>
        <w:tc>
          <w:tcPr>
            <w:tcW w:w="715" w:type="dxa"/>
            <w:tcPrChange w:id="382" w:author="EndlessLove" w:date="2016-11-07T08:37:00Z">
              <w:tcPr>
                <w:tcW w:w="715" w:type="dxa"/>
                <w:gridSpan w:val="2"/>
              </w:tcPr>
            </w:tcPrChange>
          </w:tcPr>
          <w:p w14:paraId="274B6EE9" w14:textId="62022992" w:rsidR="00C7401E" w:rsidRDefault="00C7401E" w:rsidP="00C7401E">
            <w:pPr>
              <w:rPr>
                <w:ins w:id="383" w:author="EndlessLove" w:date="2016-11-06T09:54:00Z"/>
                <w:rFonts w:ascii="Times New Roman" w:hAnsi="Times New Roman" w:cs="Times New Roman"/>
                <w:b/>
                <w:sz w:val="26"/>
                <w:szCs w:val="26"/>
              </w:rPr>
            </w:pPr>
            <w:ins w:id="384" w:author="EndlessLove" w:date="2016-11-06T09:54:00Z">
              <w:r>
                <w:rPr>
                  <w:rFonts w:ascii="Times New Roman" w:hAnsi="Times New Roman" w:cs="Times New Roman"/>
                  <w:b/>
                  <w:sz w:val="26"/>
                  <w:szCs w:val="26"/>
                </w:rPr>
                <w:t>12</w:t>
              </w:r>
            </w:ins>
          </w:p>
        </w:tc>
        <w:tc>
          <w:tcPr>
            <w:tcW w:w="5940" w:type="dxa"/>
            <w:tcPrChange w:id="385" w:author="EndlessLove" w:date="2016-11-07T08:37:00Z">
              <w:tcPr>
                <w:tcW w:w="3959" w:type="dxa"/>
                <w:gridSpan w:val="2"/>
              </w:tcPr>
            </w:tcPrChange>
          </w:tcPr>
          <w:p w14:paraId="13EAAD26" w14:textId="356C9F6F" w:rsidR="00C7401E" w:rsidRDefault="00C7401E" w:rsidP="00C7401E">
            <w:pPr>
              <w:rPr>
                <w:ins w:id="386" w:author="EndlessLove" w:date="2016-11-06T09:54:00Z"/>
                <w:rFonts w:ascii="Times New Roman" w:hAnsi="Times New Roman" w:cs="Times New Roman"/>
                <w:sz w:val="26"/>
                <w:szCs w:val="26"/>
              </w:rPr>
            </w:pPr>
            <w:ins w:id="387" w:author="EndlessLove" w:date="2016-11-06T09:59:00Z">
              <w:r>
                <w:rPr>
                  <w:rFonts w:ascii="Times New Roman" w:hAnsi="Times New Roman" w:cs="Times New Roman"/>
                  <w:sz w:val="26"/>
                  <w:szCs w:val="26"/>
                </w:rPr>
                <w:t xml:space="preserve">Sequence Diagram </w:t>
              </w:r>
            </w:ins>
            <w:ins w:id="388" w:author="EndlessLove" w:date="2016-11-06T10:00:00Z">
              <w:r>
                <w:rPr>
                  <w:rFonts w:ascii="Times New Roman" w:hAnsi="Times New Roman" w:cs="Times New Roman"/>
                  <w:sz w:val="26"/>
                  <w:szCs w:val="26"/>
                </w:rPr>
                <w:t>xóa sản phẩm trong</w:t>
              </w:r>
            </w:ins>
            <w:ins w:id="389" w:author="EndlessLove" w:date="2016-11-06T09:59:00Z">
              <w:r>
                <w:rPr>
                  <w:rFonts w:ascii="Times New Roman" w:hAnsi="Times New Roman" w:cs="Times New Roman"/>
                  <w:sz w:val="26"/>
                  <w:szCs w:val="26"/>
                </w:rPr>
                <w:t xml:space="preserve"> giỏ hàng</w:t>
              </w:r>
            </w:ins>
          </w:p>
        </w:tc>
        <w:tc>
          <w:tcPr>
            <w:tcW w:w="2340" w:type="dxa"/>
            <w:tcPrChange w:id="390" w:author="EndlessLove" w:date="2016-11-07T08:37:00Z">
              <w:tcPr>
                <w:tcW w:w="3511" w:type="dxa"/>
                <w:gridSpan w:val="2"/>
              </w:tcPr>
            </w:tcPrChange>
          </w:tcPr>
          <w:p w14:paraId="2D014FBD" w14:textId="77777777" w:rsidR="00C7401E" w:rsidRDefault="00C7401E" w:rsidP="00C7401E">
            <w:pPr>
              <w:rPr>
                <w:ins w:id="391" w:author="EndlessLove" w:date="2016-11-06T09:54:00Z"/>
                <w:rFonts w:ascii="Times New Roman" w:hAnsi="Times New Roman" w:cs="Times New Roman"/>
                <w:b/>
                <w:sz w:val="26"/>
                <w:szCs w:val="26"/>
              </w:rPr>
            </w:pPr>
          </w:p>
        </w:tc>
      </w:tr>
      <w:tr w:rsidR="003C4CC6" w14:paraId="2758D135" w14:textId="77777777" w:rsidTr="00B40C08">
        <w:trPr>
          <w:trHeight w:val="440"/>
          <w:ins w:id="392" w:author="EndlessLove" w:date="2016-11-06T09:54:00Z"/>
          <w:trPrChange w:id="393" w:author="EndlessLove" w:date="2016-11-07T08:37:00Z">
            <w:trPr>
              <w:gridBefore w:val="1"/>
              <w:trHeight w:val="440"/>
            </w:trPr>
          </w:trPrChange>
        </w:trPr>
        <w:tc>
          <w:tcPr>
            <w:tcW w:w="715" w:type="dxa"/>
            <w:tcPrChange w:id="394" w:author="EndlessLove" w:date="2016-11-07T08:37:00Z">
              <w:tcPr>
                <w:tcW w:w="715" w:type="dxa"/>
                <w:gridSpan w:val="2"/>
              </w:tcPr>
            </w:tcPrChange>
          </w:tcPr>
          <w:p w14:paraId="6A86E48B" w14:textId="45B1FA9F" w:rsidR="003C4CC6" w:rsidRDefault="003C4CC6" w:rsidP="003C4CC6">
            <w:pPr>
              <w:rPr>
                <w:ins w:id="395" w:author="EndlessLove" w:date="2016-11-06T09:54:00Z"/>
                <w:rFonts w:ascii="Times New Roman" w:hAnsi="Times New Roman" w:cs="Times New Roman"/>
                <w:b/>
                <w:sz w:val="26"/>
                <w:szCs w:val="26"/>
              </w:rPr>
            </w:pPr>
            <w:ins w:id="396" w:author="EndlessLove" w:date="2016-11-06T09:54:00Z">
              <w:r>
                <w:rPr>
                  <w:rFonts w:ascii="Times New Roman" w:hAnsi="Times New Roman" w:cs="Times New Roman"/>
                  <w:b/>
                  <w:sz w:val="26"/>
                  <w:szCs w:val="26"/>
                </w:rPr>
                <w:t>13</w:t>
              </w:r>
            </w:ins>
          </w:p>
        </w:tc>
        <w:tc>
          <w:tcPr>
            <w:tcW w:w="5940" w:type="dxa"/>
            <w:tcPrChange w:id="397" w:author="EndlessLove" w:date="2016-11-07T08:37:00Z">
              <w:tcPr>
                <w:tcW w:w="3959" w:type="dxa"/>
                <w:gridSpan w:val="2"/>
              </w:tcPr>
            </w:tcPrChange>
          </w:tcPr>
          <w:p w14:paraId="53FA9657" w14:textId="6CA21EA4" w:rsidR="003C4CC6" w:rsidRDefault="003C4CC6">
            <w:pPr>
              <w:rPr>
                <w:ins w:id="398" w:author="EndlessLove" w:date="2016-11-06T09:54:00Z"/>
                <w:rFonts w:ascii="Times New Roman" w:hAnsi="Times New Roman" w:cs="Times New Roman"/>
                <w:sz w:val="26"/>
                <w:szCs w:val="26"/>
              </w:rPr>
            </w:pPr>
            <w:ins w:id="399" w:author="EndlessLove" w:date="2016-11-06T10:01:00Z">
              <w:r>
                <w:rPr>
                  <w:rFonts w:ascii="Times New Roman" w:hAnsi="Times New Roman" w:cs="Times New Roman"/>
                  <w:sz w:val="26"/>
                  <w:szCs w:val="26"/>
                </w:rPr>
                <w:t>Activity Diagram cập nhật số lượng trong giỏ hàng</w:t>
              </w:r>
            </w:ins>
          </w:p>
        </w:tc>
        <w:tc>
          <w:tcPr>
            <w:tcW w:w="2340" w:type="dxa"/>
            <w:tcPrChange w:id="400" w:author="EndlessLove" w:date="2016-11-07T08:37:00Z">
              <w:tcPr>
                <w:tcW w:w="3511" w:type="dxa"/>
                <w:gridSpan w:val="2"/>
              </w:tcPr>
            </w:tcPrChange>
          </w:tcPr>
          <w:p w14:paraId="4F666C62" w14:textId="54130B6B" w:rsidR="003C4CC6" w:rsidRDefault="003C4CC6" w:rsidP="003C4CC6">
            <w:pPr>
              <w:rPr>
                <w:ins w:id="401" w:author="EndlessLove" w:date="2016-11-06T09:54:00Z"/>
                <w:rFonts w:ascii="Times New Roman" w:hAnsi="Times New Roman" w:cs="Times New Roman"/>
                <w:b/>
                <w:sz w:val="26"/>
                <w:szCs w:val="26"/>
              </w:rPr>
            </w:pPr>
          </w:p>
        </w:tc>
      </w:tr>
      <w:tr w:rsidR="003C4CC6" w14:paraId="70DDAC6E" w14:textId="77777777" w:rsidTr="00B40C08">
        <w:trPr>
          <w:trHeight w:val="440"/>
          <w:ins w:id="402" w:author="EndlessLove" w:date="2016-11-06T09:54:00Z"/>
          <w:trPrChange w:id="403" w:author="EndlessLove" w:date="2016-11-07T08:37:00Z">
            <w:trPr>
              <w:gridBefore w:val="1"/>
              <w:trHeight w:val="440"/>
            </w:trPr>
          </w:trPrChange>
        </w:trPr>
        <w:tc>
          <w:tcPr>
            <w:tcW w:w="715" w:type="dxa"/>
            <w:tcPrChange w:id="404" w:author="EndlessLove" w:date="2016-11-07T08:37:00Z">
              <w:tcPr>
                <w:tcW w:w="715" w:type="dxa"/>
                <w:gridSpan w:val="2"/>
              </w:tcPr>
            </w:tcPrChange>
          </w:tcPr>
          <w:p w14:paraId="56B567E3" w14:textId="0B54C110" w:rsidR="003C4CC6" w:rsidRDefault="003C4CC6" w:rsidP="003C4CC6">
            <w:pPr>
              <w:rPr>
                <w:ins w:id="405" w:author="EndlessLove" w:date="2016-11-06T09:54:00Z"/>
                <w:rFonts w:ascii="Times New Roman" w:hAnsi="Times New Roman" w:cs="Times New Roman"/>
                <w:b/>
                <w:sz w:val="26"/>
                <w:szCs w:val="26"/>
              </w:rPr>
            </w:pPr>
            <w:ins w:id="406" w:author="EndlessLove" w:date="2016-11-06T09:54:00Z">
              <w:r>
                <w:rPr>
                  <w:rFonts w:ascii="Times New Roman" w:hAnsi="Times New Roman" w:cs="Times New Roman"/>
                  <w:b/>
                  <w:sz w:val="26"/>
                  <w:szCs w:val="26"/>
                </w:rPr>
                <w:t>14</w:t>
              </w:r>
            </w:ins>
          </w:p>
        </w:tc>
        <w:tc>
          <w:tcPr>
            <w:tcW w:w="5940" w:type="dxa"/>
            <w:tcPrChange w:id="407" w:author="EndlessLove" w:date="2016-11-07T08:37:00Z">
              <w:tcPr>
                <w:tcW w:w="3959" w:type="dxa"/>
                <w:gridSpan w:val="2"/>
              </w:tcPr>
            </w:tcPrChange>
          </w:tcPr>
          <w:p w14:paraId="085F5200" w14:textId="1BE4BBFD" w:rsidR="003C4CC6" w:rsidRDefault="003C4CC6" w:rsidP="003C4CC6">
            <w:pPr>
              <w:rPr>
                <w:ins w:id="408" w:author="EndlessLove" w:date="2016-11-06T09:54:00Z"/>
                <w:rFonts w:ascii="Times New Roman" w:hAnsi="Times New Roman" w:cs="Times New Roman"/>
                <w:sz w:val="26"/>
                <w:szCs w:val="26"/>
              </w:rPr>
            </w:pPr>
            <w:ins w:id="409" w:author="EndlessLove" w:date="2016-11-06T10:01:00Z">
              <w:r>
                <w:rPr>
                  <w:rFonts w:ascii="Times New Roman" w:hAnsi="Times New Roman" w:cs="Times New Roman"/>
                  <w:sz w:val="26"/>
                  <w:szCs w:val="26"/>
                </w:rPr>
                <w:t>Sequence Diagram cập nhật số lượng trong giỏ hàng</w:t>
              </w:r>
            </w:ins>
          </w:p>
        </w:tc>
        <w:tc>
          <w:tcPr>
            <w:tcW w:w="2340" w:type="dxa"/>
            <w:tcPrChange w:id="410" w:author="EndlessLove" w:date="2016-11-07T08:37:00Z">
              <w:tcPr>
                <w:tcW w:w="3511" w:type="dxa"/>
                <w:gridSpan w:val="2"/>
              </w:tcPr>
            </w:tcPrChange>
          </w:tcPr>
          <w:p w14:paraId="4BD97801" w14:textId="77777777" w:rsidR="003C4CC6" w:rsidRPr="008967F5" w:rsidRDefault="003C4CC6" w:rsidP="003C4CC6">
            <w:pPr>
              <w:rPr>
                <w:ins w:id="411" w:author="EndlessLove" w:date="2016-11-06T09:54:00Z"/>
                <w:rFonts w:ascii="Times New Roman" w:hAnsi="Times New Roman" w:cs="Times New Roman"/>
                <w:sz w:val="26"/>
                <w:szCs w:val="26"/>
              </w:rPr>
            </w:pPr>
          </w:p>
        </w:tc>
      </w:tr>
      <w:tr w:rsidR="008E1EDB" w14:paraId="4364D831" w14:textId="77777777" w:rsidTr="00B40C08">
        <w:trPr>
          <w:trHeight w:val="440"/>
          <w:ins w:id="412" w:author="EndlessLove" w:date="2016-11-06T09:54:00Z"/>
          <w:trPrChange w:id="413" w:author="EndlessLove" w:date="2016-11-07T08:37:00Z">
            <w:trPr>
              <w:gridBefore w:val="1"/>
              <w:trHeight w:val="440"/>
            </w:trPr>
          </w:trPrChange>
        </w:trPr>
        <w:tc>
          <w:tcPr>
            <w:tcW w:w="715" w:type="dxa"/>
            <w:tcPrChange w:id="414" w:author="EndlessLove" w:date="2016-11-07T08:37:00Z">
              <w:tcPr>
                <w:tcW w:w="715" w:type="dxa"/>
                <w:gridSpan w:val="2"/>
              </w:tcPr>
            </w:tcPrChange>
          </w:tcPr>
          <w:p w14:paraId="1CEFF60E" w14:textId="25FED349" w:rsidR="008E1EDB" w:rsidRDefault="008E1EDB" w:rsidP="008E1EDB">
            <w:pPr>
              <w:rPr>
                <w:ins w:id="415" w:author="EndlessLove" w:date="2016-11-06T09:54:00Z"/>
                <w:rFonts w:ascii="Times New Roman" w:hAnsi="Times New Roman" w:cs="Times New Roman"/>
                <w:b/>
                <w:sz w:val="26"/>
                <w:szCs w:val="26"/>
              </w:rPr>
            </w:pPr>
            <w:ins w:id="416" w:author="EndlessLove" w:date="2016-11-06T09:54:00Z">
              <w:r>
                <w:rPr>
                  <w:rFonts w:ascii="Times New Roman" w:hAnsi="Times New Roman" w:cs="Times New Roman"/>
                  <w:b/>
                  <w:sz w:val="26"/>
                  <w:szCs w:val="26"/>
                </w:rPr>
                <w:t>15</w:t>
              </w:r>
            </w:ins>
          </w:p>
        </w:tc>
        <w:tc>
          <w:tcPr>
            <w:tcW w:w="5940" w:type="dxa"/>
            <w:tcPrChange w:id="417" w:author="EndlessLove" w:date="2016-11-07T08:37:00Z">
              <w:tcPr>
                <w:tcW w:w="3959" w:type="dxa"/>
                <w:gridSpan w:val="2"/>
              </w:tcPr>
            </w:tcPrChange>
          </w:tcPr>
          <w:p w14:paraId="3CBF355A" w14:textId="19A5A81C" w:rsidR="008E1EDB" w:rsidRDefault="008E1EDB">
            <w:pPr>
              <w:rPr>
                <w:ins w:id="418" w:author="EndlessLove" w:date="2016-11-06T09:54:00Z"/>
                <w:rFonts w:ascii="Times New Roman" w:hAnsi="Times New Roman" w:cs="Times New Roman"/>
                <w:sz w:val="26"/>
                <w:szCs w:val="26"/>
              </w:rPr>
            </w:pPr>
            <w:ins w:id="419" w:author="EndlessLove" w:date="2016-11-06T10:09:00Z">
              <w:r>
                <w:rPr>
                  <w:rFonts w:ascii="Times New Roman" w:hAnsi="Times New Roman" w:cs="Times New Roman"/>
                  <w:sz w:val="26"/>
                  <w:szCs w:val="26"/>
                </w:rPr>
                <w:t>Activity Diagram đặt hàng</w:t>
              </w:r>
            </w:ins>
          </w:p>
        </w:tc>
        <w:tc>
          <w:tcPr>
            <w:tcW w:w="2340" w:type="dxa"/>
            <w:tcPrChange w:id="420" w:author="EndlessLove" w:date="2016-11-07T08:37:00Z">
              <w:tcPr>
                <w:tcW w:w="3511" w:type="dxa"/>
                <w:gridSpan w:val="2"/>
              </w:tcPr>
            </w:tcPrChange>
          </w:tcPr>
          <w:p w14:paraId="0E6E955D" w14:textId="77777777" w:rsidR="008E1EDB" w:rsidRPr="008967F5" w:rsidRDefault="008E1EDB" w:rsidP="008E1EDB">
            <w:pPr>
              <w:rPr>
                <w:ins w:id="421" w:author="EndlessLove" w:date="2016-11-06T09:54:00Z"/>
                <w:rFonts w:ascii="Times New Roman" w:hAnsi="Times New Roman" w:cs="Times New Roman"/>
                <w:sz w:val="26"/>
                <w:szCs w:val="26"/>
              </w:rPr>
            </w:pPr>
          </w:p>
        </w:tc>
      </w:tr>
      <w:tr w:rsidR="008E1EDB" w14:paraId="0C162F86" w14:textId="77777777" w:rsidTr="00B40C08">
        <w:trPr>
          <w:trHeight w:val="440"/>
          <w:ins w:id="422" w:author="EndlessLove" w:date="2016-11-06T09:54:00Z"/>
          <w:trPrChange w:id="423" w:author="EndlessLove" w:date="2016-11-07T08:37:00Z">
            <w:trPr>
              <w:gridBefore w:val="1"/>
              <w:trHeight w:val="440"/>
            </w:trPr>
          </w:trPrChange>
        </w:trPr>
        <w:tc>
          <w:tcPr>
            <w:tcW w:w="715" w:type="dxa"/>
            <w:tcPrChange w:id="424" w:author="EndlessLove" w:date="2016-11-07T08:37:00Z">
              <w:tcPr>
                <w:tcW w:w="715" w:type="dxa"/>
                <w:gridSpan w:val="2"/>
              </w:tcPr>
            </w:tcPrChange>
          </w:tcPr>
          <w:p w14:paraId="64981FE2" w14:textId="3BFC70AF" w:rsidR="008E1EDB" w:rsidRDefault="008E1EDB" w:rsidP="008E1EDB">
            <w:pPr>
              <w:rPr>
                <w:ins w:id="425" w:author="EndlessLove" w:date="2016-11-06T09:54:00Z"/>
                <w:rFonts w:ascii="Times New Roman" w:hAnsi="Times New Roman" w:cs="Times New Roman"/>
                <w:b/>
                <w:sz w:val="26"/>
                <w:szCs w:val="26"/>
              </w:rPr>
            </w:pPr>
            <w:ins w:id="426" w:author="EndlessLove" w:date="2016-11-06T09:55:00Z">
              <w:r>
                <w:rPr>
                  <w:rFonts w:ascii="Times New Roman" w:hAnsi="Times New Roman" w:cs="Times New Roman"/>
                  <w:b/>
                  <w:sz w:val="26"/>
                  <w:szCs w:val="26"/>
                </w:rPr>
                <w:t>16</w:t>
              </w:r>
            </w:ins>
          </w:p>
        </w:tc>
        <w:tc>
          <w:tcPr>
            <w:tcW w:w="5940" w:type="dxa"/>
            <w:tcPrChange w:id="427" w:author="EndlessLove" w:date="2016-11-07T08:37:00Z">
              <w:tcPr>
                <w:tcW w:w="3959" w:type="dxa"/>
                <w:gridSpan w:val="2"/>
              </w:tcPr>
            </w:tcPrChange>
          </w:tcPr>
          <w:p w14:paraId="3B0C1FA8" w14:textId="45C6483F" w:rsidR="008E1EDB" w:rsidRDefault="008E1EDB" w:rsidP="008E1EDB">
            <w:pPr>
              <w:rPr>
                <w:ins w:id="428" w:author="EndlessLove" w:date="2016-11-06T09:54:00Z"/>
                <w:rFonts w:ascii="Times New Roman" w:hAnsi="Times New Roman" w:cs="Times New Roman"/>
                <w:sz w:val="26"/>
                <w:szCs w:val="26"/>
              </w:rPr>
            </w:pPr>
            <w:ins w:id="429" w:author="EndlessLove" w:date="2016-11-06T10:09:00Z">
              <w:r>
                <w:rPr>
                  <w:rFonts w:ascii="Times New Roman" w:hAnsi="Times New Roman" w:cs="Times New Roman"/>
                  <w:sz w:val="26"/>
                  <w:szCs w:val="26"/>
                </w:rPr>
                <w:t>Sequence Diagram đặt hàng</w:t>
              </w:r>
            </w:ins>
          </w:p>
        </w:tc>
        <w:tc>
          <w:tcPr>
            <w:tcW w:w="2340" w:type="dxa"/>
            <w:tcPrChange w:id="430" w:author="EndlessLove" w:date="2016-11-07T08:37:00Z">
              <w:tcPr>
                <w:tcW w:w="3511" w:type="dxa"/>
                <w:gridSpan w:val="2"/>
              </w:tcPr>
            </w:tcPrChange>
          </w:tcPr>
          <w:p w14:paraId="5B2741DA" w14:textId="77777777" w:rsidR="008E1EDB" w:rsidRPr="008967F5" w:rsidRDefault="008E1EDB" w:rsidP="008E1EDB">
            <w:pPr>
              <w:rPr>
                <w:ins w:id="431" w:author="EndlessLove" w:date="2016-11-06T09:54:00Z"/>
                <w:rFonts w:ascii="Times New Roman" w:hAnsi="Times New Roman" w:cs="Times New Roman"/>
                <w:sz w:val="26"/>
                <w:szCs w:val="26"/>
              </w:rPr>
            </w:pPr>
          </w:p>
        </w:tc>
      </w:tr>
      <w:tr w:rsidR="008E1EDB" w14:paraId="68C7554D" w14:textId="77777777" w:rsidTr="00B40C08">
        <w:trPr>
          <w:trHeight w:val="440"/>
          <w:ins w:id="432" w:author="EndlessLove" w:date="2016-11-06T09:54:00Z"/>
          <w:trPrChange w:id="433" w:author="EndlessLove" w:date="2016-11-07T08:37:00Z">
            <w:trPr>
              <w:gridBefore w:val="1"/>
              <w:trHeight w:val="440"/>
            </w:trPr>
          </w:trPrChange>
        </w:trPr>
        <w:tc>
          <w:tcPr>
            <w:tcW w:w="715" w:type="dxa"/>
            <w:tcPrChange w:id="434" w:author="EndlessLove" w:date="2016-11-07T08:37:00Z">
              <w:tcPr>
                <w:tcW w:w="715" w:type="dxa"/>
                <w:gridSpan w:val="2"/>
              </w:tcPr>
            </w:tcPrChange>
          </w:tcPr>
          <w:p w14:paraId="2CCF2577" w14:textId="4DE4C117" w:rsidR="008E1EDB" w:rsidRDefault="008E1EDB" w:rsidP="008E1EDB">
            <w:pPr>
              <w:rPr>
                <w:ins w:id="435" w:author="EndlessLove" w:date="2016-11-06T09:54:00Z"/>
                <w:rFonts w:ascii="Times New Roman" w:hAnsi="Times New Roman" w:cs="Times New Roman"/>
                <w:b/>
                <w:sz w:val="26"/>
                <w:szCs w:val="26"/>
              </w:rPr>
            </w:pPr>
            <w:ins w:id="436" w:author="EndlessLove" w:date="2016-11-06T09:55:00Z">
              <w:r>
                <w:rPr>
                  <w:rFonts w:ascii="Times New Roman" w:hAnsi="Times New Roman" w:cs="Times New Roman"/>
                  <w:b/>
                  <w:sz w:val="26"/>
                  <w:szCs w:val="26"/>
                </w:rPr>
                <w:t>17</w:t>
              </w:r>
            </w:ins>
          </w:p>
        </w:tc>
        <w:tc>
          <w:tcPr>
            <w:tcW w:w="5940" w:type="dxa"/>
            <w:tcPrChange w:id="437" w:author="EndlessLove" w:date="2016-11-07T08:37:00Z">
              <w:tcPr>
                <w:tcW w:w="3959" w:type="dxa"/>
                <w:gridSpan w:val="2"/>
              </w:tcPr>
            </w:tcPrChange>
          </w:tcPr>
          <w:p w14:paraId="21DD1E80" w14:textId="6863134E" w:rsidR="008E1EDB" w:rsidRDefault="008E1EDB">
            <w:pPr>
              <w:rPr>
                <w:ins w:id="438" w:author="EndlessLove" w:date="2016-11-06T09:54:00Z"/>
                <w:rFonts w:ascii="Times New Roman" w:hAnsi="Times New Roman" w:cs="Times New Roman"/>
                <w:sz w:val="26"/>
                <w:szCs w:val="26"/>
              </w:rPr>
            </w:pPr>
            <w:ins w:id="439" w:author="EndlessLove" w:date="2016-11-06T10:09:00Z">
              <w:r>
                <w:rPr>
                  <w:rFonts w:ascii="Times New Roman" w:hAnsi="Times New Roman" w:cs="Times New Roman"/>
                  <w:sz w:val="26"/>
                  <w:szCs w:val="26"/>
                </w:rPr>
                <w:t xml:space="preserve">Activity Diagram thêm sản phẩm </w:t>
              </w:r>
            </w:ins>
          </w:p>
        </w:tc>
        <w:tc>
          <w:tcPr>
            <w:tcW w:w="2340" w:type="dxa"/>
            <w:tcPrChange w:id="440" w:author="EndlessLove" w:date="2016-11-07T08:37:00Z">
              <w:tcPr>
                <w:tcW w:w="3511" w:type="dxa"/>
                <w:gridSpan w:val="2"/>
              </w:tcPr>
            </w:tcPrChange>
          </w:tcPr>
          <w:p w14:paraId="3AE7C6ED" w14:textId="77777777" w:rsidR="008E1EDB" w:rsidRPr="008967F5" w:rsidRDefault="008E1EDB" w:rsidP="008E1EDB">
            <w:pPr>
              <w:rPr>
                <w:ins w:id="441" w:author="EndlessLove" w:date="2016-11-06T09:54:00Z"/>
                <w:rFonts w:ascii="Times New Roman" w:hAnsi="Times New Roman" w:cs="Times New Roman"/>
                <w:sz w:val="26"/>
                <w:szCs w:val="26"/>
              </w:rPr>
            </w:pPr>
          </w:p>
        </w:tc>
      </w:tr>
      <w:tr w:rsidR="008E1EDB" w14:paraId="04AC37B0" w14:textId="77777777" w:rsidTr="00B40C08">
        <w:trPr>
          <w:trHeight w:val="440"/>
          <w:ins w:id="442" w:author="EndlessLove" w:date="2016-11-06T09:54:00Z"/>
          <w:trPrChange w:id="443" w:author="EndlessLove" w:date="2016-11-07T08:37:00Z">
            <w:trPr>
              <w:gridBefore w:val="1"/>
              <w:trHeight w:val="440"/>
            </w:trPr>
          </w:trPrChange>
        </w:trPr>
        <w:tc>
          <w:tcPr>
            <w:tcW w:w="715" w:type="dxa"/>
            <w:tcPrChange w:id="444" w:author="EndlessLove" w:date="2016-11-07T08:37:00Z">
              <w:tcPr>
                <w:tcW w:w="715" w:type="dxa"/>
                <w:gridSpan w:val="2"/>
              </w:tcPr>
            </w:tcPrChange>
          </w:tcPr>
          <w:p w14:paraId="0D2006D7" w14:textId="5BD08092" w:rsidR="008E1EDB" w:rsidRDefault="008E1EDB" w:rsidP="008E1EDB">
            <w:pPr>
              <w:rPr>
                <w:ins w:id="445" w:author="EndlessLove" w:date="2016-11-06T09:54:00Z"/>
                <w:rFonts w:ascii="Times New Roman" w:hAnsi="Times New Roman" w:cs="Times New Roman"/>
                <w:b/>
                <w:sz w:val="26"/>
                <w:szCs w:val="26"/>
              </w:rPr>
            </w:pPr>
            <w:ins w:id="446" w:author="EndlessLove" w:date="2016-11-06T09:55:00Z">
              <w:r>
                <w:rPr>
                  <w:rFonts w:ascii="Times New Roman" w:hAnsi="Times New Roman" w:cs="Times New Roman"/>
                  <w:b/>
                  <w:sz w:val="26"/>
                  <w:szCs w:val="26"/>
                </w:rPr>
                <w:t>18</w:t>
              </w:r>
            </w:ins>
          </w:p>
        </w:tc>
        <w:tc>
          <w:tcPr>
            <w:tcW w:w="5940" w:type="dxa"/>
            <w:tcPrChange w:id="447" w:author="EndlessLove" w:date="2016-11-07T08:37:00Z">
              <w:tcPr>
                <w:tcW w:w="3959" w:type="dxa"/>
                <w:gridSpan w:val="2"/>
              </w:tcPr>
            </w:tcPrChange>
          </w:tcPr>
          <w:p w14:paraId="20B30D5F" w14:textId="3BE8821C" w:rsidR="008E1EDB" w:rsidRDefault="008E1EDB">
            <w:pPr>
              <w:rPr>
                <w:ins w:id="448" w:author="EndlessLove" w:date="2016-11-06T09:54:00Z"/>
                <w:rFonts w:ascii="Times New Roman" w:hAnsi="Times New Roman" w:cs="Times New Roman"/>
                <w:sz w:val="26"/>
                <w:szCs w:val="26"/>
              </w:rPr>
            </w:pPr>
            <w:ins w:id="449" w:author="EndlessLove" w:date="2016-11-06T10:09:00Z">
              <w:r>
                <w:rPr>
                  <w:rFonts w:ascii="Times New Roman" w:hAnsi="Times New Roman" w:cs="Times New Roman"/>
                  <w:sz w:val="26"/>
                  <w:szCs w:val="26"/>
                </w:rPr>
                <w:t xml:space="preserve">Sequence Diagram thêm sản phẩm </w:t>
              </w:r>
            </w:ins>
          </w:p>
        </w:tc>
        <w:tc>
          <w:tcPr>
            <w:tcW w:w="2340" w:type="dxa"/>
            <w:tcPrChange w:id="450" w:author="EndlessLove" w:date="2016-11-07T08:37:00Z">
              <w:tcPr>
                <w:tcW w:w="3511" w:type="dxa"/>
                <w:gridSpan w:val="2"/>
              </w:tcPr>
            </w:tcPrChange>
          </w:tcPr>
          <w:p w14:paraId="1014AFE2" w14:textId="77777777" w:rsidR="008E1EDB" w:rsidRPr="008967F5" w:rsidRDefault="008E1EDB" w:rsidP="008E1EDB">
            <w:pPr>
              <w:rPr>
                <w:ins w:id="451" w:author="EndlessLove" w:date="2016-11-06T09:54:00Z"/>
                <w:rFonts w:ascii="Times New Roman" w:hAnsi="Times New Roman" w:cs="Times New Roman"/>
                <w:sz w:val="26"/>
                <w:szCs w:val="26"/>
              </w:rPr>
            </w:pPr>
          </w:p>
        </w:tc>
      </w:tr>
      <w:tr w:rsidR="008E1EDB" w14:paraId="1DF618F1" w14:textId="77777777" w:rsidTr="00B40C08">
        <w:trPr>
          <w:trHeight w:val="440"/>
          <w:ins w:id="452" w:author="EndlessLove" w:date="2016-11-06T09:54:00Z"/>
          <w:trPrChange w:id="453" w:author="EndlessLove" w:date="2016-11-07T08:37:00Z">
            <w:trPr>
              <w:gridBefore w:val="1"/>
              <w:trHeight w:val="440"/>
            </w:trPr>
          </w:trPrChange>
        </w:trPr>
        <w:tc>
          <w:tcPr>
            <w:tcW w:w="715" w:type="dxa"/>
            <w:tcPrChange w:id="454" w:author="EndlessLove" w:date="2016-11-07T08:37:00Z">
              <w:tcPr>
                <w:tcW w:w="715" w:type="dxa"/>
                <w:gridSpan w:val="2"/>
              </w:tcPr>
            </w:tcPrChange>
          </w:tcPr>
          <w:p w14:paraId="0A4C3EA0" w14:textId="68E14C7C" w:rsidR="008E1EDB" w:rsidRDefault="008E1EDB" w:rsidP="008E1EDB">
            <w:pPr>
              <w:rPr>
                <w:ins w:id="455" w:author="EndlessLove" w:date="2016-11-06T09:54:00Z"/>
                <w:rFonts w:ascii="Times New Roman" w:hAnsi="Times New Roman" w:cs="Times New Roman"/>
                <w:b/>
                <w:sz w:val="26"/>
                <w:szCs w:val="26"/>
              </w:rPr>
            </w:pPr>
            <w:ins w:id="456" w:author="EndlessLove" w:date="2016-11-06T09:54:00Z">
              <w:r>
                <w:rPr>
                  <w:rFonts w:ascii="Times New Roman" w:hAnsi="Times New Roman" w:cs="Times New Roman"/>
                  <w:b/>
                  <w:sz w:val="26"/>
                  <w:szCs w:val="26"/>
                </w:rPr>
                <w:t>1</w:t>
              </w:r>
            </w:ins>
            <w:ins w:id="457" w:author="EndlessLove" w:date="2016-11-06T09:55:00Z">
              <w:r>
                <w:rPr>
                  <w:rFonts w:ascii="Times New Roman" w:hAnsi="Times New Roman" w:cs="Times New Roman"/>
                  <w:b/>
                  <w:sz w:val="26"/>
                  <w:szCs w:val="26"/>
                </w:rPr>
                <w:t>9</w:t>
              </w:r>
            </w:ins>
          </w:p>
        </w:tc>
        <w:tc>
          <w:tcPr>
            <w:tcW w:w="5940" w:type="dxa"/>
            <w:tcPrChange w:id="458" w:author="EndlessLove" w:date="2016-11-07T08:37:00Z">
              <w:tcPr>
                <w:tcW w:w="3959" w:type="dxa"/>
                <w:gridSpan w:val="2"/>
              </w:tcPr>
            </w:tcPrChange>
          </w:tcPr>
          <w:p w14:paraId="2A0B272A" w14:textId="72764757" w:rsidR="008E1EDB" w:rsidRDefault="008E1EDB">
            <w:pPr>
              <w:rPr>
                <w:ins w:id="459" w:author="EndlessLove" w:date="2016-11-06T09:54:00Z"/>
                <w:rFonts w:ascii="Times New Roman" w:hAnsi="Times New Roman" w:cs="Times New Roman"/>
                <w:sz w:val="26"/>
                <w:szCs w:val="26"/>
              </w:rPr>
            </w:pPr>
            <w:ins w:id="460" w:author="EndlessLove" w:date="2016-11-06T10:09:00Z">
              <w:r>
                <w:rPr>
                  <w:rFonts w:ascii="Times New Roman" w:hAnsi="Times New Roman" w:cs="Times New Roman"/>
                  <w:sz w:val="26"/>
                  <w:szCs w:val="26"/>
                </w:rPr>
                <w:t xml:space="preserve">Activity Diagram xóa sản phẩm </w:t>
              </w:r>
            </w:ins>
          </w:p>
        </w:tc>
        <w:tc>
          <w:tcPr>
            <w:tcW w:w="2340" w:type="dxa"/>
            <w:tcPrChange w:id="461" w:author="EndlessLove" w:date="2016-11-07T08:37:00Z">
              <w:tcPr>
                <w:tcW w:w="3511" w:type="dxa"/>
                <w:gridSpan w:val="2"/>
              </w:tcPr>
            </w:tcPrChange>
          </w:tcPr>
          <w:p w14:paraId="08EA4217" w14:textId="77777777" w:rsidR="008E1EDB" w:rsidRPr="008967F5" w:rsidRDefault="008E1EDB" w:rsidP="008E1EDB">
            <w:pPr>
              <w:rPr>
                <w:ins w:id="462" w:author="EndlessLove" w:date="2016-11-06T09:54:00Z"/>
                <w:rFonts w:ascii="Times New Roman" w:hAnsi="Times New Roman" w:cs="Times New Roman"/>
                <w:sz w:val="26"/>
                <w:szCs w:val="26"/>
              </w:rPr>
            </w:pPr>
          </w:p>
        </w:tc>
      </w:tr>
      <w:tr w:rsidR="008E1EDB" w14:paraId="7B567561" w14:textId="77777777" w:rsidTr="00B40C08">
        <w:trPr>
          <w:trHeight w:val="440"/>
          <w:ins w:id="463" w:author="EndlessLove" w:date="2016-11-06T09:54:00Z"/>
          <w:trPrChange w:id="464" w:author="EndlessLove" w:date="2016-11-07T08:37:00Z">
            <w:trPr>
              <w:gridBefore w:val="1"/>
              <w:trHeight w:val="440"/>
            </w:trPr>
          </w:trPrChange>
        </w:trPr>
        <w:tc>
          <w:tcPr>
            <w:tcW w:w="715" w:type="dxa"/>
            <w:tcPrChange w:id="465" w:author="EndlessLove" w:date="2016-11-07T08:37:00Z">
              <w:tcPr>
                <w:tcW w:w="715" w:type="dxa"/>
                <w:gridSpan w:val="2"/>
              </w:tcPr>
            </w:tcPrChange>
          </w:tcPr>
          <w:p w14:paraId="5EB0777E" w14:textId="26401D05" w:rsidR="008E1EDB" w:rsidRDefault="008E1EDB" w:rsidP="008E1EDB">
            <w:pPr>
              <w:rPr>
                <w:ins w:id="466" w:author="EndlessLove" w:date="2016-11-06T09:54:00Z"/>
                <w:rFonts w:ascii="Times New Roman" w:hAnsi="Times New Roman" w:cs="Times New Roman"/>
                <w:b/>
                <w:sz w:val="26"/>
                <w:szCs w:val="26"/>
              </w:rPr>
            </w:pPr>
            <w:ins w:id="467" w:author="EndlessLove" w:date="2016-11-06T09:54:00Z">
              <w:r>
                <w:rPr>
                  <w:rFonts w:ascii="Times New Roman" w:hAnsi="Times New Roman" w:cs="Times New Roman"/>
                  <w:b/>
                  <w:sz w:val="26"/>
                  <w:szCs w:val="26"/>
                </w:rPr>
                <w:t>2</w:t>
              </w:r>
            </w:ins>
            <w:ins w:id="468" w:author="EndlessLove" w:date="2016-11-06T09:55:00Z">
              <w:r>
                <w:rPr>
                  <w:rFonts w:ascii="Times New Roman" w:hAnsi="Times New Roman" w:cs="Times New Roman"/>
                  <w:b/>
                  <w:sz w:val="26"/>
                  <w:szCs w:val="26"/>
                </w:rPr>
                <w:t>0</w:t>
              </w:r>
            </w:ins>
          </w:p>
        </w:tc>
        <w:tc>
          <w:tcPr>
            <w:tcW w:w="5940" w:type="dxa"/>
            <w:tcPrChange w:id="469" w:author="EndlessLove" w:date="2016-11-07T08:37:00Z">
              <w:tcPr>
                <w:tcW w:w="3959" w:type="dxa"/>
                <w:gridSpan w:val="2"/>
              </w:tcPr>
            </w:tcPrChange>
          </w:tcPr>
          <w:p w14:paraId="32E4FBEF" w14:textId="698C0725" w:rsidR="008E1EDB" w:rsidRPr="008967F5" w:rsidRDefault="008E1EDB">
            <w:pPr>
              <w:rPr>
                <w:ins w:id="470" w:author="EndlessLove" w:date="2016-11-06T09:54:00Z"/>
                <w:rFonts w:ascii="Times New Roman" w:hAnsi="Times New Roman" w:cs="Times New Roman"/>
                <w:sz w:val="26"/>
                <w:szCs w:val="26"/>
              </w:rPr>
            </w:pPr>
            <w:ins w:id="471" w:author="EndlessLove" w:date="2016-11-06T10:09:00Z">
              <w:r>
                <w:rPr>
                  <w:rFonts w:ascii="Times New Roman" w:hAnsi="Times New Roman" w:cs="Times New Roman"/>
                  <w:sz w:val="26"/>
                  <w:szCs w:val="26"/>
                </w:rPr>
                <w:t xml:space="preserve">Sequence Diagram </w:t>
              </w:r>
            </w:ins>
            <w:ins w:id="472" w:author="EndlessLove" w:date="2016-11-06T10:10:00Z">
              <w:r>
                <w:rPr>
                  <w:rFonts w:ascii="Times New Roman" w:hAnsi="Times New Roman" w:cs="Times New Roman"/>
                  <w:sz w:val="26"/>
                  <w:szCs w:val="26"/>
                </w:rPr>
                <w:t>xóa</w:t>
              </w:r>
            </w:ins>
            <w:ins w:id="473" w:author="EndlessLove" w:date="2016-11-06T10:09:00Z">
              <w:r>
                <w:rPr>
                  <w:rFonts w:ascii="Times New Roman" w:hAnsi="Times New Roman" w:cs="Times New Roman"/>
                  <w:sz w:val="26"/>
                  <w:szCs w:val="26"/>
                </w:rPr>
                <w:t xml:space="preserve"> sản phẩm </w:t>
              </w:r>
            </w:ins>
          </w:p>
        </w:tc>
        <w:tc>
          <w:tcPr>
            <w:tcW w:w="2340" w:type="dxa"/>
            <w:tcPrChange w:id="474" w:author="EndlessLove" w:date="2016-11-07T08:37:00Z">
              <w:tcPr>
                <w:tcW w:w="3511" w:type="dxa"/>
                <w:gridSpan w:val="2"/>
              </w:tcPr>
            </w:tcPrChange>
          </w:tcPr>
          <w:p w14:paraId="15A1CD87" w14:textId="77777777" w:rsidR="008E1EDB" w:rsidRPr="008967F5" w:rsidRDefault="008E1EDB" w:rsidP="008E1EDB">
            <w:pPr>
              <w:rPr>
                <w:ins w:id="475" w:author="EndlessLove" w:date="2016-11-06T09:54:00Z"/>
                <w:rFonts w:ascii="Times New Roman" w:hAnsi="Times New Roman" w:cs="Times New Roman"/>
                <w:sz w:val="26"/>
                <w:szCs w:val="26"/>
              </w:rPr>
            </w:pPr>
          </w:p>
        </w:tc>
      </w:tr>
      <w:tr w:rsidR="008E1EDB" w14:paraId="22CED99A" w14:textId="77777777" w:rsidTr="00B40C08">
        <w:trPr>
          <w:trHeight w:val="440"/>
          <w:ins w:id="476" w:author="EndlessLove" w:date="2016-11-06T09:54:00Z"/>
          <w:trPrChange w:id="477" w:author="EndlessLove" w:date="2016-11-07T08:37:00Z">
            <w:trPr>
              <w:gridBefore w:val="1"/>
              <w:trHeight w:val="440"/>
            </w:trPr>
          </w:trPrChange>
        </w:trPr>
        <w:tc>
          <w:tcPr>
            <w:tcW w:w="715" w:type="dxa"/>
            <w:tcPrChange w:id="478" w:author="EndlessLove" w:date="2016-11-07T08:37:00Z">
              <w:tcPr>
                <w:tcW w:w="715" w:type="dxa"/>
                <w:gridSpan w:val="2"/>
              </w:tcPr>
            </w:tcPrChange>
          </w:tcPr>
          <w:p w14:paraId="04A4BC1D" w14:textId="7313C9A4" w:rsidR="008E1EDB" w:rsidRDefault="008E1EDB" w:rsidP="008E1EDB">
            <w:pPr>
              <w:rPr>
                <w:ins w:id="479" w:author="EndlessLove" w:date="2016-11-06T09:54:00Z"/>
                <w:rFonts w:ascii="Times New Roman" w:hAnsi="Times New Roman" w:cs="Times New Roman"/>
                <w:b/>
                <w:sz w:val="26"/>
                <w:szCs w:val="26"/>
              </w:rPr>
            </w:pPr>
            <w:ins w:id="480" w:author="EndlessLove" w:date="2016-11-06T09:54:00Z">
              <w:r>
                <w:rPr>
                  <w:rFonts w:ascii="Times New Roman" w:hAnsi="Times New Roman" w:cs="Times New Roman"/>
                  <w:b/>
                  <w:sz w:val="26"/>
                  <w:szCs w:val="26"/>
                </w:rPr>
                <w:t>21</w:t>
              </w:r>
            </w:ins>
          </w:p>
        </w:tc>
        <w:tc>
          <w:tcPr>
            <w:tcW w:w="5940" w:type="dxa"/>
            <w:tcPrChange w:id="481" w:author="EndlessLove" w:date="2016-11-07T08:37:00Z">
              <w:tcPr>
                <w:tcW w:w="3959" w:type="dxa"/>
                <w:gridSpan w:val="2"/>
              </w:tcPr>
            </w:tcPrChange>
          </w:tcPr>
          <w:p w14:paraId="3ED15038" w14:textId="42707C34" w:rsidR="008E1EDB" w:rsidRDefault="008E1EDB">
            <w:pPr>
              <w:rPr>
                <w:ins w:id="482" w:author="EndlessLove" w:date="2016-11-06T09:54:00Z"/>
                <w:rFonts w:ascii="Times New Roman" w:hAnsi="Times New Roman" w:cs="Times New Roman"/>
                <w:sz w:val="26"/>
                <w:szCs w:val="26"/>
              </w:rPr>
            </w:pPr>
            <w:ins w:id="483" w:author="EndlessLove" w:date="2016-11-06T10:10:00Z">
              <w:r>
                <w:rPr>
                  <w:rFonts w:ascii="Times New Roman" w:hAnsi="Times New Roman" w:cs="Times New Roman"/>
                  <w:sz w:val="26"/>
                  <w:szCs w:val="26"/>
                </w:rPr>
                <w:t xml:space="preserve">Activity Diagram cập nhật thông tin sản phẩm </w:t>
              </w:r>
            </w:ins>
          </w:p>
        </w:tc>
        <w:tc>
          <w:tcPr>
            <w:tcW w:w="2340" w:type="dxa"/>
            <w:tcPrChange w:id="484" w:author="EndlessLove" w:date="2016-11-07T08:37:00Z">
              <w:tcPr>
                <w:tcW w:w="3511" w:type="dxa"/>
                <w:gridSpan w:val="2"/>
              </w:tcPr>
            </w:tcPrChange>
          </w:tcPr>
          <w:p w14:paraId="7EFF4A35" w14:textId="77777777" w:rsidR="008E1EDB" w:rsidRPr="008967F5" w:rsidRDefault="008E1EDB" w:rsidP="008E1EDB">
            <w:pPr>
              <w:rPr>
                <w:ins w:id="485" w:author="EndlessLove" w:date="2016-11-06T09:54:00Z"/>
                <w:rFonts w:ascii="Times New Roman" w:hAnsi="Times New Roman" w:cs="Times New Roman"/>
                <w:sz w:val="26"/>
                <w:szCs w:val="26"/>
              </w:rPr>
            </w:pPr>
          </w:p>
        </w:tc>
      </w:tr>
      <w:tr w:rsidR="008E1EDB" w14:paraId="4A347196" w14:textId="77777777" w:rsidTr="00B40C08">
        <w:trPr>
          <w:trHeight w:val="440"/>
          <w:ins w:id="486" w:author="EndlessLove" w:date="2016-11-06T09:54:00Z"/>
          <w:trPrChange w:id="487" w:author="EndlessLove" w:date="2016-11-07T08:37:00Z">
            <w:trPr>
              <w:gridBefore w:val="1"/>
              <w:trHeight w:val="440"/>
            </w:trPr>
          </w:trPrChange>
        </w:trPr>
        <w:tc>
          <w:tcPr>
            <w:tcW w:w="715" w:type="dxa"/>
            <w:tcPrChange w:id="488" w:author="EndlessLove" w:date="2016-11-07T08:37:00Z">
              <w:tcPr>
                <w:tcW w:w="715" w:type="dxa"/>
                <w:gridSpan w:val="2"/>
              </w:tcPr>
            </w:tcPrChange>
          </w:tcPr>
          <w:p w14:paraId="6AA98E3E" w14:textId="78EA1E77" w:rsidR="008E1EDB" w:rsidRDefault="008E1EDB" w:rsidP="008E1EDB">
            <w:pPr>
              <w:rPr>
                <w:ins w:id="489" w:author="EndlessLove" w:date="2016-11-06T09:54:00Z"/>
                <w:rFonts w:ascii="Times New Roman" w:hAnsi="Times New Roman" w:cs="Times New Roman"/>
                <w:b/>
                <w:sz w:val="26"/>
                <w:szCs w:val="26"/>
              </w:rPr>
            </w:pPr>
            <w:ins w:id="490" w:author="EndlessLove" w:date="2016-11-06T09:54:00Z">
              <w:r>
                <w:rPr>
                  <w:rFonts w:ascii="Times New Roman" w:hAnsi="Times New Roman" w:cs="Times New Roman"/>
                  <w:b/>
                  <w:sz w:val="26"/>
                  <w:szCs w:val="26"/>
                </w:rPr>
                <w:t>22</w:t>
              </w:r>
            </w:ins>
          </w:p>
        </w:tc>
        <w:tc>
          <w:tcPr>
            <w:tcW w:w="5940" w:type="dxa"/>
            <w:tcPrChange w:id="491" w:author="EndlessLove" w:date="2016-11-07T08:37:00Z">
              <w:tcPr>
                <w:tcW w:w="3959" w:type="dxa"/>
                <w:gridSpan w:val="2"/>
              </w:tcPr>
            </w:tcPrChange>
          </w:tcPr>
          <w:p w14:paraId="05C2C4DB" w14:textId="28BF1909" w:rsidR="008E1EDB" w:rsidRDefault="008E1EDB" w:rsidP="008E1EDB">
            <w:pPr>
              <w:rPr>
                <w:ins w:id="492" w:author="EndlessLove" w:date="2016-11-06T09:54:00Z"/>
                <w:rFonts w:ascii="Times New Roman" w:hAnsi="Times New Roman" w:cs="Times New Roman"/>
                <w:sz w:val="26"/>
                <w:szCs w:val="26"/>
              </w:rPr>
            </w:pPr>
            <w:ins w:id="493" w:author="EndlessLove" w:date="2016-11-06T10:10:00Z">
              <w:r>
                <w:rPr>
                  <w:rFonts w:ascii="Times New Roman" w:hAnsi="Times New Roman" w:cs="Times New Roman"/>
                  <w:sz w:val="26"/>
                  <w:szCs w:val="26"/>
                </w:rPr>
                <w:t xml:space="preserve">Sequence Diagram cập nhật thông tin sản phẩm </w:t>
              </w:r>
            </w:ins>
          </w:p>
        </w:tc>
        <w:tc>
          <w:tcPr>
            <w:tcW w:w="2340" w:type="dxa"/>
            <w:tcPrChange w:id="494" w:author="EndlessLove" w:date="2016-11-07T08:37:00Z">
              <w:tcPr>
                <w:tcW w:w="3511" w:type="dxa"/>
                <w:gridSpan w:val="2"/>
              </w:tcPr>
            </w:tcPrChange>
          </w:tcPr>
          <w:p w14:paraId="1C06C15B" w14:textId="73C9E523" w:rsidR="008E1EDB" w:rsidRPr="008967F5" w:rsidRDefault="008E1EDB" w:rsidP="008E1EDB">
            <w:pPr>
              <w:rPr>
                <w:ins w:id="495" w:author="EndlessLove" w:date="2016-11-06T09:54:00Z"/>
                <w:rFonts w:ascii="Times New Roman" w:hAnsi="Times New Roman" w:cs="Times New Roman"/>
                <w:sz w:val="26"/>
                <w:szCs w:val="26"/>
              </w:rPr>
            </w:pPr>
          </w:p>
        </w:tc>
      </w:tr>
      <w:tr w:rsidR="00282291" w14:paraId="191C2F2E" w14:textId="77777777" w:rsidTr="00B40C08">
        <w:trPr>
          <w:trHeight w:val="440"/>
          <w:ins w:id="496" w:author="EndlessLove" w:date="2016-11-06T09:54:00Z"/>
          <w:trPrChange w:id="497" w:author="EndlessLove" w:date="2016-11-07T08:37:00Z">
            <w:trPr>
              <w:gridBefore w:val="1"/>
              <w:trHeight w:val="440"/>
            </w:trPr>
          </w:trPrChange>
        </w:trPr>
        <w:tc>
          <w:tcPr>
            <w:tcW w:w="715" w:type="dxa"/>
            <w:tcPrChange w:id="498" w:author="EndlessLove" w:date="2016-11-07T08:37:00Z">
              <w:tcPr>
                <w:tcW w:w="715" w:type="dxa"/>
                <w:gridSpan w:val="2"/>
              </w:tcPr>
            </w:tcPrChange>
          </w:tcPr>
          <w:p w14:paraId="3C65FF0D" w14:textId="330601B9" w:rsidR="00282291" w:rsidRDefault="00282291" w:rsidP="00282291">
            <w:pPr>
              <w:rPr>
                <w:ins w:id="499" w:author="EndlessLove" w:date="2016-11-06T09:54:00Z"/>
                <w:rFonts w:ascii="Times New Roman" w:hAnsi="Times New Roman" w:cs="Times New Roman"/>
                <w:b/>
                <w:sz w:val="26"/>
                <w:szCs w:val="26"/>
              </w:rPr>
            </w:pPr>
            <w:ins w:id="500" w:author="EndlessLove" w:date="2016-11-06T09:54:00Z">
              <w:r>
                <w:rPr>
                  <w:rFonts w:ascii="Times New Roman" w:hAnsi="Times New Roman" w:cs="Times New Roman"/>
                  <w:b/>
                  <w:sz w:val="26"/>
                  <w:szCs w:val="26"/>
                </w:rPr>
                <w:lastRenderedPageBreak/>
                <w:t>23</w:t>
              </w:r>
            </w:ins>
          </w:p>
        </w:tc>
        <w:tc>
          <w:tcPr>
            <w:tcW w:w="5940" w:type="dxa"/>
            <w:tcPrChange w:id="501" w:author="EndlessLove" w:date="2016-11-07T08:37:00Z">
              <w:tcPr>
                <w:tcW w:w="3959" w:type="dxa"/>
                <w:gridSpan w:val="2"/>
              </w:tcPr>
            </w:tcPrChange>
          </w:tcPr>
          <w:p w14:paraId="2FF65D95" w14:textId="0468F91B" w:rsidR="00282291" w:rsidRDefault="00282291">
            <w:pPr>
              <w:rPr>
                <w:ins w:id="502" w:author="EndlessLove" w:date="2016-11-06T09:54:00Z"/>
                <w:rFonts w:ascii="Times New Roman" w:hAnsi="Times New Roman" w:cs="Times New Roman"/>
                <w:sz w:val="26"/>
                <w:szCs w:val="26"/>
              </w:rPr>
            </w:pPr>
            <w:ins w:id="503" w:author="EndlessLove" w:date="2016-11-06T10:11:00Z">
              <w:r>
                <w:rPr>
                  <w:rFonts w:ascii="Times New Roman" w:hAnsi="Times New Roman" w:cs="Times New Roman"/>
                  <w:sz w:val="26"/>
                  <w:szCs w:val="26"/>
                </w:rPr>
                <w:t xml:space="preserve">Activity Diagram cập nhật khuyến mãi </w:t>
              </w:r>
            </w:ins>
          </w:p>
        </w:tc>
        <w:tc>
          <w:tcPr>
            <w:tcW w:w="2340" w:type="dxa"/>
            <w:tcPrChange w:id="504" w:author="EndlessLove" w:date="2016-11-07T08:37:00Z">
              <w:tcPr>
                <w:tcW w:w="3511" w:type="dxa"/>
                <w:gridSpan w:val="2"/>
              </w:tcPr>
            </w:tcPrChange>
          </w:tcPr>
          <w:p w14:paraId="1970D806" w14:textId="77777777" w:rsidR="00282291" w:rsidRPr="008967F5" w:rsidRDefault="00282291" w:rsidP="00282291">
            <w:pPr>
              <w:rPr>
                <w:ins w:id="505" w:author="EndlessLove" w:date="2016-11-06T09:54:00Z"/>
                <w:rFonts w:ascii="Times New Roman" w:hAnsi="Times New Roman" w:cs="Times New Roman"/>
                <w:sz w:val="26"/>
                <w:szCs w:val="26"/>
              </w:rPr>
            </w:pPr>
          </w:p>
        </w:tc>
      </w:tr>
      <w:tr w:rsidR="00282291" w14:paraId="6F3AFA29" w14:textId="77777777" w:rsidTr="00B40C08">
        <w:trPr>
          <w:trHeight w:val="440"/>
          <w:ins w:id="506" w:author="EndlessLove" w:date="2016-11-06T09:54:00Z"/>
          <w:trPrChange w:id="507" w:author="EndlessLove" w:date="2016-11-07T08:37:00Z">
            <w:trPr>
              <w:gridBefore w:val="1"/>
              <w:trHeight w:val="440"/>
            </w:trPr>
          </w:trPrChange>
        </w:trPr>
        <w:tc>
          <w:tcPr>
            <w:tcW w:w="715" w:type="dxa"/>
            <w:tcPrChange w:id="508" w:author="EndlessLove" w:date="2016-11-07T08:37:00Z">
              <w:tcPr>
                <w:tcW w:w="715" w:type="dxa"/>
                <w:gridSpan w:val="2"/>
              </w:tcPr>
            </w:tcPrChange>
          </w:tcPr>
          <w:p w14:paraId="4EE8666A" w14:textId="3D0BE2C8" w:rsidR="00282291" w:rsidRDefault="00282291" w:rsidP="00282291">
            <w:pPr>
              <w:rPr>
                <w:ins w:id="509" w:author="EndlessLove" w:date="2016-11-06T09:54:00Z"/>
                <w:rFonts w:ascii="Times New Roman" w:hAnsi="Times New Roman" w:cs="Times New Roman"/>
                <w:b/>
                <w:sz w:val="26"/>
                <w:szCs w:val="26"/>
              </w:rPr>
            </w:pPr>
            <w:ins w:id="510" w:author="EndlessLove" w:date="2016-11-06T09:54:00Z">
              <w:r>
                <w:rPr>
                  <w:rFonts w:ascii="Times New Roman" w:hAnsi="Times New Roman" w:cs="Times New Roman"/>
                  <w:b/>
                  <w:sz w:val="26"/>
                  <w:szCs w:val="26"/>
                </w:rPr>
                <w:t>24</w:t>
              </w:r>
            </w:ins>
          </w:p>
        </w:tc>
        <w:tc>
          <w:tcPr>
            <w:tcW w:w="5940" w:type="dxa"/>
            <w:tcPrChange w:id="511" w:author="EndlessLove" w:date="2016-11-07T08:37:00Z">
              <w:tcPr>
                <w:tcW w:w="3959" w:type="dxa"/>
                <w:gridSpan w:val="2"/>
              </w:tcPr>
            </w:tcPrChange>
          </w:tcPr>
          <w:p w14:paraId="44ADD24A" w14:textId="5DA0E0DE" w:rsidR="00282291" w:rsidRDefault="00282291" w:rsidP="00282291">
            <w:pPr>
              <w:rPr>
                <w:ins w:id="512" w:author="EndlessLove" w:date="2016-11-06T09:54:00Z"/>
                <w:rFonts w:ascii="Times New Roman" w:hAnsi="Times New Roman" w:cs="Times New Roman"/>
                <w:sz w:val="26"/>
                <w:szCs w:val="26"/>
              </w:rPr>
            </w:pPr>
            <w:ins w:id="513" w:author="EndlessLove" w:date="2016-11-06T10:11:00Z">
              <w:r>
                <w:rPr>
                  <w:rFonts w:ascii="Times New Roman" w:hAnsi="Times New Roman" w:cs="Times New Roman"/>
                  <w:sz w:val="26"/>
                  <w:szCs w:val="26"/>
                </w:rPr>
                <w:t>Sequence Diagram cập nhật khuyến mãi</w:t>
              </w:r>
            </w:ins>
          </w:p>
        </w:tc>
        <w:tc>
          <w:tcPr>
            <w:tcW w:w="2340" w:type="dxa"/>
            <w:tcPrChange w:id="514" w:author="EndlessLove" w:date="2016-11-07T08:37:00Z">
              <w:tcPr>
                <w:tcW w:w="3511" w:type="dxa"/>
                <w:gridSpan w:val="2"/>
              </w:tcPr>
            </w:tcPrChange>
          </w:tcPr>
          <w:p w14:paraId="5B693C4B" w14:textId="77777777" w:rsidR="00282291" w:rsidRPr="008967F5" w:rsidRDefault="00282291" w:rsidP="00282291">
            <w:pPr>
              <w:rPr>
                <w:ins w:id="515" w:author="EndlessLove" w:date="2016-11-06T09:54:00Z"/>
                <w:rFonts w:ascii="Times New Roman" w:hAnsi="Times New Roman" w:cs="Times New Roman"/>
                <w:sz w:val="26"/>
                <w:szCs w:val="26"/>
              </w:rPr>
            </w:pPr>
          </w:p>
        </w:tc>
      </w:tr>
      <w:tr w:rsidR="004F15D7" w14:paraId="74421F4C" w14:textId="77777777" w:rsidTr="00B40C08">
        <w:trPr>
          <w:trHeight w:val="440"/>
          <w:ins w:id="516" w:author="EndlessLove" w:date="2016-11-06T09:54:00Z"/>
          <w:trPrChange w:id="517" w:author="EndlessLove" w:date="2016-11-07T08:37:00Z">
            <w:trPr>
              <w:gridBefore w:val="1"/>
              <w:trHeight w:val="440"/>
            </w:trPr>
          </w:trPrChange>
        </w:trPr>
        <w:tc>
          <w:tcPr>
            <w:tcW w:w="715" w:type="dxa"/>
            <w:tcPrChange w:id="518" w:author="EndlessLove" w:date="2016-11-07T08:37:00Z">
              <w:tcPr>
                <w:tcW w:w="715" w:type="dxa"/>
                <w:gridSpan w:val="2"/>
              </w:tcPr>
            </w:tcPrChange>
          </w:tcPr>
          <w:p w14:paraId="263977F7" w14:textId="0C07DEC9" w:rsidR="004F15D7" w:rsidRDefault="004F15D7" w:rsidP="004F15D7">
            <w:pPr>
              <w:rPr>
                <w:ins w:id="519" w:author="EndlessLove" w:date="2016-11-06T09:54:00Z"/>
                <w:rFonts w:ascii="Times New Roman" w:hAnsi="Times New Roman" w:cs="Times New Roman"/>
                <w:b/>
                <w:sz w:val="26"/>
                <w:szCs w:val="26"/>
              </w:rPr>
            </w:pPr>
            <w:ins w:id="520" w:author="EndlessLove" w:date="2016-11-06T09:55:00Z">
              <w:r>
                <w:rPr>
                  <w:rFonts w:ascii="Times New Roman" w:hAnsi="Times New Roman" w:cs="Times New Roman"/>
                  <w:b/>
                  <w:sz w:val="26"/>
                  <w:szCs w:val="26"/>
                </w:rPr>
                <w:t>25</w:t>
              </w:r>
            </w:ins>
          </w:p>
        </w:tc>
        <w:tc>
          <w:tcPr>
            <w:tcW w:w="5940" w:type="dxa"/>
            <w:tcPrChange w:id="521" w:author="EndlessLove" w:date="2016-11-07T08:37:00Z">
              <w:tcPr>
                <w:tcW w:w="3959" w:type="dxa"/>
                <w:gridSpan w:val="2"/>
              </w:tcPr>
            </w:tcPrChange>
          </w:tcPr>
          <w:p w14:paraId="05BBF3B5" w14:textId="50B9D1E3" w:rsidR="004F15D7" w:rsidRDefault="004F15D7">
            <w:pPr>
              <w:tabs>
                <w:tab w:val="right" w:leader="dot" w:pos="5724"/>
              </w:tabs>
              <w:rPr>
                <w:ins w:id="522" w:author="EndlessLove" w:date="2016-11-06T09:54:00Z"/>
                <w:rFonts w:ascii="Times New Roman" w:hAnsi="Times New Roman" w:cs="Times New Roman"/>
                <w:sz w:val="26"/>
                <w:szCs w:val="26"/>
              </w:rPr>
              <w:pPrChange w:id="523" w:author="EndlessLove" w:date="2016-11-07T08:40:00Z">
                <w:pPr/>
              </w:pPrChange>
            </w:pPr>
            <w:ins w:id="524" w:author="EndlessLove" w:date="2016-11-07T08:30:00Z">
              <w:r>
                <w:rPr>
                  <w:rFonts w:ascii="Times New Roman" w:hAnsi="Times New Roman" w:cs="Times New Roman"/>
                  <w:sz w:val="26"/>
                  <w:szCs w:val="26"/>
                </w:rPr>
                <w:t xml:space="preserve">Activity Diagram xác nhận đơn hàng </w:t>
              </w:r>
            </w:ins>
          </w:p>
        </w:tc>
        <w:tc>
          <w:tcPr>
            <w:tcW w:w="2340" w:type="dxa"/>
            <w:tcPrChange w:id="525" w:author="EndlessLove" w:date="2016-11-07T08:37:00Z">
              <w:tcPr>
                <w:tcW w:w="3511" w:type="dxa"/>
                <w:gridSpan w:val="2"/>
              </w:tcPr>
            </w:tcPrChange>
          </w:tcPr>
          <w:p w14:paraId="16812A58" w14:textId="77777777" w:rsidR="004F15D7" w:rsidRPr="008967F5" w:rsidRDefault="004F15D7" w:rsidP="004F15D7">
            <w:pPr>
              <w:rPr>
                <w:ins w:id="526" w:author="EndlessLove" w:date="2016-11-06T09:54:00Z"/>
                <w:rFonts w:ascii="Times New Roman" w:hAnsi="Times New Roman" w:cs="Times New Roman"/>
                <w:sz w:val="26"/>
                <w:szCs w:val="26"/>
              </w:rPr>
            </w:pPr>
          </w:p>
        </w:tc>
      </w:tr>
      <w:tr w:rsidR="004F15D7" w14:paraId="2B2C73F5" w14:textId="77777777" w:rsidTr="00B40C08">
        <w:trPr>
          <w:trHeight w:val="440"/>
          <w:ins w:id="527" w:author="EndlessLove" w:date="2016-11-06T09:54:00Z"/>
          <w:trPrChange w:id="528" w:author="EndlessLove" w:date="2016-11-07T08:37:00Z">
            <w:trPr>
              <w:gridBefore w:val="1"/>
              <w:trHeight w:val="440"/>
            </w:trPr>
          </w:trPrChange>
        </w:trPr>
        <w:tc>
          <w:tcPr>
            <w:tcW w:w="715" w:type="dxa"/>
            <w:tcPrChange w:id="529" w:author="EndlessLove" w:date="2016-11-07T08:37:00Z">
              <w:tcPr>
                <w:tcW w:w="715" w:type="dxa"/>
                <w:gridSpan w:val="2"/>
              </w:tcPr>
            </w:tcPrChange>
          </w:tcPr>
          <w:p w14:paraId="1F20C283" w14:textId="24FA8D7A" w:rsidR="004F15D7" w:rsidRDefault="004F15D7" w:rsidP="004F15D7">
            <w:pPr>
              <w:rPr>
                <w:ins w:id="530" w:author="EndlessLove" w:date="2016-11-06T09:54:00Z"/>
                <w:rFonts w:ascii="Times New Roman" w:hAnsi="Times New Roman" w:cs="Times New Roman"/>
                <w:b/>
                <w:sz w:val="26"/>
                <w:szCs w:val="26"/>
              </w:rPr>
            </w:pPr>
            <w:ins w:id="531" w:author="EndlessLove" w:date="2016-11-06T09:55:00Z">
              <w:r>
                <w:rPr>
                  <w:rFonts w:ascii="Times New Roman" w:hAnsi="Times New Roman" w:cs="Times New Roman"/>
                  <w:b/>
                  <w:sz w:val="26"/>
                  <w:szCs w:val="26"/>
                </w:rPr>
                <w:t>26</w:t>
              </w:r>
            </w:ins>
          </w:p>
        </w:tc>
        <w:tc>
          <w:tcPr>
            <w:tcW w:w="5940" w:type="dxa"/>
            <w:tcPrChange w:id="532" w:author="EndlessLove" w:date="2016-11-07T08:37:00Z">
              <w:tcPr>
                <w:tcW w:w="3959" w:type="dxa"/>
                <w:gridSpan w:val="2"/>
              </w:tcPr>
            </w:tcPrChange>
          </w:tcPr>
          <w:p w14:paraId="46D2E94A" w14:textId="5D3ABD51" w:rsidR="004F15D7" w:rsidRDefault="004F15D7" w:rsidP="004F15D7">
            <w:pPr>
              <w:rPr>
                <w:ins w:id="533" w:author="EndlessLove" w:date="2016-11-06T09:54:00Z"/>
                <w:rFonts w:ascii="Times New Roman" w:hAnsi="Times New Roman" w:cs="Times New Roman"/>
                <w:sz w:val="26"/>
                <w:szCs w:val="26"/>
              </w:rPr>
            </w:pPr>
            <w:ins w:id="534" w:author="EndlessLove" w:date="2016-11-07T08:30:00Z">
              <w:r>
                <w:rPr>
                  <w:rFonts w:ascii="Times New Roman" w:hAnsi="Times New Roman" w:cs="Times New Roman"/>
                  <w:sz w:val="26"/>
                  <w:szCs w:val="26"/>
                </w:rPr>
                <w:t xml:space="preserve">Sequence Diagram </w:t>
              </w:r>
            </w:ins>
            <w:ins w:id="535" w:author="EndlessLove" w:date="2016-11-07T08:31:00Z">
              <w:r>
                <w:rPr>
                  <w:rFonts w:ascii="Times New Roman" w:hAnsi="Times New Roman" w:cs="Times New Roman"/>
                  <w:sz w:val="26"/>
                  <w:szCs w:val="26"/>
                </w:rPr>
                <w:t>xác nhận đơn hàng</w:t>
              </w:r>
            </w:ins>
          </w:p>
        </w:tc>
        <w:tc>
          <w:tcPr>
            <w:tcW w:w="2340" w:type="dxa"/>
            <w:tcPrChange w:id="536" w:author="EndlessLove" w:date="2016-11-07T08:37:00Z">
              <w:tcPr>
                <w:tcW w:w="3511" w:type="dxa"/>
                <w:gridSpan w:val="2"/>
              </w:tcPr>
            </w:tcPrChange>
          </w:tcPr>
          <w:p w14:paraId="244CA396" w14:textId="77777777" w:rsidR="004F15D7" w:rsidRPr="008967F5" w:rsidRDefault="004F15D7" w:rsidP="004F15D7">
            <w:pPr>
              <w:rPr>
                <w:ins w:id="537" w:author="EndlessLove" w:date="2016-11-06T09:54:00Z"/>
                <w:rFonts w:ascii="Times New Roman" w:hAnsi="Times New Roman" w:cs="Times New Roman"/>
                <w:sz w:val="26"/>
                <w:szCs w:val="26"/>
              </w:rPr>
            </w:pPr>
          </w:p>
        </w:tc>
      </w:tr>
      <w:tr w:rsidR="004F15D7" w14:paraId="6FFC165E" w14:textId="77777777" w:rsidTr="00B40C08">
        <w:trPr>
          <w:trHeight w:val="440"/>
          <w:ins w:id="538" w:author="EndlessLove" w:date="2016-11-06T09:54:00Z"/>
          <w:trPrChange w:id="539" w:author="EndlessLove" w:date="2016-11-07T08:37:00Z">
            <w:trPr>
              <w:gridBefore w:val="1"/>
              <w:trHeight w:val="440"/>
            </w:trPr>
          </w:trPrChange>
        </w:trPr>
        <w:tc>
          <w:tcPr>
            <w:tcW w:w="715" w:type="dxa"/>
            <w:tcPrChange w:id="540" w:author="EndlessLove" w:date="2016-11-07T08:37:00Z">
              <w:tcPr>
                <w:tcW w:w="715" w:type="dxa"/>
                <w:gridSpan w:val="2"/>
              </w:tcPr>
            </w:tcPrChange>
          </w:tcPr>
          <w:p w14:paraId="44DAC6F7" w14:textId="3B124D99" w:rsidR="004F15D7" w:rsidRDefault="004F15D7" w:rsidP="004F15D7">
            <w:pPr>
              <w:rPr>
                <w:ins w:id="541" w:author="EndlessLove" w:date="2016-11-06T09:54:00Z"/>
                <w:rFonts w:ascii="Times New Roman" w:hAnsi="Times New Roman" w:cs="Times New Roman"/>
                <w:b/>
                <w:sz w:val="26"/>
                <w:szCs w:val="26"/>
              </w:rPr>
            </w:pPr>
            <w:ins w:id="542" w:author="EndlessLove" w:date="2016-11-06T09:55:00Z">
              <w:r>
                <w:rPr>
                  <w:rFonts w:ascii="Times New Roman" w:hAnsi="Times New Roman" w:cs="Times New Roman"/>
                  <w:b/>
                  <w:sz w:val="26"/>
                  <w:szCs w:val="26"/>
                </w:rPr>
                <w:t>27</w:t>
              </w:r>
            </w:ins>
          </w:p>
        </w:tc>
        <w:tc>
          <w:tcPr>
            <w:tcW w:w="5940" w:type="dxa"/>
            <w:tcPrChange w:id="543" w:author="EndlessLove" w:date="2016-11-07T08:37:00Z">
              <w:tcPr>
                <w:tcW w:w="3959" w:type="dxa"/>
                <w:gridSpan w:val="2"/>
              </w:tcPr>
            </w:tcPrChange>
          </w:tcPr>
          <w:p w14:paraId="180FD3E4" w14:textId="17ED9ADB" w:rsidR="004F15D7" w:rsidRDefault="004F15D7">
            <w:pPr>
              <w:rPr>
                <w:ins w:id="544" w:author="EndlessLove" w:date="2016-11-06T09:54:00Z"/>
                <w:rFonts w:ascii="Times New Roman" w:hAnsi="Times New Roman" w:cs="Times New Roman"/>
                <w:sz w:val="26"/>
                <w:szCs w:val="26"/>
              </w:rPr>
            </w:pPr>
            <w:ins w:id="545" w:author="EndlessLove" w:date="2016-11-07T08:31:00Z">
              <w:r>
                <w:rPr>
                  <w:rFonts w:ascii="Times New Roman" w:hAnsi="Times New Roman" w:cs="Times New Roman"/>
                  <w:sz w:val="26"/>
                  <w:szCs w:val="26"/>
                </w:rPr>
                <w:t xml:space="preserve">Activity Diagram hủy đơn hàng </w:t>
              </w:r>
            </w:ins>
          </w:p>
        </w:tc>
        <w:tc>
          <w:tcPr>
            <w:tcW w:w="2340" w:type="dxa"/>
            <w:tcPrChange w:id="546" w:author="EndlessLove" w:date="2016-11-07T08:37:00Z">
              <w:tcPr>
                <w:tcW w:w="3511" w:type="dxa"/>
                <w:gridSpan w:val="2"/>
              </w:tcPr>
            </w:tcPrChange>
          </w:tcPr>
          <w:p w14:paraId="3240835B" w14:textId="77777777" w:rsidR="004F15D7" w:rsidRPr="008967F5" w:rsidRDefault="004F15D7" w:rsidP="004F15D7">
            <w:pPr>
              <w:rPr>
                <w:ins w:id="547" w:author="EndlessLove" w:date="2016-11-06T09:54:00Z"/>
                <w:rFonts w:ascii="Times New Roman" w:hAnsi="Times New Roman" w:cs="Times New Roman"/>
                <w:sz w:val="26"/>
                <w:szCs w:val="26"/>
              </w:rPr>
            </w:pPr>
          </w:p>
        </w:tc>
      </w:tr>
      <w:tr w:rsidR="004F15D7" w14:paraId="18C5F720" w14:textId="77777777" w:rsidTr="00B40C08">
        <w:trPr>
          <w:trHeight w:val="440"/>
          <w:ins w:id="548" w:author="EndlessLove" w:date="2016-11-06T09:54:00Z"/>
          <w:trPrChange w:id="549" w:author="EndlessLove" w:date="2016-11-07T08:37:00Z">
            <w:trPr>
              <w:gridBefore w:val="1"/>
              <w:trHeight w:val="440"/>
            </w:trPr>
          </w:trPrChange>
        </w:trPr>
        <w:tc>
          <w:tcPr>
            <w:tcW w:w="715" w:type="dxa"/>
            <w:tcPrChange w:id="550" w:author="EndlessLove" w:date="2016-11-07T08:37:00Z">
              <w:tcPr>
                <w:tcW w:w="715" w:type="dxa"/>
                <w:gridSpan w:val="2"/>
              </w:tcPr>
            </w:tcPrChange>
          </w:tcPr>
          <w:p w14:paraId="41E444B0" w14:textId="1D5986DC" w:rsidR="004F15D7" w:rsidRDefault="004F15D7" w:rsidP="004F15D7">
            <w:pPr>
              <w:rPr>
                <w:ins w:id="551" w:author="EndlessLove" w:date="2016-11-06T09:54:00Z"/>
                <w:rFonts w:ascii="Times New Roman" w:hAnsi="Times New Roman" w:cs="Times New Roman"/>
                <w:b/>
                <w:sz w:val="26"/>
                <w:szCs w:val="26"/>
              </w:rPr>
            </w:pPr>
            <w:ins w:id="552" w:author="EndlessLove" w:date="2016-11-06T09:54:00Z">
              <w:r>
                <w:rPr>
                  <w:rFonts w:ascii="Times New Roman" w:hAnsi="Times New Roman" w:cs="Times New Roman"/>
                  <w:b/>
                  <w:sz w:val="26"/>
                  <w:szCs w:val="26"/>
                </w:rPr>
                <w:t>28</w:t>
              </w:r>
            </w:ins>
          </w:p>
        </w:tc>
        <w:tc>
          <w:tcPr>
            <w:tcW w:w="5940" w:type="dxa"/>
            <w:tcPrChange w:id="553" w:author="EndlessLove" w:date="2016-11-07T08:37:00Z">
              <w:tcPr>
                <w:tcW w:w="3959" w:type="dxa"/>
                <w:gridSpan w:val="2"/>
              </w:tcPr>
            </w:tcPrChange>
          </w:tcPr>
          <w:p w14:paraId="6D2BF8CA" w14:textId="45B8E20C" w:rsidR="004F15D7" w:rsidRDefault="004F15D7">
            <w:pPr>
              <w:rPr>
                <w:ins w:id="554" w:author="EndlessLove" w:date="2016-11-06T09:54:00Z"/>
                <w:rFonts w:ascii="Times New Roman" w:hAnsi="Times New Roman" w:cs="Times New Roman"/>
                <w:sz w:val="26"/>
                <w:szCs w:val="26"/>
              </w:rPr>
            </w:pPr>
            <w:ins w:id="555" w:author="EndlessLove" w:date="2016-11-07T08:31:00Z">
              <w:r>
                <w:rPr>
                  <w:rFonts w:ascii="Times New Roman" w:hAnsi="Times New Roman" w:cs="Times New Roman"/>
                  <w:sz w:val="26"/>
                  <w:szCs w:val="26"/>
                </w:rPr>
                <w:t>Sequence Diagram hủy đơn hàng</w:t>
              </w:r>
            </w:ins>
          </w:p>
        </w:tc>
        <w:tc>
          <w:tcPr>
            <w:tcW w:w="2340" w:type="dxa"/>
            <w:tcPrChange w:id="556" w:author="EndlessLove" w:date="2016-11-07T08:37:00Z">
              <w:tcPr>
                <w:tcW w:w="3511" w:type="dxa"/>
                <w:gridSpan w:val="2"/>
              </w:tcPr>
            </w:tcPrChange>
          </w:tcPr>
          <w:p w14:paraId="4AF449F4" w14:textId="77777777" w:rsidR="004F15D7" w:rsidRPr="008967F5" w:rsidRDefault="004F15D7" w:rsidP="004F15D7">
            <w:pPr>
              <w:rPr>
                <w:ins w:id="557" w:author="EndlessLove" w:date="2016-11-06T09:54:00Z"/>
                <w:rFonts w:ascii="Times New Roman" w:hAnsi="Times New Roman" w:cs="Times New Roman"/>
                <w:sz w:val="26"/>
                <w:szCs w:val="26"/>
              </w:rPr>
            </w:pPr>
          </w:p>
        </w:tc>
      </w:tr>
      <w:tr w:rsidR="004F15D7" w14:paraId="063001A2" w14:textId="77777777" w:rsidTr="00B40C08">
        <w:trPr>
          <w:trHeight w:val="440"/>
          <w:ins w:id="558" w:author="EndlessLove" w:date="2016-11-06T09:54:00Z"/>
          <w:trPrChange w:id="559" w:author="EndlessLove" w:date="2016-11-07T08:37:00Z">
            <w:trPr>
              <w:gridBefore w:val="1"/>
              <w:trHeight w:val="440"/>
            </w:trPr>
          </w:trPrChange>
        </w:trPr>
        <w:tc>
          <w:tcPr>
            <w:tcW w:w="715" w:type="dxa"/>
            <w:tcPrChange w:id="560" w:author="EndlessLove" w:date="2016-11-07T08:37:00Z">
              <w:tcPr>
                <w:tcW w:w="715" w:type="dxa"/>
                <w:gridSpan w:val="2"/>
              </w:tcPr>
            </w:tcPrChange>
          </w:tcPr>
          <w:p w14:paraId="39C50C4D" w14:textId="5EE5F461" w:rsidR="004F15D7" w:rsidRDefault="004F15D7" w:rsidP="004F15D7">
            <w:pPr>
              <w:rPr>
                <w:ins w:id="561" w:author="EndlessLove" w:date="2016-11-06T09:54:00Z"/>
                <w:rFonts w:ascii="Times New Roman" w:hAnsi="Times New Roman" w:cs="Times New Roman"/>
                <w:b/>
                <w:sz w:val="26"/>
                <w:szCs w:val="26"/>
              </w:rPr>
            </w:pPr>
            <w:ins w:id="562" w:author="EndlessLove" w:date="2016-11-06T09:54:00Z">
              <w:r>
                <w:rPr>
                  <w:rFonts w:ascii="Times New Roman" w:hAnsi="Times New Roman" w:cs="Times New Roman"/>
                  <w:b/>
                  <w:sz w:val="26"/>
                  <w:szCs w:val="26"/>
                </w:rPr>
                <w:t>29</w:t>
              </w:r>
            </w:ins>
          </w:p>
        </w:tc>
        <w:tc>
          <w:tcPr>
            <w:tcW w:w="5940" w:type="dxa"/>
            <w:tcPrChange w:id="563" w:author="EndlessLove" w:date="2016-11-07T08:37:00Z">
              <w:tcPr>
                <w:tcW w:w="3959" w:type="dxa"/>
                <w:gridSpan w:val="2"/>
              </w:tcPr>
            </w:tcPrChange>
          </w:tcPr>
          <w:p w14:paraId="5775C91A" w14:textId="69176A6A" w:rsidR="004F15D7" w:rsidRPr="008967F5" w:rsidRDefault="004F15D7" w:rsidP="004F15D7">
            <w:pPr>
              <w:rPr>
                <w:ins w:id="564" w:author="EndlessLove" w:date="2016-11-06T09:54:00Z"/>
                <w:rFonts w:ascii="Times New Roman" w:hAnsi="Times New Roman" w:cs="Times New Roman"/>
                <w:sz w:val="26"/>
                <w:szCs w:val="26"/>
              </w:rPr>
            </w:pPr>
            <w:ins w:id="565" w:author="EndlessLove" w:date="2016-11-06T10:13:00Z">
              <w:r>
                <w:rPr>
                  <w:rFonts w:ascii="Times New Roman" w:hAnsi="Times New Roman" w:cs="Times New Roman"/>
                  <w:sz w:val="26"/>
                  <w:szCs w:val="26"/>
                </w:rPr>
                <w:t xml:space="preserve">Activity Diagram đăng tin tức mới </w:t>
              </w:r>
            </w:ins>
          </w:p>
        </w:tc>
        <w:tc>
          <w:tcPr>
            <w:tcW w:w="2340" w:type="dxa"/>
            <w:tcPrChange w:id="566" w:author="EndlessLove" w:date="2016-11-07T08:37:00Z">
              <w:tcPr>
                <w:tcW w:w="3511" w:type="dxa"/>
                <w:gridSpan w:val="2"/>
              </w:tcPr>
            </w:tcPrChange>
          </w:tcPr>
          <w:p w14:paraId="5CB0D032" w14:textId="77777777" w:rsidR="004F15D7" w:rsidRPr="008967F5" w:rsidRDefault="004F15D7" w:rsidP="004F15D7">
            <w:pPr>
              <w:rPr>
                <w:ins w:id="567" w:author="EndlessLove" w:date="2016-11-06T09:54:00Z"/>
                <w:rFonts w:ascii="Times New Roman" w:hAnsi="Times New Roman" w:cs="Times New Roman"/>
                <w:sz w:val="26"/>
                <w:szCs w:val="26"/>
              </w:rPr>
            </w:pPr>
          </w:p>
        </w:tc>
      </w:tr>
      <w:tr w:rsidR="004F15D7" w14:paraId="022C62D2" w14:textId="77777777" w:rsidTr="00B40C08">
        <w:trPr>
          <w:trHeight w:val="440"/>
          <w:ins w:id="568" w:author="EndlessLove" w:date="2016-11-06T09:54:00Z"/>
          <w:trPrChange w:id="569" w:author="EndlessLove" w:date="2016-11-07T08:37:00Z">
            <w:trPr>
              <w:gridBefore w:val="1"/>
              <w:trHeight w:val="440"/>
            </w:trPr>
          </w:trPrChange>
        </w:trPr>
        <w:tc>
          <w:tcPr>
            <w:tcW w:w="715" w:type="dxa"/>
            <w:tcPrChange w:id="570" w:author="EndlessLove" w:date="2016-11-07T08:37:00Z">
              <w:tcPr>
                <w:tcW w:w="715" w:type="dxa"/>
                <w:gridSpan w:val="2"/>
              </w:tcPr>
            </w:tcPrChange>
          </w:tcPr>
          <w:p w14:paraId="66D1EF42" w14:textId="36DD27E6" w:rsidR="004F15D7" w:rsidRDefault="004F15D7" w:rsidP="004F15D7">
            <w:pPr>
              <w:rPr>
                <w:ins w:id="571" w:author="EndlessLove" w:date="2016-11-06T09:54:00Z"/>
                <w:rFonts w:ascii="Times New Roman" w:hAnsi="Times New Roman" w:cs="Times New Roman"/>
                <w:b/>
                <w:sz w:val="26"/>
                <w:szCs w:val="26"/>
              </w:rPr>
            </w:pPr>
            <w:ins w:id="572" w:author="EndlessLove" w:date="2016-11-06T09:54:00Z">
              <w:r>
                <w:rPr>
                  <w:rFonts w:ascii="Times New Roman" w:hAnsi="Times New Roman" w:cs="Times New Roman"/>
                  <w:b/>
                  <w:sz w:val="26"/>
                  <w:szCs w:val="26"/>
                </w:rPr>
                <w:t>3</w:t>
              </w:r>
            </w:ins>
            <w:ins w:id="573" w:author="EndlessLove" w:date="2016-11-06T09:55:00Z">
              <w:r>
                <w:rPr>
                  <w:rFonts w:ascii="Times New Roman" w:hAnsi="Times New Roman" w:cs="Times New Roman"/>
                  <w:b/>
                  <w:sz w:val="26"/>
                  <w:szCs w:val="26"/>
                </w:rPr>
                <w:t>0</w:t>
              </w:r>
            </w:ins>
          </w:p>
        </w:tc>
        <w:tc>
          <w:tcPr>
            <w:tcW w:w="5940" w:type="dxa"/>
            <w:tcPrChange w:id="574" w:author="EndlessLove" w:date="2016-11-07T08:37:00Z">
              <w:tcPr>
                <w:tcW w:w="3959" w:type="dxa"/>
                <w:gridSpan w:val="2"/>
              </w:tcPr>
            </w:tcPrChange>
          </w:tcPr>
          <w:p w14:paraId="1ED4AFC3" w14:textId="3C8623DB" w:rsidR="004F15D7" w:rsidRDefault="004F15D7" w:rsidP="004F15D7">
            <w:pPr>
              <w:rPr>
                <w:ins w:id="575" w:author="EndlessLove" w:date="2016-11-06T09:54:00Z"/>
                <w:rFonts w:ascii="Times New Roman" w:hAnsi="Times New Roman" w:cs="Times New Roman"/>
                <w:sz w:val="26"/>
                <w:szCs w:val="26"/>
              </w:rPr>
            </w:pPr>
            <w:ins w:id="576" w:author="EndlessLove" w:date="2016-11-06T10:13:00Z">
              <w:r>
                <w:rPr>
                  <w:rFonts w:ascii="Times New Roman" w:hAnsi="Times New Roman" w:cs="Times New Roman"/>
                  <w:sz w:val="26"/>
                  <w:szCs w:val="26"/>
                </w:rPr>
                <w:t>Sequence Diagram đăng tin tức mới</w:t>
              </w:r>
            </w:ins>
          </w:p>
        </w:tc>
        <w:tc>
          <w:tcPr>
            <w:tcW w:w="2340" w:type="dxa"/>
            <w:tcPrChange w:id="577" w:author="EndlessLove" w:date="2016-11-07T08:37:00Z">
              <w:tcPr>
                <w:tcW w:w="3511" w:type="dxa"/>
                <w:gridSpan w:val="2"/>
              </w:tcPr>
            </w:tcPrChange>
          </w:tcPr>
          <w:p w14:paraId="60679E2F" w14:textId="77777777" w:rsidR="004F15D7" w:rsidRPr="008967F5" w:rsidRDefault="004F15D7" w:rsidP="004F15D7">
            <w:pPr>
              <w:rPr>
                <w:ins w:id="578" w:author="EndlessLove" w:date="2016-11-06T09:54:00Z"/>
                <w:rFonts w:ascii="Times New Roman" w:hAnsi="Times New Roman" w:cs="Times New Roman"/>
                <w:sz w:val="26"/>
                <w:szCs w:val="26"/>
              </w:rPr>
            </w:pPr>
          </w:p>
        </w:tc>
      </w:tr>
      <w:tr w:rsidR="004F15D7" w14:paraId="4FA2D429" w14:textId="77777777" w:rsidTr="00B40C08">
        <w:trPr>
          <w:trHeight w:val="440"/>
          <w:ins w:id="579" w:author="EndlessLove" w:date="2016-11-06T09:54:00Z"/>
          <w:trPrChange w:id="580" w:author="EndlessLove" w:date="2016-11-07T08:37:00Z">
            <w:trPr>
              <w:gridBefore w:val="1"/>
              <w:trHeight w:val="440"/>
            </w:trPr>
          </w:trPrChange>
        </w:trPr>
        <w:tc>
          <w:tcPr>
            <w:tcW w:w="715" w:type="dxa"/>
            <w:tcPrChange w:id="581" w:author="EndlessLove" w:date="2016-11-07T08:37:00Z">
              <w:tcPr>
                <w:tcW w:w="715" w:type="dxa"/>
                <w:gridSpan w:val="2"/>
              </w:tcPr>
            </w:tcPrChange>
          </w:tcPr>
          <w:p w14:paraId="194268D3" w14:textId="6FFE0BAF" w:rsidR="004F15D7" w:rsidRDefault="004F15D7" w:rsidP="004F15D7">
            <w:pPr>
              <w:rPr>
                <w:ins w:id="582" w:author="EndlessLove" w:date="2016-11-06T09:54:00Z"/>
                <w:rFonts w:ascii="Times New Roman" w:hAnsi="Times New Roman" w:cs="Times New Roman"/>
                <w:b/>
                <w:sz w:val="26"/>
                <w:szCs w:val="26"/>
              </w:rPr>
            </w:pPr>
            <w:ins w:id="583" w:author="EndlessLove" w:date="2016-11-06T09:54:00Z">
              <w:r>
                <w:rPr>
                  <w:rFonts w:ascii="Times New Roman" w:hAnsi="Times New Roman" w:cs="Times New Roman"/>
                  <w:b/>
                  <w:sz w:val="26"/>
                  <w:szCs w:val="26"/>
                </w:rPr>
                <w:t>31</w:t>
              </w:r>
            </w:ins>
          </w:p>
        </w:tc>
        <w:tc>
          <w:tcPr>
            <w:tcW w:w="5940" w:type="dxa"/>
            <w:tcPrChange w:id="584" w:author="EndlessLove" w:date="2016-11-07T08:37:00Z">
              <w:tcPr>
                <w:tcW w:w="3959" w:type="dxa"/>
                <w:gridSpan w:val="2"/>
              </w:tcPr>
            </w:tcPrChange>
          </w:tcPr>
          <w:p w14:paraId="23BC20B9" w14:textId="4CE2008C" w:rsidR="004F15D7" w:rsidRDefault="004F15D7" w:rsidP="004F15D7">
            <w:pPr>
              <w:rPr>
                <w:ins w:id="585" w:author="EndlessLove" w:date="2016-11-06T09:54:00Z"/>
                <w:rFonts w:ascii="Times New Roman" w:hAnsi="Times New Roman" w:cs="Times New Roman"/>
                <w:sz w:val="26"/>
                <w:szCs w:val="26"/>
              </w:rPr>
            </w:pPr>
            <w:ins w:id="586" w:author="EndlessLove" w:date="2016-11-06T10:13:00Z">
              <w:r>
                <w:rPr>
                  <w:rFonts w:ascii="Times New Roman" w:hAnsi="Times New Roman" w:cs="Times New Roman"/>
                  <w:sz w:val="26"/>
                  <w:szCs w:val="26"/>
                </w:rPr>
                <w:t>Activity Diagram xóa tin tức</w:t>
              </w:r>
            </w:ins>
          </w:p>
        </w:tc>
        <w:tc>
          <w:tcPr>
            <w:tcW w:w="2340" w:type="dxa"/>
            <w:tcPrChange w:id="587" w:author="EndlessLove" w:date="2016-11-07T08:37:00Z">
              <w:tcPr>
                <w:tcW w:w="3511" w:type="dxa"/>
                <w:gridSpan w:val="2"/>
              </w:tcPr>
            </w:tcPrChange>
          </w:tcPr>
          <w:p w14:paraId="03402A49" w14:textId="3F6207B6" w:rsidR="004F15D7" w:rsidRPr="008967F5" w:rsidRDefault="004F15D7" w:rsidP="004F15D7">
            <w:pPr>
              <w:rPr>
                <w:ins w:id="588" w:author="EndlessLove" w:date="2016-11-06T09:54:00Z"/>
                <w:rFonts w:ascii="Times New Roman" w:hAnsi="Times New Roman" w:cs="Times New Roman"/>
                <w:sz w:val="26"/>
                <w:szCs w:val="26"/>
              </w:rPr>
            </w:pPr>
          </w:p>
        </w:tc>
      </w:tr>
      <w:tr w:rsidR="004F15D7" w14:paraId="4EC4A978" w14:textId="77777777" w:rsidTr="00B40C08">
        <w:trPr>
          <w:trHeight w:val="440"/>
          <w:ins w:id="589" w:author="EndlessLove" w:date="2016-11-06T09:54:00Z"/>
          <w:trPrChange w:id="590" w:author="EndlessLove" w:date="2016-11-07T08:37:00Z">
            <w:trPr>
              <w:gridBefore w:val="1"/>
              <w:trHeight w:val="440"/>
            </w:trPr>
          </w:trPrChange>
        </w:trPr>
        <w:tc>
          <w:tcPr>
            <w:tcW w:w="715" w:type="dxa"/>
            <w:tcPrChange w:id="591" w:author="EndlessLove" w:date="2016-11-07T08:37:00Z">
              <w:tcPr>
                <w:tcW w:w="715" w:type="dxa"/>
                <w:gridSpan w:val="2"/>
              </w:tcPr>
            </w:tcPrChange>
          </w:tcPr>
          <w:p w14:paraId="07D914DA" w14:textId="7C509DCB" w:rsidR="004F15D7" w:rsidRDefault="004F15D7" w:rsidP="004F15D7">
            <w:pPr>
              <w:rPr>
                <w:ins w:id="592" w:author="EndlessLove" w:date="2016-11-06T09:54:00Z"/>
                <w:rFonts w:ascii="Times New Roman" w:hAnsi="Times New Roman" w:cs="Times New Roman"/>
                <w:b/>
                <w:sz w:val="26"/>
                <w:szCs w:val="26"/>
              </w:rPr>
            </w:pPr>
            <w:ins w:id="593" w:author="EndlessLove" w:date="2016-11-06T09:54:00Z">
              <w:r>
                <w:rPr>
                  <w:rFonts w:ascii="Times New Roman" w:hAnsi="Times New Roman" w:cs="Times New Roman"/>
                  <w:b/>
                  <w:sz w:val="26"/>
                  <w:szCs w:val="26"/>
                </w:rPr>
                <w:t>32</w:t>
              </w:r>
            </w:ins>
          </w:p>
        </w:tc>
        <w:tc>
          <w:tcPr>
            <w:tcW w:w="5940" w:type="dxa"/>
            <w:tcPrChange w:id="594" w:author="EndlessLove" w:date="2016-11-07T08:37:00Z">
              <w:tcPr>
                <w:tcW w:w="3959" w:type="dxa"/>
                <w:gridSpan w:val="2"/>
              </w:tcPr>
            </w:tcPrChange>
          </w:tcPr>
          <w:p w14:paraId="2E01A718" w14:textId="153BEA81" w:rsidR="004F15D7" w:rsidRDefault="004F15D7" w:rsidP="004F15D7">
            <w:pPr>
              <w:rPr>
                <w:ins w:id="595" w:author="EndlessLove" w:date="2016-11-06T09:54:00Z"/>
                <w:rFonts w:ascii="Times New Roman" w:hAnsi="Times New Roman" w:cs="Times New Roman"/>
                <w:sz w:val="26"/>
                <w:szCs w:val="26"/>
              </w:rPr>
            </w:pPr>
            <w:ins w:id="596" w:author="EndlessLove" w:date="2016-11-06T10:13:00Z">
              <w:r>
                <w:rPr>
                  <w:rFonts w:ascii="Times New Roman" w:hAnsi="Times New Roman" w:cs="Times New Roman"/>
                  <w:sz w:val="26"/>
                  <w:szCs w:val="26"/>
                </w:rPr>
                <w:t xml:space="preserve">Sequence Diagram xóa tin tức </w:t>
              </w:r>
            </w:ins>
          </w:p>
        </w:tc>
        <w:tc>
          <w:tcPr>
            <w:tcW w:w="2340" w:type="dxa"/>
            <w:tcPrChange w:id="597" w:author="EndlessLove" w:date="2016-11-07T08:37:00Z">
              <w:tcPr>
                <w:tcW w:w="3511" w:type="dxa"/>
                <w:gridSpan w:val="2"/>
              </w:tcPr>
            </w:tcPrChange>
          </w:tcPr>
          <w:p w14:paraId="10740A87" w14:textId="77777777" w:rsidR="004F15D7" w:rsidRPr="008967F5" w:rsidRDefault="004F15D7" w:rsidP="004F15D7">
            <w:pPr>
              <w:rPr>
                <w:ins w:id="598" w:author="EndlessLove" w:date="2016-11-06T09:54:00Z"/>
                <w:rFonts w:ascii="Times New Roman" w:hAnsi="Times New Roman" w:cs="Times New Roman"/>
                <w:sz w:val="26"/>
                <w:szCs w:val="26"/>
              </w:rPr>
            </w:pPr>
          </w:p>
        </w:tc>
      </w:tr>
      <w:tr w:rsidR="004F15D7" w14:paraId="49F434A3" w14:textId="77777777" w:rsidTr="00B40C08">
        <w:trPr>
          <w:trHeight w:val="440"/>
          <w:ins w:id="599" w:author="EndlessLove" w:date="2016-11-06T09:54:00Z"/>
          <w:trPrChange w:id="600" w:author="EndlessLove" w:date="2016-11-07T08:37:00Z">
            <w:trPr>
              <w:gridBefore w:val="1"/>
              <w:trHeight w:val="440"/>
            </w:trPr>
          </w:trPrChange>
        </w:trPr>
        <w:tc>
          <w:tcPr>
            <w:tcW w:w="715" w:type="dxa"/>
            <w:tcPrChange w:id="601" w:author="EndlessLove" w:date="2016-11-07T08:37:00Z">
              <w:tcPr>
                <w:tcW w:w="715" w:type="dxa"/>
                <w:gridSpan w:val="2"/>
              </w:tcPr>
            </w:tcPrChange>
          </w:tcPr>
          <w:p w14:paraId="4FE273FA" w14:textId="2C9A9E6C" w:rsidR="004F15D7" w:rsidRDefault="004F15D7" w:rsidP="004F15D7">
            <w:pPr>
              <w:rPr>
                <w:ins w:id="602" w:author="EndlessLove" w:date="2016-11-06T09:54:00Z"/>
                <w:rFonts w:ascii="Times New Roman" w:hAnsi="Times New Roman" w:cs="Times New Roman"/>
                <w:b/>
                <w:sz w:val="26"/>
                <w:szCs w:val="26"/>
              </w:rPr>
            </w:pPr>
            <w:ins w:id="603" w:author="EndlessLove" w:date="2016-11-06T09:54:00Z">
              <w:r>
                <w:rPr>
                  <w:rFonts w:ascii="Times New Roman" w:hAnsi="Times New Roman" w:cs="Times New Roman"/>
                  <w:b/>
                  <w:sz w:val="26"/>
                  <w:szCs w:val="26"/>
                </w:rPr>
                <w:t>33</w:t>
              </w:r>
            </w:ins>
          </w:p>
        </w:tc>
        <w:tc>
          <w:tcPr>
            <w:tcW w:w="5940" w:type="dxa"/>
            <w:tcPrChange w:id="604" w:author="EndlessLove" w:date="2016-11-07T08:37:00Z">
              <w:tcPr>
                <w:tcW w:w="3959" w:type="dxa"/>
                <w:gridSpan w:val="2"/>
              </w:tcPr>
            </w:tcPrChange>
          </w:tcPr>
          <w:p w14:paraId="3D8828BE" w14:textId="36A02311" w:rsidR="004F15D7" w:rsidRDefault="004F15D7" w:rsidP="004F15D7">
            <w:pPr>
              <w:rPr>
                <w:ins w:id="605" w:author="EndlessLove" w:date="2016-11-06T09:54:00Z"/>
                <w:rFonts w:ascii="Times New Roman" w:hAnsi="Times New Roman" w:cs="Times New Roman"/>
                <w:sz w:val="26"/>
                <w:szCs w:val="26"/>
              </w:rPr>
            </w:pPr>
            <w:ins w:id="606" w:author="EndlessLove" w:date="2016-11-06T10:13:00Z">
              <w:r>
                <w:rPr>
                  <w:rFonts w:ascii="Times New Roman" w:hAnsi="Times New Roman" w:cs="Times New Roman"/>
                  <w:sz w:val="26"/>
                  <w:szCs w:val="26"/>
                </w:rPr>
                <w:t>Activity Diagram cập nhật nội dung tin tức</w:t>
              </w:r>
            </w:ins>
          </w:p>
        </w:tc>
        <w:tc>
          <w:tcPr>
            <w:tcW w:w="2340" w:type="dxa"/>
            <w:tcPrChange w:id="607" w:author="EndlessLove" w:date="2016-11-07T08:37:00Z">
              <w:tcPr>
                <w:tcW w:w="3511" w:type="dxa"/>
                <w:gridSpan w:val="2"/>
              </w:tcPr>
            </w:tcPrChange>
          </w:tcPr>
          <w:p w14:paraId="2B8FE295" w14:textId="77777777" w:rsidR="004F15D7" w:rsidRPr="008967F5" w:rsidRDefault="004F15D7" w:rsidP="004F15D7">
            <w:pPr>
              <w:rPr>
                <w:ins w:id="608" w:author="EndlessLove" w:date="2016-11-06T09:54:00Z"/>
                <w:rFonts w:ascii="Times New Roman" w:hAnsi="Times New Roman" w:cs="Times New Roman"/>
                <w:sz w:val="26"/>
                <w:szCs w:val="26"/>
              </w:rPr>
            </w:pPr>
          </w:p>
        </w:tc>
      </w:tr>
      <w:tr w:rsidR="004F15D7" w14:paraId="0CFDAF8F" w14:textId="77777777" w:rsidTr="00B40C08">
        <w:trPr>
          <w:trHeight w:val="440"/>
          <w:ins w:id="609" w:author="EndlessLove" w:date="2016-11-06T09:54:00Z"/>
          <w:trPrChange w:id="610" w:author="EndlessLove" w:date="2016-11-07T08:37:00Z">
            <w:trPr>
              <w:gridBefore w:val="1"/>
              <w:trHeight w:val="440"/>
            </w:trPr>
          </w:trPrChange>
        </w:trPr>
        <w:tc>
          <w:tcPr>
            <w:tcW w:w="715" w:type="dxa"/>
            <w:tcPrChange w:id="611" w:author="EndlessLove" w:date="2016-11-07T08:37:00Z">
              <w:tcPr>
                <w:tcW w:w="715" w:type="dxa"/>
                <w:gridSpan w:val="2"/>
              </w:tcPr>
            </w:tcPrChange>
          </w:tcPr>
          <w:p w14:paraId="24DD47BD" w14:textId="42BC52FA" w:rsidR="004F15D7" w:rsidRDefault="004F15D7" w:rsidP="004F15D7">
            <w:pPr>
              <w:rPr>
                <w:ins w:id="612" w:author="EndlessLove" w:date="2016-11-06T09:54:00Z"/>
                <w:rFonts w:ascii="Times New Roman" w:hAnsi="Times New Roman" w:cs="Times New Roman"/>
                <w:b/>
                <w:sz w:val="26"/>
                <w:szCs w:val="26"/>
              </w:rPr>
            </w:pPr>
            <w:ins w:id="613" w:author="EndlessLove" w:date="2016-11-06T09:55:00Z">
              <w:r>
                <w:rPr>
                  <w:rFonts w:ascii="Times New Roman" w:hAnsi="Times New Roman" w:cs="Times New Roman"/>
                  <w:b/>
                  <w:sz w:val="26"/>
                  <w:szCs w:val="26"/>
                </w:rPr>
                <w:t>34</w:t>
              </w:r>
            </w:ins>
          </w:p>
        </w:tc>
        <w:tc>
          <w:tcPr>
            <w:tcW w:w="5940" w:type="dxa"/>
            <w:tcPrChange w:id="614" w:author="EndlessLove" w:date="2016-11-07T08:37:00Z">
              <w:tcPr>
                <w:tcW w:w="3959" w:type="dxa"/>
                <w:gridSpan w:val="2"/>
              </w:tcPr>
            </w:tcPrChange>
          </w:tcPr>
          <w:p w14:paraId="5815E79D" w14:textId="386E129A" w:rsidR="004F15D7" w:rsidRDefault="004F15D7" w:rsidP="004F15D7">
            <w:pPr>
              <w:rPr>
                <w:ins w:id="615" w:author="EndlessLove" w:date="2016-11-06T09:54:00Z"/>
                <w:rFonts w:ascii="Times New Roman" w:hAnsi="Times New Roman" w:cs="Times New Roman"/>
                <w:sz w:val="26"/>
                <w:szCs w:val="26"/>
              </w:rPr>
            </w:pPr>
            <w:ins w:id="616" w:author="EndlessLove" w:date="2016-11-06T10:13:00Z">
              <w:r>
                <w:rPr>
                  <w:rFonts w:ascii="Times New Roman" w:hAnsi="Times New Roman" w:cs="Times New Roman"/>
                  <w:sz w:val="26"/>
                  <w:szCs w:val="26"/>
                </w:rPr>
                <w:t xml:space="preserve">Sequence Diagram cập nhật nội dung tin tức </w:t>
              </w:r>
            </w:ins>
          </w:p>
        </w:tc>
        <w:tc>
          <w:tcPr>
            <w:tcW w:w="2340" w:type="dxa"/>
            <w:tcPrChange w:id="617" w:author="EndlessLove" w:date="2016-11-07T08:37:00Z">
              <w:tcPr>
                <w:tcW w:w="3511" w:type="dxa"/>
                <w:gridSpan w:val="2"/>
              </w:tcPr>
            </w:tcPrChange>
          </w:tcPr>
          <w:p w14:paraId="5B635696" w14:textId="77777777" w:rsidR="004F15D7" w:rsidRPr="008967F5" w:rsidRDefault="004F15D7" w:rsidP="004F15D7">
            <w:pPr>
              <w:rPr>
                <w:ins w:id="618" w:author="EndlessLove" w:date="2016-11-06T09:54:00Z"/>
                <w:rFonts w:ascii="Times New Roman" w:hAnsi="Times New Roman" w:cs="Times New Roman"/>
                <w:sz w:val="26"/>
                <w:szCs w:val="26"/>
              </w:rPr>
            </w:pPr>
          </w:p>
        </w:tc>
      </w:tr>
      <w:tr w:rsidR="004F15D7" w14:paraId="52E7B0C2" w14:textId="77777777" w:rsidTr="00B40C08">
        <w:trPr>
          <w:trHeight w:val="440"/>
          <w:ins w:id="619" w:author="EndlessLove" w:date="2016-11-06T09:54:00Z"/>
          <w:trPrChange w:id="620" w:author="EndlessLove" w:date="2016-11-07T08:37:00Z">
            <w:trPr>
              <w:gridBefore w:val="1"/>
              <w:trHeight w:val="440"/>
            </w:trPr>
          </w:trPrChange>
        </w:trPr>
        <w:tc>
          <w:tcPr>
            <w:tcW w:w="715" w:type="dxa"/>
            <w:tcPrChange w:id="621" w:author="EndlessLove" w:date="2016-11-07T08:37:00Z">
              <w:tcPr>
                <w:tcW w:w="715" w:type="dxa"/>
                <w:gridSpan w:val="2"/>
              </w:tcPr>
            </w:tcPrChange>
          </w:tcPr>
          <w:p w14:paraId="4763F2DF" w14:textId="4DC80E12" w:rsidR="004F15D7" w:rsidRDefault="004F15D7" w:rsidP="004F15D7">
            <w:pPr>
              <w:rPr>
                <w:ins w:id="622" w:author="EndlessLove" w:date="2016-11-06T09:54:00Z"/>
                <w:rFonts w:ascii="Times New Roman" w:hAnsi="Times New Roman" w:cs="Times New Roman"/>
                <w:b/>
                <w:sz w:val="26"/>
                <w:szCs w:val="26"/>
              </w:rPr>
            </w:pPr>
            <w:ins w:id="623" w:author="EndlessLove" w:date="2016-11-06T09:55:00Z">
              <w:r>
                <w:rPr>
                  <w:rFonts w:ascii="Times New Roman" w:hAnsi="Times New Roman" w:cs="Times New Roman"/>
                  <w:b/>
                  <w:sz w:val="26"/>
                  <w:szCs w:val="26"/>
                </w:rPr>
                <w:t>35</w:t>
              </w:r>
            </w:ins>
          </w:p>
        </w:tc>
        <w:tc>
          <w:tcPr>
            <w:tcW w:w="5940" w:type="dxa"/>
            <w:tcPrChange w:id="624" w:author="EndlessLove" w:date="2016-11-07T08:37:00Z">
              <w:tcPr>
                <w:tcW w:w="3959" w:type="dxa"/>
                <w:gridSpan w:val="2"/>
              </w:tcPr>
            </w:tcPrChange>
          </w:tcPr>
          <w:p w14:paraId="60693119" w14:textId="71DC63E4" w:rsidR="004F15D7" w:rsidRDefault="004F15D7" w:rsidP="004F15D7">
            <w:pPr>
              <w:rPr>
                <w:ins w:id="625" w:author="EndlessLove" w:date="2016-11-06T09:54:00Z"/>
                <w:rFonts w:ascii="Times New Roman" w:hAnsi="Times New Roman" w:cs="Times New Roman"/>
                <w:sz w:val="26"/>
                <w:szCs w:val="26"/>
              </w:rPr>
            </w:pPr>
            <w:ins w:id="626" w:author="EndlessLove" w:date="2016-11-06T10:14:00Z">
              <w:r>
                <w:rPr>
                  <w:rFonts w:ascii="Times New Roman" w:hAnsi="Times New Roman" w:cs="Times New Roman"/>
                  <w:sz w:val="26"/>
                  <w:szCs w:val="26"/>
                </w:rPr>
                <w:t xml:space="preserve">Activity Diagram khách hàng gửi liên hệ </w:t>
              </w:r>
            </w:ins>
          </w:p>
        </w:tc>
        <w:tc>
          <w:tcPr>
            <w:tcW w:w="2340" w:type="dxa"/>
            <w:tcPrChange w:id="627" w:author="EndlessLove" w:date="2016-11-07T08:37:00Z">
              <w:tcPr>
                <w:tcW w:w="3511" w:type="dxa"/>
                <w:gridSpan w:val="2"/>
              </w:tcPr>
            </w:tcPrChange>
          </w:tcPr>
          <w:p w14:paraId="3E8D6EFD" w14:textId="77777777" w:rsidR="004F15D7" w:rsidRPr="008967F5" w:rsidRDefault="004F15D7" w:rsidP="004F15D7">
            <w:pPr>
              <w:rPr>
                <w:ins w:id="628" w:author="EndlessLove" w:date="2016-11-06T09:54:00Z"/>
                <w:rFonts w:ascii="Times New Roman" w:hAnsi="Times New Roman" w:cs="Times New Roman"/>
                <w:sz w:val="26"/>
                <w:szCs w:val="26"/>
              </w:rPr>
            </w:pPr>
          </w:p>
        </w:tc>
      </w:tr>
      <w:tr w:rsidR="004F15D7" w14:paraId="19EB9B63" w14:textId="77777777" w:rsidTr="00B40C08">
        <w:trPr>
          <w:trHeight w:val="440"/>
          <w:ins w:id="629" w:author="EndlessLove" w:date="2016-11-06T09:54:00Z"/>
          <w:trPrChange w:id="630" w:author="EndlessLove" w:date="2016-11-07T08:37:00Z">
            <w:trPr>
              <w:gridBefore w:val="1"/>
              <w:trHeight w:val="440"/>
            </w:trPr>
          </w:trPrChange>
        </w:trPr>
        <w:tc>
          <w:tcPr>
            <w:tcW w:w="715" w:type="dxa"/>
            <w:tcPrChange w:id="631" w:author="EndlessLove" w:date="2016-11-07T08:37:00Z">
              <w:tcPr>
                <w:tcW w:w="715" w:type="dxa"/>
                <w:gridSpan w:val="2"/>
              </w:tcPr>
            </w:tcPrChange>
          </w:tcPr>
          <w:p w14:paraId="07DA402C" w14:textId="0ED0ACCC" w:rsidR="004F15D7" w:rsidRDefault="004F15D7" w:rsidP="004F15D7">
            <w:pPr>
              <w:rPr>
                <w:ins w:id="632" w:author="EndlessLove" w:date="2016-11-06T09:54:00Z"/>
                <w:rFonts w:ascii="Times New Roman" w:hAnsi="Times New Roman" w:cs="Times New Roman"/>
                <w:b/>
                <w:sz w:val="26"/>
                <w:szCs w:val="26"/>
              </w:rPr>
            </w:pPr>
            <w:ins w:id="633" w:author="EndlessLove" w:date="2016-11-06T09:55:00Z">
              <w:r>
                <w:rPr>
                  <w:rFonts w:ascii="Times New Roman" w:hAnsi="Times New Roman" w:cs="Times New Roman"/>
                  <w:b/>
                  <w:sz w:val="26"/>
                  <w:szCs w:val="26"/>
                </w:rPr>
                <w:t>36</w:t>
              </w:r>
            </w:ins>
          </w:p>
        </w:tc>
        <w:tc>
          <w:tcPr>
            <w:tcW w:w="5940" w:type="dxa"/>
            <w:tcPrChange w:id="634" w:author="EndlessLove" w:date="2016-11-07T08:37:00Z">
              <w:tcPr>
                <w:tcW w:w="3959" w:type="dxa"/>
                <w:gridSpan w:val="2"/>
              </w:tcPr>
            </w:tcPrChange>
          </w:tcPr>
          <w:p w14:paraId="5ADC8EFB" w14:textId="1CA3CB9F" w:rsidR="004F15D7" w:rsidRDefault="004F15D7" w:rsidP="004F15D7">
            <w:pPr>
              <w:rPr>
                <w:ins w:id="635" w:author="EndlessLove" w:date="2016-11-06T09:54:00Z"/>
                <w:rFonts w:ascii="Times New Roman" w:hAnsi="Times New Roman" w:cs="Times New Roman"/>
                <w:sz w:val="26"/>
                <w:szCs w:val="26"/>
              </w:rPr>
            </w:pPr>
            <w:ins w:id="636" w:author="EndlessLove" w:date="2016-11-06T10:14:00Z">
              <w:r>
                <w:rPr>
                  <w:rFonts w:ascii="Times New Roman" w:hAnsi="Times New Roman" w:cs="Times New Roman"/>
                  <w:sz w:val="26"/>
                  <w:szCs w:val="26"/>
                </w:rPr>
                <w:t>Sequence Diagram khách hàng gửi liên hệ</w:t>
              </w:r>
            </w:ins>
          </w:p>
        </w:tc>
        <w:tc>
          <w:tcPr>
            <w:tcW w:w="2340" w:type="dxa"/>
            <w:tcPrChange w:id="637" w:author="EndlessLove" w:date="2016-11-07T08:37:00Z">
              <w:tcPr>
                <w:tcW w:w="3511" w:type="dxa"/>
                <w:gridSpan w:val="2"/>
              </w:tcPr>
            </w:tcPrChange>
          </w:tcPr>
          <w:p w14:paraId="5A661976" w14:textId="77777777" w:rsidR="004F15D7" w:rsidRPr="008967F5" w:rsidRDefault="004F15D7" w:rsidP="004F15D7">
            <w:pPr>
              <w:rPr>
                <w:ins w:id="638" w:author="EndlessLove" w:date="2016-11-06T09:54:00Z"/>
                <w:rFonts w:ascii="Times New Roman" w:hAnsi="Times New Roman" w:cs="Times New Roman"/>
                <w:sz w:val="26"/>
                <w:szCs w:val="26"/>
              </w:rPr>
            </w:pPr>
          </w:p>
        </w:tc>
      </w:tr>
      <w:tr w:rsidR="004F15D7" w14:paraId="6F5D7077" w14:textId="77777777" w:rsidTr="00B40C08">
        <w:trPr>
          <w:trHeight w:val="440"/>
          <w:ins w:id="639" w:author="EndlessLove" w:date="2016-11-06T09:54:00Z"/>
          <w:trPrChange w:id="640" w:author="EndlessLove" w:date="2016-11-07T08:37:00Z">
            <w:trPr>
              <w:gridBefore w:val="1"/>
              <w:trHeight w:val="440"/>
            </w:trPr>
          </w:trPrChange>
        </w:trPr>
        <w:tc>
          <w:tcPr>
            <w:tcW w:w="715" w:type="dxa"/>
            <w:tcPrChange w:id="641" w:author="EndlessLove" w:date="2016-11-07T08:37:00Z">
              <w:tcPr>
                <w:tcW w:w="715" w:type="dxa"/>
                <w:gridSpan w:val="2"/>
              </w:tcPr>
            </w:tcPrChange>
          </w:tcPr>
          <w:p w14:paraId="51CF8DD8" w14:textId="6B2026D5" w:rsidR="004F15D7" w:rsidRDefault="004F15D7" w:rsidP="004F15D7">
            <w:pPr>
              <w:rPr>
                <w:ins w:id="642" w:author="EndlessLove" w:date="2016-11-06T09:54:00Z"/>
                <w:rFonts w:ascii="Times New Roman" w:hAnsi="Times New Roman" w:cs="Times New Roman"/>
                <w:b/>
                <w:sz w:val="26"/>
                <w:szCs w:val="26"/>
              </w:rPr>
            </w:pPr>
            <w:ins w:id="643" w:author="EndlessLove" w:date="2016-11-06T09:54:00Z">
              <w:r>
                <w:rPr>
                  <w:rFonts w:ascii="Times New Roman" w:hAnsi="Times New Roman" w:cs="Times New Roman"/>
                  <w:b/>
                  <w:sz w:val="26"/>
                  <w:szCs w:val="26"/>
                </w:rPr>
                <w:t>37</w:t>
              </w:r>
            </w:ins>
          </w:p>
        </w:tc>
        <w:tc>
          <w:tcPr>
            <w:tcW w:w="5940" w:type="dxa"/>
            <w:tcPrChange w:id="644" w:author="EndlessLove" w:date="2016-11-07T08:37:00Z">
              <w:tcPr>
                <w:tcW w:w="3959" w:type="dxa"/>
                <w:gridSpan w:val="2"/>
              </w:tcPr>
            </w:tcPrChange>
          </w:tcPr>
          <w:p w14:paraId="22817B33" w14:textId="106A10A7" w:rsidR="004F15D7" w:rsidRDefault="004F15D7" w:rsidP="004F15D7">
            <w:pPr>
              <w:rPr>
                <w:ins w:id="645" w:author="EndlessLove" w:date="2016-11-06T09:54:00Z"/>
                <w:rFonts w:ascii="Times New Roman" w:hAnsi="Times New Roman" w:cs="Times New Roman"/>
                <w:sz w:val="26"/>
                <w:szCs w:val="26"/>
              </w:rPr>
            </w:pPr>
            <w:ins w:id="646" w:author="EndlessLove" w:date="2016-11-06T10:14:00Z">
              <w:r>
                <w:rPr>
                  <w:rFonts w:ascii="Times New Roman" w:hAnsi="Times New Roman" w:cs="Times New Roman"/>
                  <w:sz w:val="26"/>
                  <w:szCs w:val="26"/>
                </w:rPr>
                <w:t xml:space="preserve">Activity Diagram </w:t>
              </w:r>
            </w:ins>
            <w:ins w:id="647" w:author="EndlessLove" w:date="2016-11-06T10:15:00Z">
              <w:r>
                <w:rPr>
                  <w:rFonts w:ascii="Times New Roman" w:hAnsi="Times New Roman" w:cs="Times New Roman"/>
                  <w:sz w:val="26"/>
                  <w:szCs w:val="26"/>
                </w:rPr>
                <w:t>admin trả lời</w:t>
              </w:r>
            </w:ins>
            <w:ins w:id="648" w:author="EndlessLove" w:date="2016-11-06T10:14:00Z">
              <w:r>
                <w:rPr>
                  <w:rFonts w:ascii="Times New Roman" w:hAnsi="Times New Roman" w:cs="Times New Roman"/>
                  <w:sz w:val="26"/>
                  <w:szCs w:val="26"/>
                </w:rPr>
                <w:t xml:space="preserve"> liên hệ </w:t>
              </w:r>
            </w:ins>
          </w:p>
        </w:tc>
        <w:tc>
          <w:tcPr>
            <w:tcW w:w="2340" w:type="dxa"/>
            <w:tcPrChange w:id="649" w:author="EndlessLove" w:date="2016-11-07T08:37:00Z">
              <w:tcPr>
                <w:tcW w:w="3511" w:type="dxa"/>
                <w:gridSpan w:val="2"/>
              </w:tcPr>
            </w:tcPrChange>
          </w:tcPr>
          <w:p w14:paraId="5C60244C" w14:textId="77777777" w:rsidR="004F15D7" w:rsidRPr="008967F5" w:rsidRDefault="004F15D7" w:rsidP="004F15D7">
            <w:pPr>
              <w:rPr>
                <w:ins w:id="650" w:author="EndlessLove" w:date="2016-11-06T09:54:00Z"/>
                <w:rFonts w:ascii="Times New Roman" w:hAnsi="Times New Roman" w:cs="Times New Roman"/>
                <w:sz w:val="26"/>
                <w:szCs w:val="26"/>
              </w:rPr>
            </w:pPr>
          </w:p>
        </w:tc>
      </w:tr>
      <w:tr w:rsidR="004F15D7" w14:paraId="15F83086" w14:textId="77777777" w:rsidTr="00B40C08">
        <w:trPr>
          <w:trHeight w:val="440"/>
          <w:ins w:id="651" w:author="EndlessLove" w:date="2016-11-06T09:54:00Z"/>
          <w:trPrChange w:id="652" w:author="EndlessLove" w:date="2016-11-07T08:37:00Z">
            <w:trPr>
              <w:gridBefore w:val="1"/>
              <w:trHeight w:val="440"/>
            </w:trPr>
          </w:trPrChange>
        </w:trPr>
        <w:tc>
          <w:tcPr>
            <w:tcW w:w="715" w:type="dxa"/>
            <w:tcPrChange w:id="653" w:author="EndlessLove" w:date="2016-11-07T08:37:00Z">
              <w:tcPr>
                <w:tcW w:w="715" w:type="dxa"/>
                <w:gridSpan w:val="2"/>
              </w:tcPr>
            </w:tcPrChange>
          </w:tcPr>
          <w:p w14:paraId="663C50D6" w14:textId="57F2D741" w:rsidR="004F15D7" w:rsidRDefault="004F15D7" w:rsidP="004F15D7">
            <w:pPr>
              <w:rPr>
                <w:ins w:id="654" w:author="EndlessLove" w:date="2016-11-06T09:54:00Z"/>
                <w:rFonts w:ascii="Times New Roman" w:hAnsi="Times New Roman" w:cs="Times New Roman"/>
                <w:b/>
                <w:sz w:val="26"/>
                <w:szCs w:val="26"/>
              </w:rPr>
            </w:pPr>
            <w:ins w:id="655" w:author="EndlessLove" w:date="2016-11-06T09:54:00Z">
              <w:r>
                <w:rPr>
                  <w:rFonts w:ascii="Times New Roman" w:hAnsi="Times New Roman" w:cs="Times New Roman"/>
                  <w:b/>
                  <w:sz w:val="26"/>
                  <w:szCs w:val="26"/>
                </w:rPr>
                <w:t>38</w:t>
              </w:r>
            </w:ins>
          </w:p>
        </w:tc>
        <w:tc>
          <w:tcPr>
            <w:tcW w:w="5940" w:type="dxa"/>
            <w:tcPrChange w:id="656" w:author="EndlessLove" w:date="2016-11-07T08:37:00Z">
              <w:tcPr>
                <w:tcW w:w="3959" w:type="dxa"/>
                <w:gridSpan w:val="2"/>
              </w:tcPr>
            </w:tcPrChange>
          </w:tcPr>
          <w:p w14:paraId="32F61C07" w14:textId="78468DF7" w:rsidR="004F15D7" w:rsidRPr="008967F5" w:rsidRDefault="004F15D7" w:rsidP="004F15D7">
            <w:pPr>
              <w:rPr>
                <w:ins w:id="657" w:author="EndlessLove" w:date="2016-11-06T09:54:00Z"/>
                <w:rFonts w:ascii="Times New Roman" w:hAnsi="Times New Roman" w:cs="Times New Roman"/>
                <w:sz w:val="26"/>
                <w:szCs w:val="26"/>
              </w:rPr>
            </w:pPr>
            <w:ins w:id="658" w:author="EndlessLove" w:date="2016-11-06T10:14:00Z">
              <w:r>
                <w:rPr>
                  <w:rFonts w:ascii="Times New Roman" w:hAnsi="Times New Roman" w:cs="Times New Roman"/>
                  <w:sz w:val="26"/>
                  <w:szCs w:val="26"/>
                </w:rPr>
                <w:t xml:space="preserve">Sequence Diagram </w:t>
              </w:r>
            </w:ins>
            <w:ins w:id="659" w:author="EndlessLove" w:date="2016-11-06T10:15:00Z">
              <w:r>
                <w:rPr>
                  <w:rFonts w:ascii="Times New Roman" w:hAnsi="Times New Roman" w:cs="Times New Roman"/>
                  <w:sz w:val="26"/>
                  <w:szCs w:val="26"/>
                </w:rPr>
                <w:t>admin trả lời liên hệ</w:t>
              </w:r>
            </w:ins>
          </w:p>
        </w:tc>
        <w:tc>
          <w:tcPr>
            <w:tcW w:w="2340" w:type="dxa"/>
            <w:tcPrChange w:id="660" w:author="EndlessLove" w:date="2016-11-07T08:37:00Z">
              <w:tcPr>
                <w:tcW w:w="3511" w:type="dxa"/>
                <w:gridSpan w:val="2"/>
              </w:tcPr>
            </w:tcPrChange>
          </w:tcPr>
          <w:p w14:paraId="269DFCCE" w14:textId="77777777" w:rsidR="004F15D7" w:rsidRPr="008967F5" w:rsidRDefault="004F15D7" w:rsidP="004F15D7">
            <w:pPr>
              <w:rPr>
                <w:ins w:id="661" w:author="EndlessLove" w:date="2016-11-06T09:54:00Z"/>
                <w:rFonts w:ascii="Times New Roman" w:hAnsi="Times New Roman" w:cs="Times New Roman"/>
                <w:sz w:val="26"/>
                <w:szCs w:val="26"/>
              </w:rPr>
            </w:pPr>
          </w:p>
        </w:tc>
      </w:tr>
      <w:tr w:rsidR="004F15D7" w14:paraId="2A996801" w14:textId="77777777" w:rsidTr="00B40C08">
        <w:trPr>
          <w:trHeight w:val="440"/>
          <w:ins w:id="662" w:author="EndlessLove" w:date="2016-11-06T09:54:00Z"/>
          <w:trPrChange w:id="663" w:author="EndlessLove" w:date="2016-11-07T08:37:00Z">
            <w:trPr>
              <w:gridBefore w:val="1"/>
              <w:trHeight w:val="440"/>
            </w:trPr>
          </w:trPrChange>
        </w:trPr>
        <w:tc>
          <w:tcPr>
            <w:tcW w:w="715" w:type="dxa"/>
            <w:tcPrChange w:id="664" w:author="EndlessLove" w:date="2016-11-07T08:37:00Z">
              <w:tcPr>
                <w:tcW w:w="715" w:type="dxa"/>
                <w:gridSpan w:val="2"/>
              </w:tcPr>
            </w:tcPrChange>
          </w:tcPr>
          <w:p w14:paraId="3DF72355" w14:textId="0D117315" w:rsidR="004F15D7" w:rsidRDefault="004F15D7" w:rsidP="004F15D7">
            <w:pPr>
              <w:rPr>
                <w:ins w:id="665" w:author="EndlessLove" w:date="2016-11-06T09:54:00Z"/>
                <w:rFonts w:ascii="Times New Roman" w:hAnsi="Times New Roman" w:cs="Times New Roman"/>
                <w:b/>
                <w:sz w:val="26"/>
                <w:szCs w:val="26"/>
              </w:rPr>
            </w:pPr>
            <w:ins w:id="666" w:author="EndlessLove" w:date="2016-11-06T09:54:00Z">
              <w:r>
                <w:rPr>
                  <w:rFonts w:ascii="Times New Roman" w:hAnsi="Times New Roman" w:cs="Times New Roman"/>
                  <w:b/>
                  <w:sz w:val="26"/>
                  <w:szCs w:val="26"/>
                </w:rPr>
                <w:t>39</w:t>
              </w:r>
            </w:ins>
          </w:p>
        </w:tc>
        <w:tc>
          <w:tcPr>
            <w:tcW w:w="5940" w:type="dxa"/>
            <w:tcPrChange w:id="667" w:author="EndlessLove" w:date="2016-11-07T08:37:00Z">
              <w:tcPr>
                <w:tcW w:w="3959" w:type="dxa"/>
                <w:gridSpan w:val="2"/>
              </w:tcPr>
            </w:tcPrChange>
          </w:tcPr>
          <w:p w14:paraId="4D135210" w14:textId="34AC5623" w:rsidR="004F15D7" w:rsidRDefault="004F15D7" w:rsidP="004F15D7">
            <w:pPr>
              <w:rPr>
                <w:ins w:id="668" w:author="EndlessLove" w:date="2016-11-06T09:54:00Z"/>
                <w:rFonts w:ascii="Times New Roman" w:hAnsi="Times New Roman" w:cs="Times New Roman"/>
                <w:sz w:val="26"/>
                <w:szCs w:val="26"/>
              </w:rPr>
            </w:pPr>
            <w:ins w:id="669" w:author="EndlessLove" w:date="2016-11-06T10:15:00Z">
              <w:r>
                <w:rPr>
                  <w:rFonts w:ascii="Times New Roman" w:hAnsi="Times New Roman" w:cs="Times New Roman"/>
                  <w:sz w:val="26"/>
                  <w:szCs w:val="26"/>
                </w:rPr>
                <w:t xml:space="preserve">Activity Diagram khách hàng gửi đánh giá </w:t>
              </w:r>
            </w:ins>
          </w:p>
        </w:tc>
        <w:tc>
          <w:tcPr>
            <w:tcW w:w="2340" w:type="dxa"/>
            <w:tcPrChange w:id="670" w:author="EndlessLove" w:date="2016-11-07T08:37:00Z">
              <w:tcPr>
                <w:tcW w:w="3511" w:type="dxa"/>
                <w:gridSpan w:val="2"/>
              </w:tcPr>
            </w:tcPrChange>
          </w:tcPr>
          <w:p w14:paraId="79401603" w14:textId="77777777" w:rsidR="004F15D7" w:rsidRPr="008967F5" w:rsidRDefault="004F15D7" w:rsidP="004F15D7">
            <w:pPr>
              <w:rPr>
                <w:ins w:id="671" w:author="EndlessLove" w:date="2016-11-06T09:54:00Z"/>
                <w:rFonts w:ascii="Times New Roman" w:hAnsi="Times New Roman" w:cs="Times New Roman"/>
                <w:sz w:val="26"/>
                <w:szCs w:val="26"/>
              </w:rPr>
            </w:pPr>
          </w:p>
        </w:tc>
      </w:tr>
      <w:tr w:rsidR="004F15D7" w14:paraId="363ADD13" w14:textId="77777777" w:rsidTr="00B40C08">
        <w:trPr>
          <w:trHeight w:val="440"/>
          <w:ins w:id="672" w:author="EndlessLove" w:date="2016-11-06T09:54:00Z"/>
          <w:trPrChange w:id="673" w:author="EndlessLove" w:date="2016-11-07T08:37:00Z">
            <w:trPr>
              <w:gridBefore w:val="1"/>
              <w:trHeight w:val="440"/>
            </w:trPr>
          </w:trPrChange>
        </w:trPr>
        <w:tc>
          <w:tcPr>
            <w:tcW w:w="715" w:type="dxa"/>
            <w:tcPrChange w:id="674" w:author="EndlessLove" w:date="2016-11-07T08:37:00Z">
              <w:tcPr>
                <w:tcW w:w="715" w:type="dxa"/>
                <w:gridSpan w:val="2"/>
              </w:tcPr>
            </w:tcPrChange>
          </w:tcPr>
          <w:p w14:paraId="4B2C3853" w14:textId="3C0D58B2" w:rsidR="004F15D7" w:rsidRDefault="004F15D7" w:rsidP="004F15D7">
            <w:pPr>
              <w:rPr>
                <w:ins w:id="675" w:author="EndlessLove" w:date="2016-11-06T09:54:00Z"/>
                <w:rFonts w:ascii="Times New Roman" w:hAnsi="Times New Roman" w:cs="Times New Roman"/>
                <w:b/>
                <w:sz w:val="26"/>
                <w:szCs w:val="26"/>
              </w:rPr>
            </w:pPr>
            <w:ins w:id="676" w:author="EndlessLove" w:date="2016-11-06T09:54:00Z">
              <w:r>
                <w:rPr>
                  <w:rFonts w:ascii="Times New Roman" w:hAnsi="Times New Roman" w:cs="Times New Roman"/>
                  <w:b/>
                  <w:sz w:val="26"/>
                  <w:szCs w:val="26"/>
                </w:rPr>
                <w:t>40</w:t>
              </w:r>
            </w:ins>
          </w:p>
        </w:tc>
        <w:tc>
          <w:tcPr>
            <w:tcW w:w="5940" w:type="dxa"/>
            <w:tcPrChange w:id="677" w:author="EndlessLove" w:date="2016-11-07T08:37:00Z">
              <w:tcPr>
                <w:tcW w:w="3959" w:type="dxa"/>
                <w:gridSpan w:val="2"/>
              </w:tcPr>
            </w:tcPrChange>
          </w:tcPr>
          <w:p w14:paraId="7A799B65" w14:textId="14328810" w:rsidR="004F15D7" w:rsidRDefault="004F15D7" w:rsidP="004F15D7">
            <w:pPr>
              <w:rPr>
                <w:ins w:id="678" w:author="EndlessLove" w:date="2016-11-06T09:54:00Z"/>
                <w:rFonts w:ascii="Times New Roman" w:hAnsi="Times New Roman" w:cs="Times New Roman"/>
                <w:sz w:val="26"/>
                <w:szCs w:val="26"/>
              </w:rPr>
            </w:pPr>
            <w:ins w:id="679" w:author="EndlessLove" w:date="2016-11-06T10:15:00Z">
              <w:r>
                <w:rPr>
                  <w:rFonts w:ascii="Times New Roman" w:hAnsi="Times New Roman" w:cs="Times New Roman"/>
                  <w:sz w:val="26"/>
                  <w:szCs w:val="26"/>
                </w:rPr>
                <w:t>Sequence Diagram khách hàng gửi đánh giá</w:t>
              </w:r>
            </w:ins>
          </w:p>
        </w:tc>
        <w:tc>
          <w:tcPr>
            <w:tcW w:w="2340" w:type="dxa"/>
            <w:tcPrChange w:id="680" w:author="EndlessLove" w:date="2016-11-07T08:37:00Z">
              <w:tcPr>
                <w:tcW w:w="3511" w:type="dxa"/>
                <w:gridSpan w:val="2"/>
              </w:tcPr>
            </w:tcPrChange>
          </w:tcPr>
          <w:p w14:paraId="264B6A54" w14:textId="06B654D1" w:rsidR="004F15D7" w:rsidRPr="008967F5" w:rsidRDefault="004F15D7" w:rsidP="004F15D7">
            <w:pPr>
              <w:rPr>
                <w:ins w:id="681" w:author="EndlessLove" w:date="2016-11-06T09:54:00Z"/>
                <w:rFonts w:ascii="Times New Roman" w:hAnsi="Times New Roman" w:cs="Times New Roman"/>
                <w:sz w:val="26"/>
                <w:szCs w:val="26"/>
              </w:rPr>
            </w:pPr>
          </w:p>
        </w:tc>
      </w:tr>
      <w:tr w:rsidR="004F15D7" w14:paraId="04F1354B" w14:textId="77777777" w:rsidTr="00B40C08">
        <w:trPr>
          <w:trHeight w:val="440"/>
          <w:ins w:id="682" w:author="EndlessLove" w:date="2016-11-06T09:54:00Z"/>
          <w:trPrChange w:id="683" w:author="EndlessLove" w:date="2016-11-07T08:37:00Z">
            <w:trPr>
              <w:gridBefore w:val="1"/>
              <w:trHeight w:val="440"/>
            </w:trPr>
          </w:trPrChange>
        </w:trPr>
        <w:tc>
          <w:tcPr>
            <w:tcW w:w="715" w:type="dxa"/>
            <w:tcPrChange w:id="684" w:author="EndlessLove" w:date="2016-11-07T08:37:00Z">
              <w:tcPr>
                <w:tcW w:w="715" w:type="dxa"/>
                <w:gridSpan w:val="2"/>
              </w:tcPr>
            </w:tcPrChange>
          </w:tcPr>
          <w:p w14:paraId="78AC4DB5" w14:textId="7EE8EB7F" w:rsidR="004F15D7" w:rsidRDefault="004F15D7" w:rsidP="004F15D7">
            <w:pPr>
              <w:rPr>
                <w:ins w:id="685" w:author="EndlessLove" w:date="2016-11-06T09:54:00Z"/>
                <w:rFonts w:ascii="Times New Roman" w:hAnsi="Times New Roman" w:cs="Times New Roman"/>
                <w:b/>
                <w:sz w:val="26"/>
                <w:szCs w:val="26"/>
              </w:rPr>
            </w:pPr>
            <w:ins w:id="686" w:author="EndlessLove" w:date="2016-11-06T09:54:00Z">
              <w:r>
                <w:rPr>
                  <w:rFonts w:ascii="Times New Roman" w:hAnsi="Times New Roman" w:cs="Times New Roman"/>
                  <w:b/>
                  <w:sz w:val="26"/>
                  <w:szCs w:val="26"/>
                </w:rPr>
                <w:t>41</w:t>
              </w:r>
            </w:ins>
          </w:p>
        </w:tc>
        <w:tc>
          <w:tcPr>
            <w:tcW w:w="5940" w:type="dxa"/>
            <w:tcPrChange w:id="687" w:author="EndlessLove" w:date="2016-11-07T08:37:00Z">
              <w:tcPr>
                <w:tcW w:w="3959" w:type="dxa"/>
                <w:gridSpan w:val="2"/>
              </w:tcPr>
            </w:tcPrChange>
          </w:tcPr>
          <w:p w14:paraId="052E0913" w14:textId="20B9B18C" w:rsidR="004F15D7" w:rsidRDefault="004F15D7" w:rsidP="004F15D7">
            <w:pPr>
              <w:rPr>
                <w:ins w:id="688" w:author="EndlessLove" w:date="2016-11-06T09:54:00Z"/>
                <w:rFonts w:ascii="Times New Roman" w:hAnsi="Times New Roman" w:cs="Times New Roman"/>
                <w:sz w:val="26"/>
                <w:szCs w:val="26"/>
              </w:rPr>
            </w:pPr>
            <w:ins w:id="689" w:author="EndlessLove" w:date="2016-11-06T10:15:00Z">
              <w:r>
                <w:rPr>
                  <w:rFonts w:ascii="Times New Roman" w:hAnsi="Times New Roman" w:cs="Times New Roman"/>
                  <w:sz w:val="26"/>
                  <w:szCs w:val="26"/>
                </w:rPr>
                <w:t xml:space="preserve">Activity Diagram </w:t>
              </w:r>
            </w:ins>
            <w:ins w:id="690" w:author="EndlessLove" w:date="2016-11-06T10:16:00Z">
              <w:r>
                <w:rPr>
                  <w:rFonts w:ascii="Times New Roman" w:hAnsi="Times New Roman" w:cs="Times New Roman"/>
                  <w:sz w:val="26"/>
                  <w:szCs w:val="26"/>
                </w:rPr>
                <w:t>thống kê đánh giá</w:t>
              </w:r>
            </w:ins>
            <w:ins w:id="691" w:author="EndlessLove" w:date="2016-11-06T10:15:00Z">
              <w:r>
                <w:rPr>
                  <w:rFonts w:ascii="Times New Roman" w:hAnsi="Times New Roman" w:cs="Times New Roman"/>
                  <w:sz w:val="26"/>
                  <w:szCs w:val="26"/>
                </w:rPr>
                <w:t xml:space="preserve"> </w:t>
              </w:r>
            </w:ins>
          </w:p>
        </w:tc>
        <w:tc>
          <w:tcPr>
            <w:tcW w:w="2340" w:type="dxa"/>
            <w:tcPrChange w:id="692" w:author="EndlessLove" w:date="2016-11-07T08:37:00Z">
              <w:tcPr>
                <w:tcW w:w="3511" w:type="dxa"/>
                <w:gridSpan w:val="2"/>
              </w:tcPr>
            </w:tcPrChange>
          </w:tcPr>
          <w:p w14:paraId="521EDC2B" w14:textId="77777777" w:rsidR="004F15D7" w:rsidRPr="008967F5" w:rsidRDefault="004F15D7" w:rsidP="004F15D7">
            <w:pPr>
              <w:rPr>
                <w:ins w:id="693" w:author="EndlessLove" w:date="2016-11-06T09:54:00Z"/>
                <w:rFonts w:ascii="Times New Roman" w:hAnsi="Times New Roman" w:cs="Times New Roman"/>
                <w:sz w:val="26"/>
                <w:szCs w:val="26"/>
              </w:rPr>
            </w:pPr>
          </w:p>
        </w:tc>
      </w:tr>
      <w:tr w:rsidR="004F15D7" w14:paraId="66AB04DD" w14:textId="77777777" w:rsidTr="00B40C08">
        <w:trPr>
          <w:trHeight w:val="440"/>
          <w:ins w:id="694" w:author="EndlessLove" w:date="2016-11-06T09:54:00Z"/>
          <w:trPrChange w:id="695" w:author="EndlessLove" w:date="2016-11-07T08:37:00Z">
            <w:trPr>
              <w:gridBefore w:val="1"/>
              <w:trHeight w:val="440"/>
            </w:trPr>
          </w:trPrChange>
        </w:trPr>
        <w:tc>
          <w:tcPr>
            <w:tcW w:w="715" w:type="dxa"/>
            <w:tcPrChange w:id="696" w:author="EndlessLove" w:date="2016-11-07T08:37:00Z">
              <w:tcPr>
                <w:tcW w:w="715" w:type="dxa"/>
                <w:gridSpan w:val="2"/>
              </w:tcPr>
            </w:tcPrChange>
          </w:tcPr>
          <w:p w14:paraId="0A0840D6" w14:textId="2709FDD2" w:rsidR="004F15D7" w:rsidRDefault="004F15D7" w:rsidP="004F15D7">
            <w:pPr>
              <w:rPr>
                <w:ins w:id="697" w:author="EndlessLove" w:date="2016-11-06T09:54:00Z"/>
                <w:rFonts w:ascii="Times New Roman" w:hAnsi="Times New Roman" w:cs="Times New Roman"/>
                <w:b/>
                <w:sz w:val="26"/>
                <w:szCs w:val="26"/>
              </w:rPr>
            </w:pPr>
            <w:ins w:id="698" w:author="EndlessLove" w:date="2016-11-06T09:54:00Z">
              <w:r>
                <w:rPr>
                  <w:rFonts w:ascii="Times New Roman" w:hAnsi="Times New Roman" w:cs="Times New Roman"/>
                  <w:b/>
                  <w:sz w:val="26"/>
                  <w:szCs w:val="26"/>
                </w:rPr>
                <w:t>42</w:t>
              </w:r>
            </w:ins>
          </w:p>
        </w:tc>
        <w:tc>
          <w:tcPr>
            <w:tcW w:w="5940" w:type="dxa"/>
            <w:tcPrChange w:id="699" w:author="EndlessLove" w:date="2016-11-07T08:37:00Z">
              <w:tcPr>
                <w:tcW w:w="3959" w:type="dxa"/>
                <w:gridSpan w:val="2"/>
              </w:tcPr>
            </w:tcPrChange>
          </w:tcPr>
          <w:p w14:paraId="79ABF82D" w14:textId="12B3ECB0" w:rsidR="004F15D7" w:rsidRDefault="004F15D7" w:rsidP="004F15D7">
            <w:pPr>
              <w:rPr>
                <w:ins w:id="700" w:author="EndlessLove" w:date="2016-11-06T09:54:00Z"/>
                <w:rFonts w:ascii="Times New Roman" w:hAnsi="Times New Roman" w:cs="Times New Roman"/>
                <w:sz w:val="26"/>
                <w:szCs w:val="26"/>
              </w:rPr>
            </w:pPr>
            <w:ins w:id="701" w:author="EndlessLove" w:date="2016-11-06T10:15:00Z">
              <w:r>
                <w:rPr>
                  <w:rFonts w:ascii="Times New Roman" w:hAnsi="Times New Roman" w:cs="Times New Roman"/>
                  <w:sz w:val="26"/>
                  <w:szCs w:val="26"/>
                </w:rPr>
                <w:t xml:space="preserve">Sequence Diagram </w:t>
              </w:r>
            </w:ins>
            <w:ins w:id="702" w:author="EndlessLove" w:date="2016-11-06T10:16:00Z">
              <w:r>
                <w:rPr>
                  <w:rFonts w:ascii="Times New Roman" w:hAnsi="Times New Roman" w:cs="Times New Roman"/>
                  <w:sz w:val="26"/>
                  <w:szCs w:val="26"/>
                </w:rPr>
                <w:t>thống kê đánh giá</w:t>
              </w:r>
            </w:ins>
          </w:p>
        </w:tc>
        <w:tc>
          <w:tcPr>
            <w:tcW w:w="2340" w:type="dxa"/>
            <w:tcPrChange w:id="703" w:author="EndlessLove" w:date="2016-11-07T08:37:00Z">
              <w:tcPr>
                <w:tcW w:w="3511" w:type="dxa"/>
                <w:gridSpan w:val="2"/>
              </w:tcPr>
            </w:tcPrChange>
          </w:tcPr>
          <w:p w14:paraId="555CDD84" w14:textId="77777777" w:rsidR="004F15D7" w:rsidRPr="008967F5" w:rsidRDefault="004F15D7" w:rsidP="004F15D7">
            <w:pPr>
              <w:rPr>
                <w:ins w:id="704" w:author="EndlessLove" w:date="2016-11-06T09:54:00Z"/>
                <w:rFonts w:ascii="Times New Roman" w:hAnsi="Times New Roman" w:cs="Times New Roman"/>
                <w:sz w:val="26"/>
                <w:szCs w:val="26"/>
              </w:rPr>
            </w:pPr>
          </w:p>
        </w:tc>
      </w:tr>
      <w:tr w:rsidR="004F15D7" w14:paraId="660ECB63" w14:textId="77777777" w:rsidTr="00B40C08">
        <w:trPr>
          <w:trHeight w:val="440"/>
          <w:ins w:id="705" w:author="EndlessLove" w:date="2016-11-06T09:54:00Z"/>
          <w:trPrChange w:id="706" w:author="EndlessLove" w:date="2016-11-07T08:37:00Z">
            <w:trPr>
              <w:gridBefore w:val="1"/>
              <w:trHeight w:val="440"/>
            </w:trPr>
          </w:trPrChange>
        </w:trPr>
        <w:tc>
          <w:tcPr>
            <w:tcW w:w="715" w:type="dxa"/>
            <w:tcPrChange w:id="707" w:author="EndlessLove" w:date="2016-11-07T08:37:00Z">
              <w:tcPr>
                <w:tcW w:w="715" w:type="dxa"/>
                <w:gridSpan w:val="2"/>
              </w:tcPr>
            </w:tcPrChange>
          </w:tcPr>
          <w:p w14:paraId="7A015A60" w14:textId="455B17D6" w:rsidR="004F15D7" w:rsidRDefault="004F15D7" w:rsidP="004F15D7">
            <w:pPr>
              <w:rPr>
                <w:ins w:id="708" w:author="EndlessLove" w:date="2016-11-06T09:54:00Z"/>
                <w:rFonts w:ascii="Times New Roman" w:hAnsi="Times New Roman" w:cs="Times New Roman"/>
                <w:b/>
                <w:sz w:val="26"/>
                <w:szCs w:val="26"/>
              </w:rPr>
            </w:pPr>
            <w:ins w:id="709" w:author="EndlessLove" w:date="2016-11-06T09:55:00Z">
              <w:r>
                <w:rPr>
                  <w:rFonts w:ascii="Times New Roman" w:hAnsi="Times New Roman" w:cs="Times New Roman"/>
                  <w:b/>
                  <w:sz w:val="26"/>
                  <w:szCs w:val="26"/>
                </w:rPr>
                <w:t>43</w:t>
              </w:r>
            </w:ins>
          </w:p>
        </w:tc>
        <w:tc>
          <w:tcPr>
            <w:tcW w:w="5940" w:type="dxa"/>
            <w:tcPrChange w:id="710" w:author="EndlessLove" w:date="2016-11-07T08:37:00Z">
              <w:tcPr>
                <w:tcW w:w="3959" w:type="dxa"/>
                <w:gridSpan w:val="2"/>
              </w:tcPr>
            </w:tcPrChange>
          </w:tcPr>
          <w:p w14:paraId="20F51BF9" w14:textId="77777777" w:rsidR="004F15D7" w:rsidRDefault="004F15D7" w:rsidP="004F15D7">
            <w:pPr>
              <w:rPr>
                <w:ins w:id="711" w:author="EndlessLove" w:date="2016-11-06T09:54:00Z"/>
                <w:rFonts w:ascii="Times New Roman" w:hAnsi="Times New Roman" w:cs="Times New Roman"/>
                <w:sz w:val="26"/>
                <w:szCs w:val="26"/>
              </w:rPr>
            </w:pPr>
          </w:p>
        </w:tc>
        <w:tc>
          <w:tcPr>
            <w:tcW w:w="2340" w:type="dxa"/>
            <w:tcPrChange w:id="712" w:author="EndlessLove" w:date="2016-11-07T08:37:00Z">
              <w:tcPr>
                <w:tcW w:w="3511" w:type="dxa"/>
                <w:gridSpan w:val="2"/>
              </w:tcPr>
            </w:tcPrChange>
          </w:tcPr>
          <w:p w14:paraId="763EE61D" w14:textId="77777777" w:rsidR="004F15D7" w:rsidRPr="008967F5" w:rsidRDefault="004F15D7" w:rsidP="004F15D7">
            <w:pPr>
              <w:rPr>
                <w:ins w:id="713" w:author="EndlessLove" w:date="2016-11-06T09:54:00Z"/>
                <w:rFonts w:ascii="Times New Roman" w:hAnsi="Times New Roman" w:cs="Times New Roman"/>
                <w:sz w:val="26"/>
                <w:szCs w:val="26"/>
              </w:rPr>
            </w:pPr>
          </w:p>
        </w:tc>
      </w:tr>
      <w:tr w:rsidR="004F15D7" w14:paraId="66B0413B" w14:textId="77777777" w:rsidTr="00B40C08">
        <w:trPr>
          <w:trHeight w:val="440"/>
          <w:ins w:id="714" w:author="EndlessLove" w:date="2016-11-06T09:54:00Z"/>
          <w:trPrChange w:id="715" w:author="EndlessLove" w:date="2016-11-07T08:37:00Z">
            <w:trPr>
              <w:gridBefore w:val="1"/>
              <w:trHeight w:val="440"/>
            </w:trPr>
          </w:trPrChange>
        </w:trPr>
        <w:tc>
          <w:tcPr>
            <w:tcW w:w="715" w:type="dxa"/>
            <w:tcPrChange w:id="716" w:author="EndlessLove" w:date="2016-11-07T08:37:00Z">
              <w:tcPr>
                <w:tcW w:w="715" w:type="dxa"/>
                <w:gridSpan w:val="2"/>
              </w:tcPr>
            </w:tcPrChange>
          </w:tcPr>
          <w:p w14:paraId="72BA48B8" w14:textId="52AE4F92" w:rsidR="004F15D7" w:rsidRDefault="004F15D7" w:rsidP="004F15D7">
            <w:pPr>
              <w:rPr>
                <w:ins w:id="717" w:author="EndlessLove" w:date="2016-11-06T09:54:00Z"/>
                <w:rFonts w:ascii="Times New Roman" w:hAnsi="Times New Roman" w:cs="Times New Roman"/>
                <w:b/>
                <w:sz w:val="26"/>
                <w:szCs w:val="26"/>
              </w:rPr>
            </w:pPr>
            <w:ins w:id="718" w:author="EndlessLove" w:date="2016-11-06T09:55:00Z">
              <w:r>
                <w:rPr>
                  <w:rFonts w:ascii="Times New Roman" w:hAnsi="Times New Roman" w:cs="Times New Roman"/>
                  <w:b/>
                  <w:sz w:val="26"/>
                  <w:szCs w:val="26"/>
                </w:rPr>
                <w:t>44</w:t>
              </w:r>
            </w:ins>
          </w:p>
        </w:tc>
        <w:tc>
          <w:tcPr>
            <w:tcW w:w="5940" w:type="dxa"/>
            <w:tcPrChange w:id="719" w:author="EndlessLove" w:date="2016-11-07T08:37:00Z">
              <w:tcPr>
                <w:tcW w:w="3959" w:type="dxa"/>
                <w:gridSpan w:val="2"/>
              </w:tcPr>
            </w:tcPrChange>
          </w:tcPr>
          <w:p w14:paraId="6F84A7DD" w14:textId="77777777" w:rsidR="004F15D7" w:rsidRDefault="004F15D7" w:rsidP="004F15D7">
            <w:pPr>
              <w:rPr>
                <w:ins w:id="720" w:author="EndlessLove" w:date="2016-11-06T09:54:00Z"/>
                <w:rFonts w:ascii="Times New Roman" w:hAnsi="Times New Roman" w:cs="Times New Roman"/>
                <w:sz w:val="26"/>
                <w:szCs w:val="26"/>
              </w:rPr>
            </w:pPr>
          </w:p>
        </w:tc>
        <w:tc>
          <w:tcPr>
            <w:tcW w:w="2340" w:type="dxa"/>
            <w:tcPrChange w:id="721" w:author="EndlessLove" w:date="2016-11-07T08:37:00Z">
              <w:tcPr>
                <w:tcW w:w="3511" w:type="dxa"/>
                <w:gridSpan w:val="2"/>
              </w:tcPr>
            </w:tcPrChange>
          </w:tcPr>
          <w:p w14:paraId="4F28AE37" w14:textId="77777777" w:rsidR="004F15D7" w:rsidRPr="008967F5" w:rsidRDefault="004F15D7" w:rsidP="004F15D7">
            <w:pPr>
              <w:rPr>
                <w:ins w:id="722" w:author="EndlessLove" w:date="2016-11-06T09:54:00Z"/>
                <w:rFonts w:ascii="Times New Roman" w:hAnsi="Times New Roman" w:cs="Times New Roman"/>
                <w:sz w:val="26"/>
                <w:szCs w:val="26"/>
              </w:rPr>
            </w:pPr>
          </w:p>
        </w:tc>
      </w:tr>
      <w:tr w:rsidR="004F15D7" w14:paraId="7720E28C" w14:textId="77777777" w:rsidTr="00B40C08">
        <w:trPr>
          <w:trHeight w:val="440"/>
          <w:ins w:id="723" w:author="EndlessLove" w:date="2016-11-06T09:54:00Z"/>
          <w:trPrChange w:id="724" w:author="EndlessLove" w:date="2016-11-07T08:37:00Z">
            <w:trPr>
              <w:gridBefore w:val="1"/>
              <w:trHeight w:val="440"/>
            </w:trPr>
          </w:trPrChange>
        </w:trPr>
        <w:tc>
          <w:tcPr>
            <w:tcW w:w="715" w:type="dxa"/>
            <w:tcPrChange w:id="725" w:author="EndlessLove" w:date="2016-11-07T08:37:00Z">
              <w:tcPr>
                <w:tcW w:w="715" w:type="dxa"/>
                <w:gridSpan w:val="2"/>
              </w:tcPr>
            </w:tcPrChange>
          </w:tcPr>
          <w:p w14:paraId="5F45FF26" w14:textId="042F8449" w:rsidR="004F15D7" w:rsidRDefault="004F15D7" w:rsidP="004F15D7">
            <w:pPr>
              <w:rPr>
                <w:ins w:id="726" w:author="EndlessLove" w:date="2016-11-06T09:54:00Z"/>
                <w:rFonts w:ascii="Times New Roman" w:hAnsi="Times New Roman" w:cs="Times New Roman"/>
                <w:b/>
                <w:sz w:val="26"/>
                <w:szCs w:val="26"/>
              </w:rPr>
            </w:pPr>
            <w:ins w:id="727" w:author="EndlessLove" w:date="2016-11-06T09:56:00Z">
              <w:r>
                <w:rPr>
                  <w:rFonts w:ascii="Times New Roman" w:hAnsi="Times New Roman" w:cs="Times New Roman"/>
                  <w:b/>
                  <w:sz w:val="26"/>
                  <w:szCs w:val="26"/>
                </w:rPr>
                <w:t>45</w:t>
              </w:r>
            </w:ins>
          </w:p>
        </w:tc>
        <w:tc>
          <w:tcPr>
            <w:tcW w:w="5940" w:type="dxa"/>
            <w:tcPrChange w:id="728" w:author="EndlessLove" w:date="2016-11-07T08:37:00Z">
              <w:tcPr>
                <w:tcW w:w="3959" w:type="dxa"/>
                <w:gridSpan w:val="2"/>
              </w:tcPr>
            </w:tcPrChange>
          </w:tcPr>
          <w:p w14:paraId="1B5A5024" w14:textId="77777777" w:rsidR="004F15D7" w:rsidRDefault="004F15D7" w:rsidP="004F15D7">
            <w:pPr>
              <w:rPr>
                <w:ins w:id="729" w:author="EndlessLove" w:date="2016-11-06T09:54:00Z"/>
                <w:rFonts w:ascii="Times New Roman" w:hAnsi="Times New Roman" w:cs="Times New Roman"/>
                <w:sz w:val="26"/>
                <w:szCs w:val="26"/>
              </w:rPr>
            </w:pPr>
          </w:p>
        </w:tc>
        <w:tc>
          <w:tcPr>
            <w:tcW w:w="2340" w:type="dxa"/>
            <w:tcPrChange w:id="730" w:author="EndlessLove" w:date="2016-11-07T08:37:00Z">
              <w:tcPr>
                <w:tcW w:w="3511" w:type="dxa"/>
                <w:gridSpan w:val="2"/>
              </w:tcPr>
            </w:tcPrChange>
          </w:tcPr>
          <w:p w14:paraId="72C127CD" w14:textId="77777777" w:rsidR="004F15D7" w:rsidRPr="008967F5" w:rsidRDefault="004F15D7" w:rsidP="004F15D7">
            <w:pPr>
              <w:rPr>
                <w:ins w:id="731" w:author="EndlessLove" w:date="2016-11-06T09:54:00Z"/>
                <w:rFonts w:ascii="Times New Roman" w:hAnsi="Times New Roman" w:cs="Times New Roman"/>
                <w:sz w:val="26"/>
                <w:szCs w:val="26"/>
              </w:rPr>
            </w:pPr>
          </w:p>
        </w:tc>
      </w:tr>
      <w:tr w:rsidR="004F15D7" w14:paraId="28BF68F4" w14:textId="77777777" w:rsidTr="00B40C08">
        <w:trPr>
          <w:trHeight w:val="440"/>
          <w:ins w:id="732" w:author="EndlessLove" w:date="2016-11-06T09:54:00Z"/>
          <w:trPrChange w:id="733" w:author="EndlessLove" w:date="2016-11-07T08:37:00Z">
            <w:trPr>
              <w:gridBefore w:val="1"/>
              <w:trHeight w:val="440"/>
            </w:trPr>
          </w:trPrChange>
        </w:trPr>
        <w:tc>
          <w:tcPr>
            <w:tcW w:w="715" w:type="dxa"/>
            <w:tcPrChange w:id="734" w:author="EndlessLove" w:date="2016-11-07T08:37:00Z">
              <w:tcPr>
                <w:tcW w:w="715" w:type="dxa"/>
                <w:gridSpan w:val="2"/>
              </w:tcPr>
            </w:tcPrChange>
          </w:tcPr>
          <w:p w14:paraId="2CC29571" w14:textId="2DF29BBE" w:rsidR="004F15D7" w:rsidRDefault="004F15D7" w:rsidP="004F15D7">
            <w:pPr>
              <w:rPr>
                <w:ins w:id="735" w:author="EndlessLove" w:date="2016-11-06T09:54:00Z"/>
                <w:rFonts w:ascii="Times New Roman" w:hAnsi="Times New Roman" w:cs="Times New Roman"/>
                <w:b/>
                <w:sz w:val="26"/>
                <w:szCs w:val="26"/>
              </w:rPr>
            </w:pPr>
            <w:ins w:id="736" w:author="EndlessLove" w:date="2016-11-06T09:56:00Z">
              <w:r>
                <w:rPr>
                  <w:rFonts w:ascii="Times New Roman" w:hAnsi="Times New Roman" w:cs="Times New Roman"/>
                  <w:b/>
                  <w:sz w:val="26"/>
                  <w:szCs w:val="26"/>
                </w:rPr>
                <w:t>46</w:t>
              </w:r>
            </w:ins>
          </w:p>
        </w:tc>
        <w:tc>
          <w:tcPr>
            <w:tcW w:w="5940" w:type="dxa"/>
            <w:tcPrChange w:id="737" w:author="EndlessLove" w:date="2016-11-07T08:37:00Z">
              <w:tcPr>
                <w:tcW w:w="3959" w:type="dxa"/>
                <w:gridSpan w:val="2"/>
              </w:tcPr>
            </w:tcPrChange>
          </w:tcPr>
          <w:p w14:paraId="3FEBEC96" w14:textId="77777777" w:rsidR="004F15D7" w:rsidRDefault="004F15D7" w:rsidP="004F15D7">
            <w:pPr>
              <w:rPr>
                <w:ins w:id="738" w:author="EndlessLove" w:date="2016-11-06T09:54:00Z"/>
                <w:rFonts w:ascii="Times New Roman" w:hAnsi="Times New Roman" w:cs="Times New Roman"/>
                <w:sz w:val="26"/>
                <w:szCs w:val="26"/>
              </w:rPr>
            </w:pPr>
          </w:p>
        </w:tc>
        <w:tc>
          <w:tcPr>
            <w:tcW w:w="2340" w:type="dxa"/>
            <w:tcPrChange w:id="739" w:author="EndlessLove" w:date="2016-11-07T08:37:00Z">
              <w:tcPr>
                <w:tcW w:w="3511" w:type="dxa"/>
                <w:gridSpan w:val="2"/>
              </w:tcPr>
            </w:tcPrChange>
          </w:tcPr>
          <w:p w14:paraId="58E01CD8" w14:textId="77777777" w:rsidR="004F15D7" w:rsidRPr="008967F5" w:rsidRDefault="004F15D7" w:rsidP="004F15D7">
            <w:pPr>
              <w:rPr>
                <w:ins w:id="740" w:author="EndlessLove" w:date="2016-11-06T09:54:00Z"/>
                <w:rFonts w:ascii="Times New Roman" w:hAnsi="Times New Roman" w:cs="Times New Roman"/>
                <w:sz w:val="26"/>
                <w:szCs w:val="26"/>
              </w:rPr>
            </w:pPr>
          </w:p>
        </w:tc>
      </w:tr>
    </w:tbl>
    <w:p w14:paraId="17761346" w14:textId="77777777" w:rsidR="00FD53B9" w:rsidRDefault="00FD53B9" w:rsidP="00877684">
      <w:pPr>
        <w:pStyle w:val="Heading1"/>
        <w:spacing w:after="360" w:line="360" w:lineRule="auto"/>
        <w:rPr>
          <w:ins w:id="741" w:author="EndlessLove" w:date="2016-11-07T08:32:00Z"/>
          <w:rFonts w:ascii="Times New Roman" w:hAnsi="Times New Roman" w:cs="Times New Roman"/>
          <w:color w:val="auto"/>
          <w:sz w:val="34"/>
          <w:szCs w:val="34"/>
        </w:rPr>
      </w:pPr>
    </w:p>
    <w:p w14:paraId="27CE2BFD" w14:textId="77777777" w:rsidR="00FD53B9" w:rsidRDefault="00FD53B9">
      <w:pPr>
        <w:rPr>
          <w:ins w:id="742" w:author="EndlessLove" w:date="2016-11-07T08:55:00Z"/>
        </w:rPr>
        <w:pPrChange w:id="743" w:author="EndlessLove" w:date="2016-11-07T08:55:00Z">
          <w:pPr>
            <w:pStyle w:val="Heading1"/>
            <w:spacing w:after="360" w:line="360" w:lineRule="auto"/>
          </w:pPr>
        </w:pPrChange>
      </w:pPr>
    </w:p>
    <w:p w14:paraId="2B7A4E4C" w14:textId="77777777" w:rsidR="00FD53B9" w:rsidRPr="00FD53B9" w:rsidRDefault="00FD53B9">
      <w:pPr>
        <w:rPr>
          <w:ins w:id="744" w:author="EndlessLove" w:date="2016-11-07T08:55:00Z"/>
          <w:rPrChange w:id="745" w:author="EndlessLove" w:date="2016-11-07T08:55:00Z">
            <w:rPr>
              <w:ins w:id="746" w:author="EndlessLove" w:date="2016-11-07T08:55:00Z"/>
              <w:rFonts w:ascii="Times New Roman" w:hAnsi="Times New Roman" w:cs="Times New Roman"/>
              <w:color w:val="auto"/>
              <w:sz w:val="34"/>
              <w:szCs w:val="34"/>
            </w:rPr>
          </w:rPrChange>
        </w:rPr>
        <w:pPrChange w:id="747" w:author="EndlessLove" w:date="2016-11-07T08:55:00Z">
          <w:pPr>
            <w:pStyle w:val="Heading1"/>
            <w:spacing w:after="360" w:line="360" w:lineRule="auto"/>
          </w:pPr>
        </w:pPrChange>
      </w:pPr>
    </w:p>
    <w:p w14:paraId="0EC5DC79" w14:textId="77777777" w:rsidR="00323F4D" w:rsidRDefault="00323F4D" w:rsidP="00877684">
      <w:pPr>
        <w:pStyle w:val="Heading1"/>
        <w:spacing w:after="360" w:line="360" w:lineRule="auto"/>
        <w:rPr>
          <w:ins w:id="748" w:author="EndlessLove" w:date="2016-11-07T08:59:00Z"/>
          <w:rFonts w:ascii="Times New Roman" w:hAnsi="Times New Roman" w:cs="Times New Roman"/>
          <w:color w:val="auto"/>
          <w:sz w:val="34"/>
          <w:szCs w:val="34"/>
        </w:rPr>
        <w:sectPr w:rsidR="00323F4D" w:rsidSect="00093FB4">
          <w:headerReference w:type="default" r:id="rId10"/>
          <w:footerReference w:type="default" r:id="rId11"/>
          <w:pgSz w:w="12240" w:h="15840"/>
          <w:pgMar w:top="1440" w:right="1440" w:bottom="1440" w:left="1440" w:header="720" w:footer="720" w:gutter="0"/>
          <w:cols w:space="720"/>
          <w:docGrid w:linePitch="360"/>
        </w:sectPr>
      </w:pPr>
    </w:p>
    <w:p w14:paraId="2C48A3C6" w14:textId="48833F93" w:rsidR="00D23276" w:rsidRDefault="00877684">
      <w:pPr>
        <w:pStyle w:val="Style1"/>
        <w:rPr>
          <w:ins w:id="750" w:author="EndlessLove" w:date="2016-11-07T10:06:00Z"/>
        </w:rPr>
        <w:pPrChange w:id="751" w:author="EndlessLove" w:date="2016-11-07T09:48:00Z">
          <w:pPr>
            <w:pStyle w:val="Heading1"/>
            <w:spacing w:after="360" w:line="360" w:lineRule="auto"/>
          </w:pPr>
        </w:pPrChange>
      </w:pPr>
      <w:bookmarkStart w:id="752" w:name="_Toc466284177"/>
      <w:bookmarkStart w:id="753" w:name="_Toc466285927"/>
      <w:bookmarkStart w:id="754" w:name="_Toc466287875"/>
      <w:bookmarkStart w:id="755" w:name="_Toc466289081"/>
      <w:r>
        <w:lastRenderedPageBreak/>
        <w:t>PHẦN 1: GIỚI THIỆU</w:t>
      </w:r>
      <w:bookmarkEnd w:id="752"/>
      <w:bookmarkEnd w:id="753"/>
      <w:bookmarkEnd w:id="754"/>
      <w:bookmarkEnd w:id="755"/>
    </w:p>
    <w:p w14:paraId="0D2C3A58" w14:textId="77777777" w:rsidR="00194ED7" w:rsidRDefault="00194ED7" w:rsidP="00194ED7">
      <w:pPr>
        <w:pStyle w:val="Style2"/>
        <w:numPr>
          <w:ilvl w:val="0"/>
          <w:numId w:val="66"/>
        </w:numPr>
        <w:rPr>
          <w:ins w:id="756" w:author="EndlessLove" w:date="2016-11-07T12:27:00Z"/>
        </w:rPr>
      </w:pPr>
      <w:bookmarkStart w:id="757" w:name="_Toc466284178"/>
      <w:bookmarkStart w:id="758" w:name="_Toc466285928"/>
      <w:bookmarkStart w:id="759" w:name="_Toc466287876"/>
      <w:bookmarkStart w:id="760" w:name="_Toc466289082"/>
      <w:bookmarkEnd w:id="757"/>
      <w:ins w:id="761" w:author="EndlessLove" w:date="2016-11-07T12:27:00Z">
        <w:r>
          <w:t xml:space="preserve">ĐỐI </w:t>
        </w:r>
        <w:r w:rsidRPr="002C128E">
          <w:t>TƯỢNG VÀ PHẠM VI NGHIÊN CỨU</w:t>
        </w:r>
        <w:bookmarkEnd w:id="758"/>
        <w:bookmarkEnd w:id="759"/>
        <w:bookmarkEnd w:id="760"/>
      </w:ins>
    </w:p>
    <w:p w14:paraId="74C6E867" w14:textId="77777777" w:rsidR="00194ED7" w:rsidRDefault="00194ED7" w:rsidP="00194ED7">
      <w:pPr>
        <w:pStyle w:val="ListParagraph"/>
        <w:rPr>
          <w:ins w:id="762" w:author="EndlessLove" w:date="2016-11-07T12:27:00Z"/>
          <w:rFonts w:ascii="Times New Roman" w:hAnsi="Times New Roman" w:cs="Times New Roman"/>
          <w:b/>
          <w:sz w:val="26"/>
          <w:szCs w:val="26"/>
        </w:rPr>
      </w:pPr>
    </w:p>
    <w:p w14:paraId="0DCEBE98" w14:textId="77777777" w:rsidR="00194ED7" w:rsidRDefault="00194ED7" w:rsidP="00194ED7">
      <w:pPr>
        <w:pStyle w:val="ListParagraph"/>
        <w:numPr>
          <w:ilvl w:val="0"/>
          <w:numId w:val="19"/>
        </w:numPr>
        <w:rPr>
          <w:ins w:id="763" w:author="EndlessLove" w:date="2016-11-07T12:27:00Z"/>
          <w:rFonts w:ascii="Times New Roman" w:hAnsi="Times New Roman" w:cs="Times New Roman"/>
          <w:sz w:val="26"/>
          <w:szCs w:val="26"/>
        </w:rPr>
      </w:pPr>
      <w:ins w:id="764" w:author="EndlessLove" w:date="2016-11-07T12:27:00Z">
        <w:r w:rsidRPr="00070EBD">
          <w:rPr>
            <w:rFonts w:ascii="Times New Roman" w:hAnsi="Times New Roman" w:cs="Times New Roman"/>
            <w:sz w:val="26"/>
            <w:szCs w:val="26"/>
          </w:rPr>
          <w:t>Đ</w:t>
        </w:r>
        <w:r>
          <w:rPr>
            <w:rFonts w:ascii="Times New Roman" w:hAnsi="Times New Roman" w:cs="Times New Roman"/>
            <w:sz w:val="26"/>
            <w:szCs w:val="26"/>
          </w:rPr>
          <w:t>ối tượng nghiên cứu là kết hợp hai framework Spring và Hibernate dựa trên nền tảng Java . Nghiên cứu cách thiết kế website sử dụng công nghệ Bootstrap.</w:t>
        </w:r>
      </w:ins>
    </w:p>
    <w:p w14:paraId="4F727468" w14:textId="77777777" w:rsidR="00194ED7" w:rsidRPr="00070EBD" w:rsidRDefault="00194ED7" w:rsidP="00194ED7">
      <w:pPr>
        <w:pStyle w:val="ListParagraph"/>
        <w:rPr>
          <w:ins w:id="765" w:author="EndlessLove" w:date="2016-11-07T12:27:00Z"/>
          <w:rFonts w:ascii="Times New Roman" w:hAnsi="Times New Roman" w:cs="Times New Roman"/>
          <w:sz w:val="26"/>
          <w:szCs w:val="26"/>
        </w:rPr>
      </w:pPr>
    </w:p>
    <w:p w14:paraId="74E8938B" w14:textId="77777777" w:rsidR="00194ED7" w:rsidRPr="00070EBD" w:rsidRDefault="00194ED7" w:rsidP="00194ED7">
      <w:pPr>
        <w:pStyle w:val="ListParagraph"/>
        <w:numPr>
          <w:ilvl w:val="0"/>
          <w:numId w:val="19"/>
        </w:numPr>
        <w:tabs>
          <w:tab w:val="left" w:pos="7860"/>
        </w:tabs>
        <w:rPr>
          <w:ins w:id="766" w:author="EndlessLove" w:date="2016-11-07T12:27:00Z"/>
          <w:rFonts w:ascii="Times New Roman" w:hAnsi="Times New Roman" w:cs="Times New Roman"/>
          <w:sz w:val="26"/>
          <w:szCs w:val="26"/>
        </w:rPr>
      </w:pPr>
      <w:ins w:id="767" w:author="EndlessLove" w:date="2016-11-07T12:27:00Z">
        <w:r w:rsidRPr="00070EBD">
          <w:rPr>
            <w:rFonts w:ascii="Times New Roman" w:hAnsi="Times New Roman" w:cs="Times New Roman"/>
            <w:sz w:val="26"/>
            <w:szCs w:val="26"/>
          </w:rPr>
          <w:t>Phạm</w:t>
        </w:r>
        <w:r>
          <w:rPr>
            <w:rFonts w:ascii="Times New Roman" w:hAnsi="Times New Roman" w:cs="Times New Roman"/>
            <w:sz w:val="26"/>
            <w:szCs w:val="26"/>
          </w:rPr>
          <w:t xml:space="preserve"> vi của đề tài xoay quanh việc thiết kế, xây dựng website với các công nghệ trên. Được thực hiện tại khoa CNNT &amp; TT Đại Học Cần Thơ, vào học kì 1 năm 2016 – 2017.</w:t>
        </w:r>
      </w:ins>
    </w:p>
    <w:p w14:paraId="19712C91" w14:textId="77777777" w:rsidR="00194ED7" w:rsidRDefault="00194ED7" w:rsidP="00194ED7">
      <w:pPr>
        <w:pStyle w:val="ListParagraph"/>
        <w:rPr>
          <w:ins w:id="768" w:author="EndlessLove" w:date="2016-11-07T12:27:00Z"/>
          <w:rFonts w:ascii="Times New Roman" w:hAnsi="Times New Roman" w:cs="Times New Roman"/>
          <w:b/>
          <w:sz w:val="26"/>
          <w:szCs w:val="26"/>
        </w:rPr>
      </w:pPr>
    </w:p>
    <w:p w14:paraId="4E16AF93" w14:textId="4FFB052B" w:rsidR="0047330D" w:rsidRPr="001A3A98" w:rsidDel="0047330D" w:rsidRDefault="0047330D">
      <w:pPr>
        <w:pStyle w:val="Style2"/>
        <w:numPr>
          <w:ilvl w:val="0"/>
          <w:numId w:val="66"/>
        </w:numPr>
        <w:rPr>
          <w:del w:id="769" w:author="EndlessLove" w:date="2016-11-07T10:09:00Z"/>
        </w:rPr>
        <w:pPrChange w:id="770" w:author="EndlessLove" w:date="2016-11-07T10:12:00Z">
          <w:pPr>
            <w:pStyle w:val="Heading1"/>
            <w:spacing w:after="360" w:line="360" w:lineRule="auto"/>
          </w:pPr>
        </w:pPrChange>
      </w:pPr>
    </w:p>
    <w:p w14:paraId="1DF13891" w14:textId="4C0D3178" w:rsidR="00D23276" w:rsidRPr="0047330D" w:rsidDel="00D23276" w:rsidRDefault="00877684">
      <w:pPr>
        <w:pStyle w:val="Style2"/>
        <w:numPr>
          <w:ilvl w:val="0"/>
          <w:numId w:val="66"/>
        </w:numPr>
        <w:rPr>
          <w:del w:id="771" w:author="EndlessLove" w:date="2016-11-07T09:47:00Z"/>
          <w:b w:val="0"/>
          <w:rPrChange w:id="772" w:author="EndlessLove" w:date="2016-11-07T10:11:00Z">
            <w:rPr>
              <w:del w:id="773" w:author="EndlessLove" w:date="2016-11-07T09:47:00Z"/>
              <w:b/>
            </w:rPr>
          </w:rPrChange>
        </w:rPr>
        <w:pPrChange w:id="774" w:author="EndlessLove" w:date="2016-11-07T10:12:00Z">
          <w:pPr>
            <w:pStyle w:val="ListParagraph"/>
            <w:numPr>
              <w:numId w:val="17"/>
            </w:numPr>
            <w:ind w:hanging="360"/>
          </w:pPr>
        </w:pPrChange>
      </w:pPr>
      <w:bookmarkStart w:id="775" w:name="_Toc466284179"/>
      <w:del w:id="776" w:author="EndlessLove" w:date="2016-11-07T12:27:00Z">
        <w:r w:rsidRPr="0047330D" w:rsidDel="00194ED7">
          <w:rPr>
            <w:b w:val="0"/>
            <w:rPrChange w:id="777" w:author="EndlessLove" w:date="2016-11-07T10:11:00Z">
              <w:rPr>
                <w:b/>
              </w:rPr>
            </w:rPrChange>
          </w:rPr>
          <w:delText>ĐẶT VẤN ĐỀ</w:delText>
        </w:r>
      </w:del>
      <w:bookmarkEnd w:id="775"/>
    </w:p>
    <w:p w14:paraId="225CCBF5" w14:textId="312FADD3" w:rsidR="003B73F4" w:rsidRPr="001A3A98" w:rsidDel="00194ED7" w:rsidRDefault="003B73F4">
      <w:pPr>
        <w:pStyle w:val="Style2"/>
        <w:numPr>
          <w:ilvl w:val="0"/>
          <w:numId w:val="66"/>
        </w:numPr>
        <w:rPr>
          <w:del w:id="778" w:author="EndlessLove" w:date="2016-11-07T12:27:00Z"/>
        </w:rPr>
        <w:pPrChange w:id="779" w:author="EndlessLove" w:date="2016-11-07T10:12:00Z">
          <w:pPr>
            <w:pStyle w:val="ListParagraph"/>
          </w:pPr>
        </w:pPrChange>
      </w:pPr>
      <w:bookmarkStart w:id="780" w:name="_Toc466284180"/>
      <w:bookmarkEnd w:id="780"/>
    </w:p>
    <w:p w14:paraId="5D0949FF" w14:textId="167C3AF4" w:rsidR="00ED40B6" w:rsidDel="00313815" w:rsidRDefault="00ED40B6" w:rsidP="00F40BF1">
      <w:pPr>
        <w:pStyle w:val="ListParagraph"/>
        <w:numPr>
          <w:ilvl w:val="0"/>
          <w:numId w:val="25"/>
        </w:numPr>
        <w:rPr>
          <w:del w:id="781" w:author="EndlessLove" w:date="2016-11-07T12:17:00Z"/>
          <w:rFonts w:ascii="Times New Roman" w:hAnsi="Times New Roman" w:cs="Times New Roman"/>
          <w:sz w:val="26"/>
          <w:szCs w:val="26"/>
        </w:rPr>
      </w:pPr>
      <w:r w:rsidRPr="00ED40B6">
        <w:rPr>
          <w:rFonts w:ascii="Times New Roman" w:hAnsi="Times New Roman" w:cs="Times New Roman"/>
          <w:sz w:val="26"/>
          <w:szCs w:val="26"/>
        </w:rPr>
        <w:t>Ngà</w:t>
      </w:r>
      <w:r>
        <w:rPr>
          <w:rFonts w:ascii="Times New Roman" w:hAnsi="Times New Roman" w:cs="Times New Roman"/>
          <w:sz w:val="26"/>
          <w:szCs w:val="26"/>
        </w:rPr>
        <w:t xml:space="preserve">y nay với sự phát triển của Internet, nhu cầu buôn bán trao đổi hàng hóa qua mạng đang </w:t>
      </w:r>
      <w:r w:rsidR="00D47B90">
        <w:rPr>
          <w:rFonts w:ascii="Times New Roman" w:hAnsi="Times New Roman" w:cs="Times New Roman"/>
          <w:sz w:val="26"/>
          <w:szCs w:val="26"/>
        </w:rPr>
        <w:t xml:space="preserve">phát triển và </w:t>
      </w:r>
      <w:r>
        <w:rPr>
          <w:rFonts w:ascii="Times New Roman" w:hAnsi="Times New Roman" w:cs="Times New Roman"/>
          <w:sz w:val="26"/>
          <w:szCs w:val="26"/>
        </w:rPr>
        <w:t xml:space="preserve">sôi động hơn bao giờ hết. </w:t>
      </w:r>
      <w:del w:id="782" w:author="ThieuCo" w:date="2016-09-03T13:43:00Z">
        <w:r w:rsidR="00D47B90" w:rsidDel="006312B6">
          <w:rPr>
            <w:rFonts w:ascii="Times New Roman" w:hAnsi="Times New Roman" w:cs="Times New Roman"/>
            <w:sz w:val="26"/>
            <w:szCs w:val="26"/>
          </w:rPr>
          <w:delText>Nhất là</w:delText>
        </w:r>
      </w:del>
      <w:del w:id="783" w:author="EndlessLove" w:date="2016-09-27T08:01:00Z">
        <w:r w:rsidR="00D47B90" w:rsidDel="00AC2A87">
          <w:rPr>
            <w:rFonts w:ascii="Times New Roman" w:hAnsi="Times New Roman" w:cs="Times New Roman"/>
            <w:sz w:val="26"/>
            <w:szCs w:val="26"/>
          </w:rPr>
          <w:delText xml:space="preserve"> </w:delText>
        </w:r>
      </w:del>
      <w:r w:rsidR="00D47B90">
        <w:rPr>
          <w:rFonts w:ascii="Times New Roman" w:hAnsi="Times New Roman" w:cs="Times New Roman"/>
          <w:sz w:val="26"/>
          <w:szCs w:val="26"/>
        </w:rPr>
        <w:t xml:space="preserve">Việt Nam đang trong thời kì hôị nhập với quốc tế, công nghệ và kinh tế phát triển góp phần thúc đẩy phát triển kinh doanh thương mại điện tử. Mọi mặt hàng từ nhà cửa, xe cộ, đồ điện tử, quần áo, giày dép,.. đều được kinh doanh qua mạng </w:t>
      </w:r>
      <w:ins w:id="784" w:author="EndlessLove" w:date="2016-09-27T08:01:00Z">
        <w:r w:rsidR="00AC2A87">
          <w:rPr>
            <w:rFonts w:ascii="Times New Roman" w:hAnsi="Times New Roman" w:cs="Times New Roman"/>
            <w:sz w:val="26"/>
            <w:szCs w:val="26"/>
          </w:rPr>
          <w:t>I</w:t>
        </w:r>
      </w:ins>
      <w:ins w:id="785" w:author="ThieuCo" w:date="2016-09-03T13:43:00Z">
        <w:del w:id="786" w:author="EndlessLove" w:date="2016-09-27T07:58:00Z">
          <w:r w:rsidR="006312B6" w:rsidDel="00AC2A87">
            <w:rPr>
              <w:rFonts w:ascii="Times New Roman" w:hAnsi="Times New Roman" w:cs="Times New Roman"/>
              <w:sz w:val="26"/>
              <w:szCs w:val="26"/>
            </w:rPr>
            <w:delText>I</w:delText>
          </w:r>
        </w:del>
      </w:ins>
      <w:del w:id="787" w:author="ThieuCo" w:date="2016-09-03T13:43:00Z">
        <w:r w:rsidR="00D47B90" w:rsidDel="006312B6">
          <w:rPr>
            <w:rFonts w:ascii="Times New Roman" w:hAnsi="Times New Roman" w:cs="Times New Roman"/>
            <w:sz w:val="26"/>
            <w:szCs w:val="26"/>
          </w:rPr>
          <w:delText>i</w:delText>
        </w:r>
      </w:del>
      <w:r w:rsidR="00D47B90">
        <w:rPr>
          <w:rFonts w:ascii="Times New Roman" w:hAnsi="Times New Roman" w:cs="Times New Roman"/>
          <w:sz w:val="26"/>
          <w:szCs w:val="26"/>
        </w:rPr>
        <w:t>nternet, từ đó nhiều ứng dụng, website được tạo ra để đáp ứng nhu cầu</w:t>
      </w:r>
      <w:del w:id="788" w:author="ThieuCo" w:date="2016-09-03T13:43:00Z">
        <w:r w:rsidR="00D47B90" w:rsidDel="00044E58">
          <w:rPr>
            <w:rFonts w:ascii="Times New Roman" w:hAnsi="Times New Roman" w:cs="Times New Roman"/>
            <w:sz w:val="26"/>
            <w:szCs w:val="26"/>
          </w:rPr>
          <w:delText xml:space="preserve"> ấy</w:delText>
        </w:r>
      </w:del>
      <w:ins w:id="789" w:author="EndlessLove" w:date="2016-09-27T08:16:00Z">
        <w:r w:rsidR="001E572A">
          <w:rPr>
            <w:rFonts w:ascii="Times New Roman" w:hAnsi="Times New Roman" w:cs="Times New Roman"/>
            <w:sz w:val="26"/>
            <w:szCs w:val="26"/>
          </w:rPr>
          <w:t xml:space="preserve"> của thị trường.</w:t>
        </w:r>
      </w:ins>
      <w:del w:id="790" w:author="EndlessLove" w:date="2016-09-27T08:16:00Z">
        <w:r w:rsidR="00D47B90" w:rsidDel="001E572A">
          <w:rPr>
            <w:rFonts w:ascii="Times New Roman" w:hAnsi="Times New Roman" w:cs="Times New Roman"/>
            <w:sz w:val="26"/>
            <w:szCs w:val="26"/>
          </w:rPr>
          <w:delText>.</w:delText>
        </w:r>
      </w:del>
      <w:r w:rsidR="00D47B90">
        <w:rPr>
          <w:rFonts w:ascii="Times New Roman" w:hAnsi="Times New Roman" w:cs="Times New Roman"/>
          <w:sz w:val="26"/>
          <w:szCs w:val="26"/>
        </w:rPr>
        <w:t xml:space="preserve"> Vì vậ</w:t>
      </w:r>
      <w:r w:rsidR="00C34A06">
        <w:rPr>
          <w:rFonts w:ascii="Times New Roman" w:hAnsi="Times New Roman" w:cs="Times New Roman"/>
          <w:sz w:val="26"/>
          <w:szCs w:val="26"/>
        </w:rPr>
        <w:t xml:space="preserve">y, em </w:t>
      </w:r>
      <w:ins w:id="791" w:author="ThieuCo" w:date="2016-09-03T13:43:00Z">
        <w:del w:id="792" w:author="EndlessLove" w:date="2016-09-27T08:00:00Z">
          <w:r w:rsidR="00044E58" w:rsidDel="00AC2A87">
            <w:rPr>
              <w:rFonts w:ascii="Times New Roman" w:hAnsi="Times New Roman" w:cs="Times New Roman"/>
              <w:sz w:val="26"/>
              <w:szCs w:val="26"/>
            </w:rPr>
            <w:delText xml:space="preserve">chọn </w:delText>
          </w:r>
        </w:del>
      </w:ins>
      <w:r w:rsidR="00D47B90">
        <w:rPr>
          <w:rFonts w:ascii="Times New Roman" w:hAnsi="Times New Roman" w:cs="Times New Roman"/>
          <w:sz w:val="26"/>
          <w:szCs w:val="26"/>
        </w:rPr>
        <w:t>thực hiện đ</w:t>
      </w:r>
      <w:r w:rsidR="00FC2718">
        <w:rPr>
          <w:rFonts w:ascii="Times New Roman" w:hAnsi="Times New Roman" w:cs="Times New Roman"/>
          <w:sz w:val="26"/>
          <w:szCs w:val="26"/>
        </w:rPr>
        <w:t>ề tài</w:t>
      </w:r>
      <w:r w:rsidR="00D47B90">
        <w:rPr>
          <w:rFonts w:ascii="Times New Roman" w:hAnsi="Times New Roman" w:cs="Times New Roman"/>
          <w:sz w:val="26"/>
          <w:szCs w:val="26"/>
        </w:rPr>
        <w:t xml:space="preserve"> </w:t>
      </w:r>
      <w:r w:rsidR="00D47B90" w:rsidRPr="00D47B90">
        <w:rPr>
          <w:rFonts w:ascii="Times New Roman" w:hAnsi="Times New Roman" w:cs="Times New Roman"/>
          <w:b/>
          <w:sz w:val="26"/>
          <w:szCs w:val="26"/>
        </w:rPr>
        <w:t>“Xây dựng website bán quần áo”</w:t>
      </w:r>
      <w:r w:rsidR="00D47B90">
        <w:rPr>
          <w:rFonts w:ascii="Times New Roman" w:hAnsi="Times New Roman" w:cs="Times New Roman"/>
          <w:b/>
          <w:sz w:val="26"/>
          <w:szCs w:val="26"/>
        </w:rPr>
        <w:t xml:space="preserve">  </w:t>
      </w:r>
      <w:r w:rsidR="00D47B90" w:rsidRPr="00D47B90">
        <w:rPr>
          <w:rFonts w:ascii="Times New Roman" w:hAnsi="Times New Roman" w:cs="Times New Roman"/>
          <w:sz w:val="26"/>
          <w:szCs w:val="26"/>
        </w:rPr>
        <w:t>n</w:t>
      </w:r>
      <w:ins w:id="793" w:author="EndlessLove" w:date="2016-09-27T10:20:00Z">
        <w:r w:rsidR="005F4A62">
          <w:rPr>
            <w:rFonts w:ascii="Times New Roman" w:hAnsi="Times New Roman" w:cs="Times New Roman"/>
            <w:sz w:val="26"/>
            <w:szCs w:val="26"/>
          </w:rPr>
          <w:t>hằm</w:t>
        </w:r>
      </w:ins>
      <w:del w:id="794" w:author="EndlessLove" w:date="2016-09-27T10:20:00Z">
        <w:r w:rsidR="00D47B90" w:rsidRPr="00D47B90" w:rsidDel="005F4A62">
          <w:rPr>
            <w:rFonts w:ascii="Times New Roman" w:hAnsi="Times New Roman" w:cs="Times New Roman"/>
            <w:sz w:val="26"/>
            <w:szCs w:val="26"/>
          </w:rPr>
          <w:delText>hắm</w:delText>
        </w:r>
      </w:del>
      <w:r w:rsidR="00D47B90" w:rsidRPr="00D47B90">
        <w:rPr>
          <w:rFonts w:ascii="Times New Roman" w:hAnsi="Times New Roman" w:cs="Times New Roman"/>
          <w:sz w:val="26"/>
          <w:szCs w:val="26"/>
        </w:rPr>
        <w:t xml:space="preserve"> </w:t>
      </w:r>
      <w:r w:rsidR="00D47B90">
        <w:rPr>
          <w:rFonts w:ascii="Times New Roman" w:hAnsi="Times New Roman" w:cs="Times New Roman"/>
          <w:sz w:val="26"/>
          <w:szCs w:val="26"/>
        </w:rPr>
        <w:t xml:space="preserve">đáp ứng xu thế  phát triển </w:t>
      </w:r>
      <w:r w:rsidR="00DF1D47">
        <w:rPr>
          <w:rFonts w:ascii="Times New Roman" w:hAnsi="Times New Roman" w:cs="Times New Roman"/>
          <w:sz w:val="26"/>
          <w:szCs w:val="26"/>
        </w:rPr>
        <w:t>của thương mại điện tử tại Việt Nam.</w:t>
      </w:r>
    </w:p>
    <w:p w14:paraId="4868AD3A" w14:textId="77777777" w:rsidR="00DF1D47" w:rsidRPr="00ED40B6" w:rsidRDefault="00DF1D47">
      <w:pPr>
        <w:pStyle w:val="ListParagraph"/>
        <w:numPr>
          <w:ilvl w:val="0"/>
          <w:numId w:val="25"/>
        </w:numPr>
        <w:pPrChange w:id="795" w:author="EndlessLove" w:date="2016-11-07T10:12:00Z">
          <w:pPr>
            <w:pStyle w:val="ListParagraph"/>
          </w:pPr>
        </w:pPrChange>
      </w:pPr>
    </w:p>
    <w:p w14:paraId="40562672" w14:textId="43C74D3C" w:rsidR="00194ED7" w:rsidRDefault="00194ED7" w:rsidP="00194ED7">
      <w:pPr>
        <w:pStyle w:val="Style2"/>
        <w:numPr>
          <w:ilvl w:val="0"/>
          <w:numId w:val="66"/>
        </w:numPr>
        <w:rPr>
          <w:ins w:id="796" w:author="EndlessLove" w:date="2016-11-07T12:27:00Z"/>
        </w:rPr>
      </w:pPr>
      <w:bookmarkStart w:id="797" w:name="_Toc466285929"/>
      <w:bookmarkStart w:id="798" w:name="_Toc466287877"/>
      <w:bookmarkStart w:id="799" w:name="_Toc466289083"/>
      <w:bookmarkStart w:id="800" w:name="_Toc466284181"/>
      <w:ins w:id="801" w:author="EndlessLove" w:date="2016-11-07T12:28:00Z">
        <w:r>
          <w:t>MỤC TIÊU NGHIÊN CỨU</w:t>
        </w:r>
      </w:ins>
      <w:bookmarkEnd w:id="797"/>
      <w:bookmarkEnd w:id="798"/>
      <w:bookmarkEnd w:id="799"/>
    </w:p>
    <w:p w14:paraId="440DB4F0" w14:textId="77777777" w:rsidR="00194ED7" w:rsidRDefault="00194ED7" w:rsidP="00194ED7">
      <w:pPr>
        <w:pStyle w:val="ListParagraph"/>
        <w:rPr>
          <w:ins w:id="802" w:author="EndlessLove" w:date="2016-11-07T12:27:00Z"/>
          <w:rFonts w:ascii="Times New Roman" w:hAnsi="Times New Roman" w:cs="Times New Roman"/>
          <w:b/>
          <w:sz w:val="26"/>
          <w:szCs w:val="26"/>
        </w:rPr>
      </w:pPr>
    </w:p>
    <w:p w14:paraId="5CE326A4" w14:textId="77777777" w:rsidR="00194ED7" w:rsidRDefault="00194ED7" w:rsidP="00194ED7">
      <w:pPr>
        <w:pStyle w:val="ListParagraph"/>
        <w:numPr>
          <w:ilvl w:val="0"/>
          <w:numId w:val="19"/>
        </w:numPr>
        <w:rPr>
          <w:ins w:id="803" w:author="EndlessLove" w:date="2016-11-07T12:27:00Z"/>
          <w:rFonts w:ascii="Times New Roman" w:hAnsi="Times New Roman" w:cs="Times New Roman"/>
          <w:sz w:val="26"/>
          <w:szCs w:val="26"/>
        </w:rPr>
      </w:pPr>
      <w:ins w:id="804" w:author="EndlessLove" w:date="2016-11-07T12:27:00Z">
        <w:r w:rsidRPr="00070EBD">
          <w:rPr>
            <w:rFonts w:ascii="Times New Roman" w:hAnsi="Times New Roman" w:cs="Times New Roman"/>
            <w:sz w:val="26"/>
            <w:szCs w:val="26"/>
          </w:rPr>
          <w:t>Đ</w:t>
        </w:r>
        <w:r>
          <w:rPr>
            <w:rFonts w:ascii="Times New Roman" w:hAnsi="Times New Roman" w:cs="Times New Roman"/>
            <w:sz w:val="26"/>
            <w:szCs w:val="26"/>
          </w:rPr>
          <w:t>ối tượng nghiên cứu là kết hợp hai framework Spring và Hibernate dựa trên nền tảng Java . Nghiên cứu cách thiết kế website sử dụng công nghệ Bootstrap.</w:t>
        </w:r>
      </w:ins>
    </w:p>
    <w:p w14:paraId="114E380C" w14:textId="77777777" w:rsidR="00194ED7" w:rsidRPr="00070EBD" w:rsidRDefault="00194ED7" w:rsidP="00194ED7">
      <w:pPr>
        <w:pStyle w:val="ListParagraph"/>
        <w:rPr>
          <w:ins w:id="805" w:author="EndlessLove" w:date="2016-11-07T12:27:00Z"/>
          <w:rFonts w:ascii="Times New Roman" w:hAnsi="Times New Roman" w:cs="Times New Roman"/>
          <w:sz w:val="26"/>
          <w:szCs w:val="26"/>
        </w:rPr>
      </w:pPr>
    </w:p>
    <w:p w14:paraId="00C8EF5E" w14:textId="77777777" w:rsidR="00194ED7" w:rsidRPr="00070EBD" w:rsidRDefault="00194ED7" w:rsidP="00194ED7">
      <w:pPr>
        <w:pStyle w:val="ListParagraph"/>
        <w:numPr>
          <w:ilvl w:val="0"/>
          <w:numId w:val="19"/>
        </w:numPr>
        <w:tabs>
          <w:tab w:val="left" w:pos="7860"/>
        </w:tabs>
        <w:rPr>
          <w:ins w:id="806" w:author="EndlessLove" w:date="2016-11-07T12:27:00Z"/>
          <w:rFonts w:ascii="Times New Roman" w:hAnsi="Times New Roman" w:cs="Times New Roman"/>
          <w:sz w:val="26"/>
          <w:szCs w:val="26"/>
        </w:rPr>
      </w:pPr>
      <w:ins w:id="807" w:author="EndlessLove" w:date="2016-11-07T12:27:00Z">
        <w:r w:rsidRPr="00070EBD">
          <w:rPr>
            <w:rFonts w:ascii="Times New Roman" w:hAnsi="Times New Roman" w:cs="Times New Roman"/>
            <w:sz w:val="26"/>
            <w:szCs w:val="26"/>
          </w:rPr>
          <w:t>Phạm</w:t>
        </w:r>
        <w:r>
          <w:rPr>
            <w:rFonts w:ascii="Times New Roman" w:hAnsi="Times New Roman" w:cs="Times New Roman"/>
            <w:sz w:val="26"/>
            <w:szCs w:val="26"/>
          </w:rPr>
          <w:t xml:space="preserve"> vi của đề tài xoay quanh việc thiết kế, xây dựng website với các công nghệ trên. Được thực hiện tại khoa CNNT &amp; TT Đại Học Cần Thơ, vào học kì 1 năm 2016 – 2017.</w:t>
        </w:r>
      </w:ins>
    </w:p>
    <w:p w14:paraId="379395CE" w14:textId="77777777" w:rsidR="00194ED7" w:rsidRDefault="00194ED7" w:rsidP="00194ED7">
      <w:pPr>
        <w:pStyle w:val="ListParagraph"/>
        <w:rPr>
          <w:ins w:id="808" w:author="EndlessLove" w:date="2016-11-07T12:27:00Z"/>
          <w:rFonts w:ascii="Times New Roman" w:hAnsi="Times New Roman" w:cs="Times New Roman"/>
          <w:b/>
          <w:sz w:val="26"/>
          <w:szCs w:val="26"/>
        </w:rPr>
      </w:pPr>
    </w:p>
    <w:p w14:paraId="72CA71FE" w14:textId="759A8D64" w:rsidR="00877684" w:rsidRPr="0047330D" w:rsidDel="0047330D" w:rsidRDefault="00877684">
      <w:pPr>
        <w:pStyle w:val="Style2"/>
        <w:numPr>
          <w:ilvl w:val="0"/>
          <w:numId w:val="66"/>
        </w:numPr>
        <w:rPr>
          <w:del w:id="809" w:author="EndlessLove" w:date="2016-11-07T10:10:00Z"/>
          <w:b w:val="0"/>
          <w:rPrChange w:id="810" w:author="EndlessLove" w:date="2016-11-07T10:11:00Z">
            <w:rPr>
              <w:del w:id="811" w:author="EndlessLove" w:date="2016-11-07T10:10:00Z"/>
              <w:b/>
            </w:rPr>
          </w:rPrChange>
        </w:rPr>
        <w:pPrChange w:id="812" w:author="EndlessLove" w:date="2016-11-07T10:12:00Z">
          <w:pPr>
            <w:pStyle w:val="ListParagraph"/>
            <w:numPr>
              <w:numId w:val="17"/>
            </w:numPr>
            <w:ind w:hanging="360"/>
          </w:pPr>
        </w:pPrChange>
      </w:pPr>
      <w:del w:id="813" w:author="EndlessLove" w:date="2016-11-07T12:27:00Z">
        <w:r w:rsidRPr="0047330D" w:rsidDel="00194ED7">
          <w:rPr>
            <w:b w:val="0"/>
            <w:rPrChange w:id="814" w:author="EndlessLove" w:date="2016-11-07T10:11:00Z">
              <w:rPr>
                <w:b/>
              </w:rPr>
            </w:rPrChange>
          </w:rPr>
          <w:delText>MỤC TIÊU</w:delText>
        </w:r>
      </w:del>
      <w:bookmarkEnd w:id="800"/>
    </w:p>
    <w:p w14:paraId="5B841B00" w14:textId="452F3D79" w:rsidR="003B73F4" w:rsidRPr="001A3A98" w:rsidDel="00194ED7" w:rsidRDefault="003B73F4">
      <w:pPr>
        <w:pStyle w:val="Style2"/>
        <w:numPr>
          <w:ilvl w:val="0"/>
          <w:numId w:val="66"/>
        </w:numPr>
        <w:rPr>
          <w:del w:id="815" w:author="EndlessLove" w:date="2016-11-07T12:27:00Z"/>
        </w:rPr>
        <w:pPrChange w:id="816" w:author="EndlessLove" w:date="2016-11-07T10:12:00Z">
          <w:pPr>
            <w:pStyle w:val="ListParagraph"/>
          </w:pPr>
        </w:pPrChange>
      </w:pPr>
      <w:bookmarkStart w:id="817" w:name="_Toc466284182"/>
      <w:bookmarkEnd w:id="817"/>
    </w:p>
    <w:p w14:paraId="760CC768" w14:textId="77777777" w:rsidR="008163B6" w:rsidRDefault="002D351B" w:rsidP="008163B6">
      <w:pPr>
        <w:pStyle w:val="ListParagraph"/>
        <w:numPr>
          <w:ilvl w:val="0"/>
          <w:numId w:val="19"/>
        </w:numPr>
        <w:rPr>
          <w:ins w:id="818" w:author="EndlessLove" w:date="2016-09-27T08:02:00Z"/>
          <w:rFonts w:ascii="Times New Roman" w:hAnsi="Times New Roman" w:cs="Times New Roman"/>
          <w:sz w:val="26"/>
          <w:szCs w:val="26"/>
        </w:rPr>
      </w:pPr>
      <w:del w:id="819" w:author="EndlessLove" w:date="2016-09-27T08:03:00Z">
        <w:r w:rsidRPr="002D351B" w:rsidDel="00AC2A87">
          <w:rPr>
            <w:rFonts w:ascii="Times New Roman" w:hAnsi="Times New Roman" w:cs="Times New Roman"/>
            <w:sz w:val="26"/>
            <w:szCs w:val="26"/>
          </w:rPr>
          <w:delText xml:space="preserve">Mục </w:delText>
        </w:r>
        <w:r w:rsidDel="00AC2A87">
          <w:rPr>
            <w:rFonts w:ascii="Times New Roman" w:hAnsi="Times New Roman" w:cs="Times New Roman"/>
            <w:sz w:val="26"/>
            <w:szCs w:val="26"/>
          </w:rPr>
          <w:delText xml:space="preserve">tiêu của đề tài là </w:delText>
        </w:r>
      </w:del>
      <w:ins w:id="820" w:author="EndlessLove" w:date="2016-09-27T08:03:00Z">
        <w:r w:rsidR="00AC2A87">
          <w:rPr>
            <w:rFonts w:ascii="Times New Roman" w:hAnsi="Times New Roman" w:cs="Times New Roman"/>
            <w:sz w:val="26"/>
            <w:szCs w:val="26"/>
          </w:rPr>
          <w:t>X</w:t>
        </w:r>
      </w:ins>
      <w:del w:id="821" w:author="EndlessLove" w:date="2016-09-27T08:03:00Z">
        <w:r w:rsidDel="00AC2A87">
          <w:rPr>
            <w:rFonts w:ascii="Times New Roman" w:hAnsi="Times New Roman" w:cs="Times New Roman"/>
            <w:sz w:val="26"/>
            <w:szCs w:val="26"/>
          </w:rPr>
          <w:delText xml:space="preserve">tìm hiểu và </w:delText>
        </w:r>
        <w:r w:rsidR="000D1ED4" w:rsidDel="00AC2A87">
          <w:rPr>
            <w:rFonts w:ascii="Times New Roman" w:hAnsi="Times New Roman" w:cs="Times New Roman"/>
            <w:sz w:val="26"/>
            <w:szCs w:val="26"/>
          </w:rPr>
          <w:delText>x</w:delText>
        </w:r>
      </w:del>
      <w:r w:rsidR="000D1ED4">
        <w:rPr>
          <w:rFonts w:ascii="Times New Roman" w:hAnsi="Times New Roman" w:cs="Times New Roman"/>
          <w:sz w:val="26"/>
          <w:szCs w:val="26"/>
        </w:rPr>
        <w:t>ây dựng</w:t>
      </w:r>
      <w:r>
        <w:rPr>
          <w:rFonts w:ascii="Times New Roman" w:hAnsi="Times New Roman" w:cs="Times New Roman"/>
          <w:sz w:val="26"/>
          <w:szCs w:val="26"/>
        </w:rPr>
        <w:t xml:space="preserve"> ra một website kinh doanh quần áo trực tuyến dễ dử dụng, nhằm cung cấp những sản phẩm cũng như những trải nghiệm tốt nhất đến cho ngườ</w:t>
      </w:r>
      <w:r w:rsidR="008163B6">
        <w:rPr>
          <w:rFonts w:ascii="Times New Roman" w:hAnsi="Times New Roman" w:cs="Times New Roman"/>
          <w:sz w:val="26"/>
          <w:szCs w:val="26"/>
        </w:rPr>
        <w:t xml:space="preserve">i tiêu </w:t>
      </w:r>
      <w:r w:rsidR="002B0E64">
        <w:rPr>
          <w:rFonts w:ascii="Times New Roman" w:hAnsi="Times New Roman" w:cs="Times New Roman"/>
          <w:sz w:val="26"/>
          <w:szCs w:val="26"/>
        </w:rPr>
        <w:t>dùng</w:t>
      </w:r>
      <w:r w:rsidR="008163B6">
        <w:rPr>
          <w:rFonts w:ascii="Times New Roman" w:hAnsi="Times New Roman" w:cs="Times New Roman"/>
          <w:sz w:val="26"/>
          <w:szCs w:val="26"/>
        </w:rPr>
        <w:t>.</w:t>
      </w:r>
    </w:p>
    <w:p w14:paraId="634ADD03" w14:textId="77777777" w:rsidR="00AC2A87" w:rsidRPr="008163B6" w:rsidDel="00313815" w:rsidRDefault="00AC2A87" w:rsidP="008163B6">
      <w:pPr>
        <w:pStyle w:val="ListParagraph"/>
        <w:numPr>
          <w:ilvl w:val="0"/>
          <w:numId w:val="19"/>
        </w:numPr>
        <w:rPr>
          <w:del w:id="822" w:author="EndlessLove" w:date="2016-11-07T12:17:00Z"/>
          <w:rFonts w:ascii="Times New Roman" w:hAnsi="Times New Roman" w:cs="Times New Roman"/>
          <w:sz w:val="26"/>
          <w:szCs w:val="26"/>
        </w:rPr>
      </w:pPr>
      <w:ins w:id="823" w:author="EndlessLove" w:date="2016-09-27T08:03:00Z">
        <w:r>
          <w:rPr>
            <w:rFonts w:ascii="Times New Roman" w:hAnsi="Times New Roman" w:cs="Times New Roman"/>
            <w:sz w:val="26"/>
            <w:szCs w:val="26"/>
          </w:rPr>
          <w:t>Tìm hiểu công nghệ làm web dựa trên java và áp dụng các framework Spring, Hibernate vào đề tài.</w:t>
        </w:r>
      </w:ins>
    </w:p>
    <w:p w14:paraId="4A0D9C39" w14:textId="77777777" w:rsidR="002B7DE7" w:rsidRPr="002D351B" w:rsidRDefault="002B7DE7">
      <w:pPr>
        <w:pStyle w:val="ListParagraph"/>
        <w:numPr>
          <w:ilvl w:val="0"/>
          <w:numId w:val="19"/>
        </w:numPr>
        <w:pPrChange w:id="824" w:author="EndlessLove" w:date="2016-11-07T10:12:00Z">
          <w:pPr>
            <w:pStyle w:val="ListParagraph"/>
          </w:pPr>
        </w:pPrChange>
      </w:pPr>
    </w:p>
    <w:p w14:paraId="072F1246" w14:textId="73DBA1A4" w:rsidR="00877684" w:rsidRDefault="00877684">
      <w:pPr>
        <w:pStyle w:val="Style2"/>
        <w:numPr>
          <w:ilvl w:val="0"/>
          <w:numId w:val="66"/>
        </w:numPr>
        <w:pPrChange w:id="825" w:author="EndlessLove" w:date="2016-11-07T10:12:00Z">
          <w:pPr>
            <w:pStyle w:val="ListParagraph"/>
            <w:numPr>
              <w:numId w:val="17"/>
            </w:numPr>
            <w:ind w:hanging="360"/>
          </w:pPr>
        </w:pPrChange>
      </w:pPr>
      <w:bookmarkStart w:id="826" w:name="_Toc466284183"/>
      <w:bookmarkStart w:id="827" w:name="_Toc466285930"/>
      <w:bookmarkStart w:id="828" w:name="_Toc466287878"/>
      <w:bookmarkStart w:id="829" w:name="_Toc466289084"/>
      <w:r>
        <w:t xml:space="preserve">ĐỐI </w:t>
      </w:r>
      <w:r w:rsidRPr="001A3A98">
        <w:t>TƯỢ</w:t>
      </w:r>
      <w:r w:rsidRPr="006B5E4E">
        <w:t>NG VÀ PHẠM VI NGHIÊN C</w:t>
      </w:r>
      <w:r w:rsidRPr="00556F8E">
        <w:t>ỨU</w:t>
      </w:r>
      <w:bookmarkEnd w:id="826"/>
      <w:bookmarkEnd w:id="827"/>
      <w:bookmarkEnd w:id="828"/>
      <w:bookmarkEnd w:id="829"/>
    </w:p>
    <w:p w14:paraId="33DCB98F" w14:textId="77777777" w:rsidR="004430D4" w:rsidRDefault="004430D4" w:rsidP="004430D4">
      <w:pPr>
        <w:pStyle w:val="ListParagraph"/>
        <w:rPr>
          <w:rFonts w:ascii="Times New Roman" w:hAnsi="Times New Roman" w:cs="Times New Roman"/>
          <w:b/>
          <w:sz w:val="26"/>
          <w:szCs w:val="26"/>
        </w:rPr>
      </w:pPr>
    </w:p>
    <w:p w14:paraId="35C76A48" w14:textId="77777777" w:rsidR="00070EBD" w:rsidRDefault="00070EBD" w:rsidP="00F40BF1">
      <w:pPr>
        <w:pStyle w:val="ListParagraph"/>
        <w:numPr>
          <w:ilvl w:val="0"/>
          <w:numId w:val="19"/>
        </w:numPr>
        <w:rPr>
          <w:rFonts w:ascii="Times New Roman" w:hAnsi="Times New Roman" w:cs="Times New Roman"/>
          <w:sz w:val="26"/>
          <w:szCs w:val="26"/>
        </w:rPr>
      </w:pPr>
      <w:r w:rsidRPr="00070EBD">
        <w:rPr>
          <w:rFonts w:ascii="Times New Roman" w:hAnsi="Times New Roman" w:cs="Times New Roman"/>
          <w:sz w:val="26"/>
          <w:szCs w:val="26"/>
        </w:rPr>
        <w:lastRenderedPageBreak/>
        <w:t>Đ</w:t>
      </w:r>
      <w:r>
        <w:rPr>
          <w:rFonts w:ascii="Times New Roman" w:hAnsi="Times New Roman" w:cs="Times New Roman"/>
          <w:sz w:val="26"/>
          <w:szCs w:val="26"/>
        </w:rPr>
        <w:t xml:space="preserve">ối tượng </w:t>
      </w:r>
      <w:r w:rsidR="004430D4">
        <w:rPr>
          <w:rFonts w:ascii="Times New Roman" w:hAnsi="Times New Roman" w:cs="Times New Roman"/>
          <w:sz w:val="26"/>
          <w:szCs w:val="26"/>
        </w:rPr>
        <w:t xml:space="preserve">nghiên cứu là </w:t>
      </w:r>
      <w:ins w:id="830" w:author="EndlessLove" w:date="2016-09-27T08:13:00Z">
        <w:r w:rsidR="001E572A">
          <w:rPr>
            <w:rFonts w:ascii="Times New Roman" w:hAnsi="Times New Roman" w:cs="Times New Roman"/>
            <w:sz w:val="26"/>
            <w:szCs w:val="26"/>
          </w:rPr>
          <w:t>kết hợp hai</w:t>
        </w:r>
      </w:ins>
      <w:del w:id="831" w:author="EndlessLove" w:date="2016-09-27T08:13:00Z">
        <w:r w:rsidR="004430D4" w:rsidDel="001E572A">
          <w:rPr>
            <w:rFonts w:ascii="Times New Roman" w:hAnsi="Times New Roman" w:cs="Times New Roman"/>
            <w:sz w:val="26"/>
            <w:szCs w:val="26"/>
          </w:rPr>
          <w:delText>các</w:delText>
        </w:r>
      </w:del>
      <w:r w:rsidR="004430D4">
        <w:rPr>
          <w:rFonts w:ascii="Times New Roman" w:hAnsi="Times New Roman" w:cs="Times New Roman"/>
          <w:sz w:val="26"/>
          <w:szCs w:val="26"/>
        </w:rPr>
        <w:t xml:space="preserve"> framework Spring</w:t>
      </w:r>
      <w:ins w:id="832" w:author="EndlessLove" w:date="2016-09-27T08:11:00Z">
        <w:r w:rsidR="001E572A">
          <w:rPr>
            <w:rFonts w:ascii="Times New Roman" w:hAnsi="Times New Roman" w:cs="Times New Roman"/>
            <w:sz w:val="26"/>
            <w:szCs w:val="26"/>
          </w:rPr>
          <w:t xml:space="preserve"> và</w:t>
        </w:r>
      </w:ins>
      <w:del w:id="833" w:author="EndlessLove" w:date="2016-09-27T08:11:00Z">
        <w:r w:rsidR="004430D4" w:rsidDel="001E572A">
          <w:rPr>
            <w:rFonts w:ascii="Times New Roman" w:hAnsi="Times New Roman" w:cs="Times New Roman"/>
            <w:sz w:val="26"/>
            <w:szCs w:val="26"/>
          </w:rPr>
          <w:delText>,</w:delText>
        </w:r>
      </w:del>
      <w:r w:rsidR="004430D4">
        <w:rPr>
          <w:rFonts w:ascii="Times New Roman" w:hAnsi="Times New Roman" w:cs="Times New Roman"/>
          <w:sz w:val="26"/>
          <w:szCs w:val="26"/>
        </w:rPr>
        <w:t xml:space="preserve"> Hibernate</w:t>
      </w:r>
      <w:ins w:id="834" w:author="EndlessLove" w:date="2016-09-27T08:17:00Z">
        <w:r w:rsidR="001E572A">
          <w:rPr>
            <w:rFonts w:ascii="Times New Roman" w:hAnsi="Times New Roman" w:cs="Times New Roman"/>
            <w:sz w:val="26"/>
            <w:szCs w:val="26"/>
          </w:rPr>
          <w:t xml:space="preserve"> dựa trên nền tảng Java</w:t>
        </w:r>
      </w:ins>
      <w:r w:rsidR="004430D4">
        <w:rPr>
          <w:rFonts w:ascii="Times New Roman" w:hAnsi="Times New Roman" w:cs="Times New Roman"/>
          <w:sz w:val="26"/>
          <w:szCs w:val="26"/>
        </w:rPr>
        <w:t xml:space="preserve"> </w:t>
      </w:r>
      <w:del w:id="835" w:author="EndlessLove" w:date="2016-09-27T08:11:00Z">
        <w:r w:rsidR="004430D4" w:rsidDel="001E572A">
          <w:rPr>
            <w:rFonts w:ascii="Times New Roman" w:hAnsi="Times New Roman" w:cs="Times New Roman"/>
            <w:sz w:val="26"/>
            <w:szCs w:val="26"/>
          </w:rPr>
          <w:delText>dựa trên nền tảng J</w:delText>
        </w:r>
      </w:del>
      <w:ins w:id="836" w:author="EndlessLove" w:date="2016-09-27T08:11:00Z">
        <w:r w:rsidR="001E572A">
          <w:rPr>
            <w:rFonts w:ascii="Times New Roman" w:hAnsi="Times New Roman" w:cs="Times New Roman"/>
            <w:sz w:val="26"/>
            <w:szCs w:val="26"/>
          </w:rPr>
          <w:t>.</w:t>
        </w:r>
      </w:ins>
      <w:del w:id="837" w:author="EndlessLove" w:date="2016-09-27T08:11:00Z">
        <w:r w:rsidR="004430D4" w:rsidDel="001E572A">
          <w:rPr>
            <w:rFonts w:ascii="Times New Roman" w:hAnsi="Times New Roman" w:cs="Times New Roman"/>
            <w:sz w:val="26"/>
            <w:szCs w:val="26"/>
          </w:rPr>
          <w:delText>ava</w:delText>
        </w:r>
      </w:del>
      <w:del w:id="838" w:author="EndlessLove" w:date="2016-09-27T08:05:00Z">
        <w:r w:rsidR="004430D4" w:rsidDel="00AC2A87">
          <w:rPr>
            <w:rFonts w:ascii="Times New Roman" w:hAnsi="Times New Roman" w:cs="Times New Roman"/>
            <w:sz w:val="26"/>
            <w:szCs w:val="26"/>
          </w:rPr>
          <w:delText>,</w:delText>
        </w:r>
      </w:del>
      <w:r w:rsidR="004430D4">
        <w:rPr>
          <w:rFonts w:ascii="Times New Roman" w:hAnsi="Times New Roman" w:cs="Times New Roman"/>
          <w:sz w:val="26"/>
          <w:szCs w:val="26"/>
        </w:rPr>
        <w:t xml:space="preserve"> </w:t>
      </w:r>
      <w:ins w:id="839" w:author="EndlessLove" w:date="2016-09-27T08:14:00Z">
        <w:r w:rsidR="001E572A">
          <w:rPr>
            <w:rFonts w:ascii="Times New Roman" w:hAnsi="Times New Roman" w:cs="Times New Roman"/>
            <w:sz w:val="26"/>
            <w:szCs w:val="26"/>
          </w:rPr>
          <w:t>Nghiên cứu cách t</w:t>
        </w:r>
      </w:ins>
      <w:del w:id="840" w:author="EndlessLove" w:date="2016-09-27T08:14:00Z">
        <w:r w:rsidR="004430D4" w:rsidDel="001E572A">
          <w:rPr>
            <w:rFonts w:ascii="Times New Roman" w:hAnsi="Times New Roman" w:cs="Times New Roman"/>
            <w:sz w:val="26"/>
            <w:szCs w:val="26"/>
          </w:rPr>
          <w:delText>t</w:delText>
        </w:r>
      </w:del>
      <w:r w:rsidR="004430D4">
        <w:rPr>
          <w:rFonts w:ascii="Times New Roman" w:hAnsi="Times New Roman" w:cs="Times New Roman"/>
          <w:sz w:val="26"/>
          <w:szCs w:val="26"/>
        </w:rPr>
        <w:t>hiết kế website sử dụng công nghệ Bootstrap</w:t>
      </w:r>
      <w:ins w:id="841" w:author="EndlessLove" w:date="2016-09-27T08:06:00Z">
        <w:r w:rsidR="001E572A">
          <w:rPr>
            <w:rFonts w:ascii="Times New Roman" w:hAnsi="Times New Roman" w:cs="Times New Roman"/>
            <w:sz w:val="26"/>
            <w:szCs w:val="26"/>
          </w:rPr>
          <w:t>.</w:t>
        </w:r>
      </w:ins>
      <w:del w:id="842" w:author="EndlessLove" w:date="2016-09-27T08:06:00Z">
        <w:r w:rsidR="004430D4" w:rsidDel="00AC2A87">
          <w:rPr>
            <w:rFonts w:ascii="Times New Roman" w:hAnsi="Times New Roman" w:cs="Times New Roman"/>
            <w:sz w:val="26"/>
            <w:szCs w:val="26"/>
          </w:rPr>
          <w:delText>.</w:delText>
        </w:r>
      </w:del>
    </w:p>
    <w:p w14:paraId="3E452300" w14:textId="77777777" w:rsidR="004430D4" w:rsidRPr="00070EBD" w:rsidRDefault="004430D4" w:rsidP="00070EBD">
      <w:pPr>
        <w:pStyle w:val="ListParagraph"/>
        <w:rPr>
          <w:rFonts w:ascii="Times New Roman" w:hAnsi="Times New Roman" w:cs="Times New Roman"/>
          <w:sz w:val="26"/>
          <w:szCs w:val="26"/>
        </w:rPr>
      </w:pPr>
    </w:p>
    <w:p w14:paraId="7D5C7E7A" w14:textId="77777777" w:rsidR="00070EBD" w:rsidRPr="00070EBD" w:rsidRDefault="00070EBD" w:rsidP="00F40BF1">
      <w:pPr>
        <w:pStyle w:val="ListParagraph"/>
        <w:numPr>
          <w:ilvl w:val="0"/>
          <w:numId w:val="19"/>
        </w:numPr>
        <w:tabs>
          <w:tab w:val="left" w:pos="7860"/>
        </w:tabs>
        <w:rPr>
          <w:rFonts w:ascii="Times New Roman" w:hAnsi="Times New Roman" w:cs="Times New Roman"/>
          <w:sz w:val="26"/>
          <w:szCs w:val="26"/>
        </w:rPr>
      </w:pPr>
      <w:r w:rsidRPr="00070EBD">
        <w:rPr>
          <w:rFonts w:ascii="Times New Roman" w:hAnsi="Times New Roman" w:cs="Times New Roman"/>
          <w:sz w:val="26"/>
          <w:szCs w:val="26"/>
        </w:rPr>
        <w:t>Phạm</w:t>
      </w:r>
      <w:r>
        <w:rPr>
          <w:rFonts w:ascii="Times New Roman" w:hAnsi="Times New Roman" w:cs="Times New Roman"/>
          <w:sz w:val="26"/>
          <w:szCs w:val="26"/>
        </w:rPr>
        <w:t xml:space="preserve"> vi của đề tài xoay quanh việc thiết kế, xây dựng website </w:t>
      </w:r>
      <w:r w:rsidR="004430D4">
        <w:rPr>
          <w:rFonts w:ascii="Times New Roman" w:hAnsi="Times New Roman" w:cs="Times New Roman"/>
          <w:sz w:val="26"/>
          <w:szCs w:val="26"/>
        </w:rPr>
        <w:t xml:space="preserve">với các công nghệ trên. </w:t>
      </w:r>
      <w:r w:rsidR="0040399D">
        <w:rPr>
          <w:rFonts w:ascii="Times New Roman" w:hAnsi="Times New Roman" w:cs="Times New Roman"/>
          <w:sz w:val="26"/>
          <w:szCs w:val="26"/>
        </w:rPr>
        <w:t>Được thực hiện tại khoa CNNT &amp; TT Đại Học Cần Thơ, vào học kì 1 năm 2016 – 2017.</w:t>
      </w:r>
    </w:p>
    <w:p w14:paraId="606D1976" w14:textId="77777777" w:rsidR="000D1ED4" w:rsidRDefault="000D1ED4" w:rsidP="000D1ED4">
      <w:pPr>
        <w:pStyle w:val="ListParagraph"/>
        <w:rPr>
          <w:rFonts w:ascii="Times New Roman" w:hAnsi="Times New Roman" w:cs="Times New Roman"/>
          <w:b/>
          <w:sz w:val="26"/>
          <w:szCs w:val="26"/>
        </w:rPr>
      </w:pPr>
    </w:p>
    <w:p w14:paraId="5476A98B" w14:textId="404BE115" w:rsidR="00877684" w:rsidRPr="0047330D" w:rsidRDefault="00877684">
      <w:pPr>
        <w:pStyle w:val="Style2"/>
        <w:numPr>
          <w:ilvl w:val="0"/>
          <w:numId w:val="66"/>
        </w:numPr>
        <w:rPr>
          <w:b w:val="0"/>
          <w:rPrChange w:id="843" w:author="EndlessLove" w:date="2016-11-07T10:13:00Z">
            <w:rPr>
              <w:b/>
            </w:rPr>
          </w:rPrChange>
        </w:rPr>
        <w:pPrChange w:id="844" w:author="EndlessLove" w:date="2016-11-07T10:13:00Z">
          <w:pPr>
            <w:pStyle w:val="ListParagraph"/>
            <w:numPr>
              <w:numId w:val="17"/>
            </w:numPr>
            <w:ind w:hanging="360"/>
          </w:pPr>
        </w:pPrChange>
      </w:pPr>
      <w:bookmarkStart w:id="845" w:name="_Toc466284184"/>
      <w:bookmarkStart w:id="846" w:name="_Toc466285931"/>
      <w:bookmarkStart w:id="847" w:name="_Toc466287879"/>
      <w:bookmarkStart w:id="848" w:name="_Toc466289085"/>
      <w:r w:rsidRPr="001A3A98">
        <w:t>PHƯƠNG PHÁP NGHIÊN C</w:t>
      </w:r>
      <w:r w:rsidRPr="006B5E4E">
        <w:t>ỨU</w:t>
      </w:r>
      <w:bookmarkEnd w:id="845"/>
      <w:bookmarkEnd w:id="846"/>
      <w:bookmarkEnd w:id="847"/>
      <w:bookmarkEnd w:id="848"/>
    </w:p>
    <w:p w14:paraId="675325FD" w14:textId="77777777" w:rsidR="009814B6" w:rsidRDefault="009814B6" w:rsidP="009814B6">
      <w:pPr>
        <w:pStyle w:val="ListParagraph"/>
        <w:rPr>
          <w:rFonts w:ascii="Times New Roman" w:hAnsi="Times New Roman" w:cs="Times New Roman"/>
          <w:b/>
          <w:sz w:val="26"/>
          <w:szCs w:val="26"/>
        </w:rPr>
      </w:pPr>
    </w:p>
    <w:p w14:paraId="7BE55BB5" w14:textId="77777777" w:rsidR="009814B6" w:rsidRDefault="009814B6" w:rsidP="009814B6">
      <w:pPr>
        <w:pStyle w:val="ListParagraph"/>
        <w:numPr>
          <w:ilvl w:val="0"/>
          <w:numId w:val="18"/>
        </w:numPr>
        <w:rPr>
          <w:rFonts w:ascii="Times New Roman" w:hAnsi="Times New Roman" w:cs="Times New Roman"/>
          <w:sz w:val="26"/>
          <w:szCs w:val="26"/>
        </w:rPr>
      </w:pPr>
      <w:r w:rsidRPr="009814B6">
        <w:rPr>
          <w:rFonts w:ascii="Times New Roman" w:hAnsi="Times New Roman" w:cs="Times New Roman"/>
          <w:sz w:val="26"/>
          <w:szCs w:val="26"/>
        </w:rPr>
        <w:t>Nghiên</w:t>
      </w:r>
      <w:r>
        <w:rPr>
          <w:rFonts w:ascii="Times New Roman" w:hAnsi="Times New Roman" w:cs="Times New Roman"/>
          <w:sz w:val="26"/>
          <w:szCs w:val="26"/>
        </w:rPr>
        <w:t xml:space="preserve"> cứ</w:t>
      </w:r>
      <w:r w:rsidR="00E86A9B">
        <w:rPr>
          <w:rFonts w:ascii="Times New Roman" w:hAnsi="Times New Roman" w:cs="Times New Roman"/>
          <w:sz w:val="26"/>
          <w:szCs w:val="26"/>
        </w:rPr>
        <w:t>u các tài liệu có liên quan.</w:t>
      </w:r>
    </w:p>
    <w:p w14:paraId="28FC382D" w14:textId="77777777" w:rsidR="009814B6" w:rsidRDefault="009814B6" w:rsidP="009814B6">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Khả</w:t>
      </w:r>
      <w:r w:rsidR="00E86A9B">
        <w:rPr>
          <w:rFonts w:ascii="Times New Roman" w:hAnsi="Times New Roman" w:cs="Times New Roman"/>
          <w:sz w:val="26"/>
          <w:szCs w:val="26"/>
        </w:rPr>
        <w:t>o sát các website, các đồ án thực tế có cùng chủ đề.</w:t>
      </w:r>
    </w:p>
    <w:p w14:paraId="6F03CEEA" w14:textId="77777777" w:rsidR="009814B6" w:rsidRDefault="009814B6" w:rsidP="009814B6">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Trao đổi với người hướng dẫn.</w:t>
      </w:r>
    </w:p>
    <w:p w14:paraId="0025EC89" w14:textId="77777777" w:rsidR="000866FD" w:rsidRDefault="000866FD" w:rsidP="009814B6">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Tổng hợp kinh nghiệm thực tế</w:t>
      </w:r>
    </w:p>
    <w:p w14:paraId="49EFEB42" w14:textId="77777777" w:rsidR="009814B6" w:rsidRDefault="009814B6" w:rsidP="009814B6">
      <w:pPr>
        <w:pStyle w:val="ListParagraph"/>
        <w:rPr>
          <w:rFonts w:ascii="Times New Roman" w:hAnsi="Times New Roman" w:cs="Times New Roman"/>
          <w:sz w:val="26"/>
          <w:szCs w:val="26"/>
        </w:rPr>
      </w:pPr>
    </w:p>
    <w:p w14:paraId="14211241" w14:textId="77777777" w:rsidR="000866FD" w:rsidRDefault="000866FD" w:rsidP="009814B6">
      <w:pPr>
        <w:pStyle w:val="ListParagraph"/>
        <w:rPr>
          <w:rFonts w:ascii="Times New Roman" w:hAnsi="Times New Roman" w:cs="Times New Roman"/>
          <w:sz w:val="26"/>
          <w:szCs w:val="26"/>
        </w:rPr>
      </w:pPr>
    </w:p>
    <w:p w14:paraId="53C61038" w14:textId="77777777" w:rsidR="000866FD" w:rsidRPr="009814B6" w:rsidRDefault="000866FD" w:rsidP="009814B6">
      <w:pPr>
        <w:pStyle w:val="ListParagraph"/>
        <w:rPr>
          <w:rFonts w:ascii="Times New Roman" w:hAnsi="Times New Roman" w:cs="Times New Roman"/>
          <w:sz w:val="26"/>
          <w:szCs w:val="26"/>
        </w:rPr>
      </w:pPr>
    </w:p>
    <w:p w14:paraId="70690E8E" w14:textId="2F539268" w:rsidR="00877684" w:rsidRPr="00D23276" w:rsidRDefault="00877684">
      <w:pPr>
        <w:pStyle w:val="Style2"/>
        <w:numPr>
          <w:ilvl w:val="0"/>
          <w:numId w:val="66"/>
        </w:numPr>
        <w:rPr>
          <w:b w:val="0"/>
          <w:rPrChange w:id="849" w:author="EndlessLove" w:date="2016-11-07T09:45:00Z">
            <w:rPr>
              <w:b/>
            </w:rPr>
          </w:rPrChange>
        </w:rPr>
        <w:pPrChange w:id="850" w:author="EndlessLove" w:date="2016-11-07T10:13:00Z">
          <w:pPr>
            <w:pStyle w:val="ListParagraph"/>
            <w:numPr>
              <w:numId w:val="17"/>
            </w:numPr>
            <w:ind w:hanging="360"/>
          </w:pPr>
        </w:pPrChange>
      </w:pPr>
      <w:bookmarkStart w:id="851" w:name="_Toc466284185"/>
      <w:bookmarkStart w:id="852" w:name="_Toc466285932"/>
      <w:bookmarkStart w:id="853" w:name="_Toc466287880"/>
      <w:bookmarkStart w:id="854" w:name="_Toc466289086"/>
      <w:r w:rsidRPr="001A3A98">
        <w:t>NỘ</w:t>
      </w:r>
      <w:r w:rsidRPr="006B5E4E">
        <w:t>I DUNG NGHIÊN CỨU</w:t>
      </w:r>
      <w:bookmarkEnd w:id="851"/>
      <w:bookmarkEnd w:id="852"/>
      <w:bookmarkEnd w:id="853"/>
      <w:bookmarkEnd w:id="854"/>
    </w:p>
    <w:p w14:paraId="0960521A" w14:textId="77777777" w:rsidR="000866FD" w:rsidRDefault="000866FD" w:rsidP="000866FD">
      <w:pPr>
        <w:pStyle w:val="ListParagraph"/>
        <w:rPr>
          <w:ins w:id="855" w:author="EndlessLove" w:date="2016-09-27T08:09:00Z"/>
          <w:rFonts w:ascii="Times New Roman" w:hAnsi="Times New Roman" w:cs="Times New Roman"/>
          <w:sz w:val="26"/>
          <w:szCs w:val="26"/>
        </w:rPr>
      </w:pPr>
    </w:p>
    <w:p w14:paraId="4F3A744E" w14:textId="77777777" w:rsidR="001E572A" w:rsidRPr="001E572A" w:rsidRDefault="001E572A">
      <w:pPr>
        <w:pStyle w:val="ListParagraph"/>
        <w:numPr>
          <w:ilvl w:val="0"/>
          <w:numId w:val="19"/>
        </w:numPr>
        <w:rPr>
          <w:rFonts w:ascii="Times New Roman" w:hAnsi="Times New Roman" w:cs="Times New Roman"/>
          <w:sz w:val="26"/>
          <w:szCs w:val="26"/>
          <w:rPrChange w:id="856" w:author="EndlessLove" w:date="2016-09-27T08:09:00Z">
            <w:rPr/>
          </w:rPrChange>
        </w:rPr>
        <w:pPrChange w:id="857" w:author="EndlessLove" w:date="2016-09-27T08:09:00Z">
          <w:pPr>
            <w:pStyle w:val="ListParagraph"/>
          </w:pPr>
        </w:pPrChange>
      </w:pPr>
      <w:ins w:id="858" w:author="EndlessLove" w:date="2016-09-27T08:10:00Z">
        <w:r>
          <w:rPr>
            <w:rFonts w:ascii="Times New Roman" w:hAnsi="Times New Roman" w:cs="Times New Roman"/>
            <w:sz w:val="26"/>
            <w:szCs w:val="26"/>
          </w:rPr>
          <w:t>Jsp và Severlet ,f</w:t>
        </w:r>
      </w:ins>
      <w:ins w:id="859" w:author="EndlessLove" w:date="2016-09-27T08:09:00Z">
        <w:r>
          <w:rPr>
            <w:rFonts w:ascii="Times New Roman" w:hAnsi="Times New Roman" w:cs="Times New Roman"/>
            <w:sz w:val="26"/>
            <w:szCs w:val="26"/>
          </w:rPr>
          <w:t>ramework Spring, Hibernate</w:t>
        </w:r>
      </w:ins>
    </w:p>
    <w:p w14:paraId="108CAB68" w14:textId="77777777" w:rsidR="001E572A" w:rsidDel="001E572A" w:rsidRDefault="001E572A" w:rsidP="001E572A">
      <w:pPr>
        <w:pStyle w:val="ListParagraph"/>
        <w:numPr>
          <w:ilvl w:val="0"/>
          <w:numId w:val="19"/>
        </w:numPr>
        <w:rPr>
          <w:del w:id="860" w:author="EndlessLove" w:date="2016-09-27T08:07:00Z"/>
          <w:rFonts w:ascii="Times New Roman" w:hAnsi="Times New Roman" w:cs="Times New Roman"/>
          <w:sz w:val="26"/>
          <w:szCs w:val="26"/>
        </w:rPr>
      </w:pPr>
      <w:moveToRangeStart w:id="861" w:author="EndlessLove" w:date="2016-09-27T08:07:00Z" w:name="move462726972"/>
      <w:moveTo w:id="862" w:author="EndlessLove" w:date="2016-09-27T08:07:00Z">
        <w:del w:id="863" w:author="EndlessLove" w:date="2016-09-27T08:09:00Z">
          <w:r w:rsidDel="001E572A">
            <w:rPr>
              <w:rFonts w:ascii="Times New Roman" w:hAnsi="Times New Roman" w:cs="Times New Roman"/>
              <w:sz w:val="26"/>
              <w:szCs w:val="26"/>
            </w:rPr>
            <w:delText>Các công nghệ của Java : Spring, Hibernate.</w:delText>
          </w:r>
        </w:del>
      </w:moveTo>
    </w:p>
    <w:moveToRangeEnd w:id="861"/>
    <w:p w14:paraId="7F986ACD" w14:textId="77777777" w:rsidR="0028068F" w:rsidRDefault="0028068F" w:rsidP="0028068F">
      <w:pPr>
        <w:pStyle w:val="ListParagraph"/>
        <w:numPr>
          <w:ilvl w:val="0"/>
          <w:numId w:val="19"/>
        </w:numPr>
        <w:rPr>
          <w:rFonts w:ascii="Times New Roman" w:hAnsi="Times New Roman" w:cs="Times New Roman"/>
          <w:sz w:val="26"/>
          <w:szCs w:val="26"/>
        </w:rPr>
      </w:pPr>
      <w:r>
        <w:rPr>
          <w:rFonts w:ascii="Times New Roman" w:hAnsi="Times New Roman" w:cs="Times New Roman"/>
          <w:sz w:val="26"/>
          <w:szCs w:val="26"/>
        </w:rPr>
        <w:t>Tìm hiểu Tomcat server.</w:t>
      </w:r>
    </w:p>
    <w:p w14:paraId="15463941" w14:textId="77777777" w:rsidR="0028068F" w:rsidDel="001E572A" w:rsidRDefault="0028068F" w:rsidP="0028068F">
      <w:pPr>
        <w:pStyle w:val="ListParagraph"/>
        <w:numPr>
          <w:ilvl w:val="0"/>
          <w:numId w:val="19"/>
        </w:numPr>
        <w:rPr>
          <w:del w:id="864" w:author="EndlessLove" w:date="2016-09-27T08:09:00Z"/>
          <w:rFonts w:ascii="Times New Roman" w:hAnsi="Times New Roman" w:cs="Times New Roman"/>
          <w:sz w:val="26"/>
          <w:szCs w:val="26"/>
        </w:rPr>
      </w:pPr>
      <w:moveFromRangeStart w:id="865" w:author="EndlessLove" w:date="2016-09-27T08:07:00Z" w:name="move462726972"/>
      <w:moveFrom w:id="866" w:author="EndlessLove" w:date="2016-09-27T08:07:00Z">
        <w:del w:id="867" w:author="EndlessLove" w:date="2016-09-27T08:09:00Z">
          <w:r w:rsidDel="001E572A">
            <w:rPr>
              <w:rFonts w:ascii="Times New Roman" w:hAnsi="Times New Roman" w:cs="Times New Roman"/>
              <w:sz w:val="26"/>
              <w:szCs w:val="26"/>
            </w:rPr>
            <w:delText>Các công nghệ của Java : Spring, Hibernate.</w:delText>
          </w:r>
        </w:del>
      </w:moveFrom>
    </w:p>
    <w:moveFromRangeEnd w:id="865"/>
    <w:p w14:paraId="420F32FA" w14:textId="77777777" w:rsidR="0028068F" w:rsidRDefault="0028068F" w:rsidP="0028068F">
      <w:pPr>
        <w:pStyle w:val="ListParagraph"/>
        <w:numPr>
          <w:ilvl w:val="0"/>
          <w:numId w:val="19"/>
        </w:numPr>
        <w:rPr>
          <w:rFonts w:ascii="Times New Roman" w:hAnsi="Times New Roman" w:cs="Times New Roman"/>
          <w:sz w:val="26"/>
          <w:szCs w:val="26"/>
        </w:rPr>
      </w:pPr>
      <w:r>
        <w:rPr>
          <w:rFonts w:ascii="Times New Roman" w:hAnsi="Times New Roman" w:cs="Times New Roman"/>
          <w:sz w:val="26"/>
          <w:szCs w:val="26"/>
        </w:rPr>
        <w:t>Biết cách thiết kế website sử dụng công nghệ Bootstrap</w:t>
      </w:r>
      <w:ins w:id="868" w:author="EndlessLove" w:date="2016-09-27T08:07:00Z">
        <w:r w:rsidR="001E572A">
          <w:rPr>
            <w:rFonts w:ascii="Times New Roman" w:hAnsi="Times New Roman" w:cs="Times New Roman"/>
            <w:sz w:val="26"/>
            <w:szCs w:val="26"/>
          </w:rPr>
          <w:t>.</w:t>
        </w:r>
      </w:ins>
      <w:del w:id="869" w:author="EndlessLove" w:date="2016-09-27T08:07:00Z">
        <w:r w:rsidDel="001E572A">
          <w:rPr>
            <w:rFonts w:ascii="Times New Roman" w:hAnsi="Times New Roman" w:cs="Times New Roman"/>
            <w:sz w:val="26"/>
            <w:szCs w:val="26"/>
          </w:rPr>
          <w:delText>.</w:delText>
        </w:r>
      </w:del>
    </w:p>
    <w:p w14:paraId="5C237BC8" w14:textId="77777777" w:rsidR="0028068F" w:rsidRDefault="0028068F" w:rsidP="0028068F">
      <w:pPr>
        <w:pStyle w:val="ListParagraph"/>
        <w:numPr>
          <w:ilvl w:val="0"/>
          <w:numId w:val="19"/>
        </w:numPr>
        <w:rPr>
          <w:rFonts w:ascii="Times New Roman" w:hAnsi="Times New Roman" w:cs="Times New Roman"/>
          <w:sz w:val="26"/>
          <w:szCs w:val="26"/>
        </w:rPr>
      </w:pPr>
      <w:r>
        <w:rPr>
          <w:rFonts w:ascii="Times New Roman" w:hAnsi="Times New Roman" w:cs="Times New Roman"/>
          <w:sz w:val="26"/>
          <w:szCs w:val="26"/>
        </w:rPr>
        <w:t>Kết hợp tìm hiểu về Jquery, Ajax.</w:t>
      </w:r>
    </w:p>
    <w:p w14:paraId="58509520" w14:textId="77777777" w:rsidR="0028068F" w:rsidRPr="0028068F" w:rsidRDefault="0028068F" w:rsidP="0028068F">
      <w:pPr>
        <w:pStyle w:val="ListParagraph"/>
        <w:numPr>
          <w:ilvl w:val="0"/>
          <w:numId w:val="19"/>
        </w:numPr>
        <w:rPr>
          <w:rFonts w:ascii="Times New Roman" w:hAnsi="Times New Roman" w:cs="Times New Roman"/>
          <w:sz w:val="26"/>
          <w:szCs w:val="26"/>
        </w:rPr>
      </w:pPr>
      <w:r>
        <w:rPr>
          <w:rFonts w:ascii="Times New Roman" w:hAnsi="Times New Roman" w:cs="Times New Roman"/>
          <w:sz w:val="26"/>
          <w:szCs w:val="26"/>
        </w:rPr>
        <w:t>Dùng Git để quản lí phiên bản.</w:t>
      </w:r>
    </w:p>
    <w:p w14:paraId="2675D4ED" w14:textId="77777777" w:rsidR="000866FD" w:rsidRPr="000866FD" w:rsidRDefault="000866FD" w:rsidP="000866FD">
      <w:pPr>
        <w:pStyle w:val="ListParagraph"/>
        <w:rPr>
          <w:rFonts w:ascii="Times New Roman" w:hAnsi="Times New Roman" w:cs="Times New Roman"/>
          <w:sz w:val="26"/>
          <w:szCs w:val="26"/>
        </w:rPr>
      </w:pPr>
    </w:p>
    <w:p w14:paraId="11765BF2" w14:textId="73AB9957" w:rsidR="00877684" w:rsidRPr="00D23276" w:rsidRDefault="00877684">
      <w:pPr>
        <w:pStyle w:val="Style2"/>
        <w:numPr>
          <w:ilvl w:val="0"/>
          <w:numId w:val="66"/>
        </w:numPr>
        <w:rPr>
          <w:b w:val="0"/>
          <w:rPrChange w:id="870" w:author="EndlessLove" w:date="2016-11-07T09:45:00Z">
            <w:rPr>
              <w:b/>
            </w:rPr>
          </w:rPrChange>
        </w:rPr>
        <w:pPrChange w:id="871" w:author="EndlessLove" w:date="2016-11-07T10:14:00Z">
          <w:pPr>
            <w:pStyle w:val="ListParagraph"/>
            <w:numPr>
              <w:numId w:val="17"/>
            </w:numPr>
            <w:ind w:hanging="360"/>
          </w:pPr>
        </w:pPrChange>
      </w:pPr>
      <w:bookmarkStart w:id="872" w:name="_Toc466284186"/>
      <w:bookmarkStart w:id="873" w:name="_Toc466285933"/>
      <w:bookmarkStart w:id="874" w:name="_Toc466287881"/>
      <w:bookmarkStart w:id="875" w:name="_Toc466289087"/>
      <w:r w:rsidRPr="001A3A98">
        <w:t>BỐ</w:t>
      </w:r>
      <w:r w:rsidRPr="006B5E4E">
        <w:t xml:space="preserve"> CỤ</w:t>
      </w:r>
      <w:r w:rsidRPr="00556F8E">
        <w:t>C NIÊN LUẬ</w:t>
      </w:r>
      <w:r w:rsidRPr="00547E86">
        <w:t>N</w:t>
      </w:r>
      <w:bookmarkEnd w:id="872"/>
      <w:bookmarkEnd w:id="873"/>
      <w:bookmarkEnd w:id="874"/>
      <w:bookmarkEnd w:id="875"/>
    </w:p>
    <w:p w14:paraId="04B21036" w14:textId="40324DE4" w:rsidR="000866FD" w:rsidRDefault="000866FD" w:rsidP="000866FD">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 xml:space="preserve">Bao gồm : </w:t>
      </w:r>
      <w:ins w:id="876" w:author="EndlessLove" w:date="2016-09-27T12:11:00Z">
        <w:r w:rsidR="00A7797D">
          <w:rPr>
            <w:rFonts w:ascii="Times New Roman" w:hAnsi="Times New Roman" w:cs="Times New Roman"/>
            <w:sz w:val="26"/>
            <w:szCs w:val="26"/>
          </w:rPr>
          <w:t>phần phụ lục</w:t>
        </w:r>
      </w:ins>
      <w:ins w:id="877" w:author="EndlessLove" w:date="2016-09-27T12:12:00Z">
        <w:r w:rsidR="00A7797D">
          <w:rPr>
            <w:rFonts w:ascii="Times New Roman" w:hAnsi="Times New Roman" w:cs="Times New Roman"/>
            <w:sz w:val="26"/>
            <w:szCs w:val="26"/>
          </w:rPr>
          <w:t>,</w:t>
        </w:r>
      </w:ins>
      <w:ins w:id="878" w:author="EndlessLove" w:date="2016-09-27T12:11:00Z">
        <w:r w:rsidR="00A7797D">
          <w:rPr>
            <w:rFonts w:ascii="Times New Roman" w:hAnsi="Times New Roman" w:cs="Times New Roman"/>
            <w:sz w:val="26"/>
            <w:szCs w:val="26"/>
          </w:rPr>
          <w:t xml:space="preserve"> </w:t>
        </w:r>
      </w:ins>
      <w:r>
        <w:rPr>
          <w:rFonts w:ascii="Times New Roman" w:hAnsi="Times New Roman" w:cs="Times New Roman"/>
          <w:sz w:val="26"/>
          <w:szCs w:val="26"/>
        </w:rPr>
        <w:t xml:space="preserve">giới thiệu, nội dung, kết luận, </w:t>
      </w:r>
      <w:del w:id="879" w:author="EndlessLove" w:date="2016-09-27T12:11:00Z">
        <w:r w:rsidDel="00A7797D">
          <w:rPr>
            <w:rFonts w:ascii="Times New Roman" w:hAnsi="Times New Roman" w:cs="Times New Roman"/>
            <w:sz w:val="26"/>
            <w:szCs w:val="26"/>
          </w:rPr>
          <w:delText>phần phụ lụ</w:delText>
        </w:r>
        <w:r w:rsidR="005F041C" w:rsidDel="00A7797D">
          <w:rPr>
            <w:rFonts w:ascii="Times New Roman" w:hAnsi="Times New Roman" w:cs="Times New Roman"/>
            <w:sz w:val="26"/>
            <w:szCs w:val="26"/>
          </w:rPr>
          <w:delText xml:space="preserve">c, </w:delText>
        </w:r>
      </w:del>
      <w:r w:rsidR="005F041C">
        <w:rPr>
          <w:rFonts w:ascii="Times New Roman" w:hAnsi="Times New Roman" w:cs="Times New Roman"/>
          <w:sz w:val="26"/>
          <w:szCs w:val="26"/>
        </w:rPr>
        <w:t>tài</w:t>
      </w:r>
      <w:r>
        <w:rPr>
          <w:rFonts w:ascii="Times New Roman" w:hAnsi="Times New Roman" w:cs="Times New Roman"/>
          <w:sz w:val="26"/>
          <w:szCs w:val="26"/>
        </w:rPr>
        <w:t xml:space="preserve"> liệu tham khảo.</w:t>
      </w:r>
    </w:p>
    <w:p w14:paraId="3E248B0F" w14:textId="77777777" w:rsidR="008313C8" w:rsidRDefault="000866FD" w:rsidP="008313C8">
      <w:pPr>
        <w:pStyle w:val="ListParagraph"/>
        <w:numPr>
          <w:ilvl w:val="0"/>
          <w:numId w:val="18"/>
        </w:numPr>
        <w:rPr>
          <w:rFonts w:ascii="Times New Roman" w:hAnsi="Times New Roman" w:cs="Times New Roman"/>
          <w:sz w:val="26"/>
          <w:szCs w:val="26"/>
        </w:rPr>
      </w:pPr>
      <w:r w:rsidRPr="000866FD">
        <w:rPr>
          <w:rFonts w:ascii="Times New Roman" w:hAnsi="Times New Roman" w:cs="Times New Roman"/>
          <w:sz w:val="26"/>
          <w:szCs w:val="26"/>
        </w:rPr>
        <w:t xml:space="preserve">Phần </w:t>
      </w:r>
      <w:r>
        <w:rPr>
          <w:rFonts w:ascii="Times New Roman" w:hAnsi="Times New Roman" w:cs="Times New Roman"/>
          <w:sz w:val="26"/>
          <w:szCs w:val="26"/>
        </w:rPr>
        <w:t>nộ</w:t>
      </w:r>
      <w:r w:rsidR="008313C8">
        <w:rPr>
          <w:rFonts w:ascii="Times New Roman" w:hAnsi="Times New Roman" w:cs="Times New Roman"/>
          <w:sz w:val="26"/>
          <w:szCs w:val="26"/>
        </w:rPr>
        <w:t xml:space="preserve">i dung </w:t>
      </w:r>
      <w:r>
        <w:rPr>
          <w:rFonts w:ascii="Times New Roman" w:hAnsi="Times New Roman" w:cs="Times New Roman"/>
          <w:sz w:val="26"/>
          <w:szCs w:val="26"/>
        </w:rPr>
        <w:t xml:space="preserve"> có 4 phần</w:t>
      </w:r>
      <w:r w:rsidR="008313C8">
        <w:rPr>
          <w:rFonts w:ascii="Times New Roman" w:hAnsi="Times New Roman" w:cs="Times New Roman"/>
          <w:sz w:val="26"/>
          <w:szCs w:val="26"/>
        </w:rPr>
        <w:t xml:space="preserve"> : </w:t>
      </w:r>
    </w:p>
    <w:p w14:paraId="1AF79512" w14:textId="77777777" w:rsidR="008313C8" w:rsidRDefault="008313C8" w:rsidP="008313C8">
      <w:pPr>
        <w:pStyle w:val="ListParagraph"/>
        <w:ind w:left="1080"/>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Đặc tả yêu cầu</w:t>
      </w:r>
    </w:p>
    <w:p w14:paraId="271E861E" w14:textId="77777777" w:rsidR="008313C8" w:rsidRPr="008313C8" w:rsidRDefault="008313C8" w:rsidP="008313C8">
      <w:pPr>
        <w:pStyle w:val="ListParagraph"/>
        <w:ind w:left="1080"/>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Thiết kế giải pháp</w:t>
      </w:r>
    </w:p>
    <w:p w14:paraId="590BF7AD" w14:textId="77777777" w:rsidR="008313C8" w:rsidRPr="008313C8" w:rsidRDefault="008313C8" w:rsidP="008313C8">
      <w:pPr>
        <w:pStyle w:val="ListParagraph"/>
        <w:ind w:left="1080"/>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Cài đặt giải pháp</w:t>
      </w:r>
    </w:p>
    <w:p w14:paraId="3B298C54" w14:textId="77777777" w:rsidR="008313C8" w:rsidRPr="008313C8" w:rsidRDefault="008313C8" w:rsidP="008313C8">
      <w:pPr>
        <w:pStyle w:val="ListParagraph"/>
        <w:ind w:left="1080"/>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Đánh giá kiểm thử</w:t>
      </w:r>
    </w:p>
    <w:p w14:paraId="43F93C3F" w14:textId="77777777" w:rsidR="00877684" w:rsidRPr="008163B6" w:rsidRDefault="00877684" w:rsidP="008163B6">
      <w:pPr>
        <w:rPr>
          <w:rFonts w:ascii="Times New Roman" w:hAnsi="Times New Roman" w:cs="Times New Roman"/>
          <w:b/>
          <w:sz w:val="26"/>
          <w:szCs w:val="26"/>
        </w:rPr>
      </w:pPr>
    </w:p>
    <w:p w14:paraId="4B890C89" w14:textId="77777777" w:rsidR="00877684" w:rsidRDefault="00877684">
      <w:pPr>
        <w:pStyle w:val="Style1"/>
        <w:pPrChange w:id="880" w:author="EndlessLove" w:date="2016-11-07T09:17:00Z">
          <w:pPr>
            <w:pStyle w:val="Heading1"/>
            <w:spacing w:after="360" w:line="360" w:lineRule="auto"/>
          </w:pPr>
        </w:pPrChange>
      </w:pPr>
      <w:bookmarkStart w:id="881" w:name="_Toc466284187"/>
      <w:bookmarkStart w:id="882" w:name="_Toc466285934"/>
      <w:bookmarkStart w:id="883" w:name="_Toc466287882"/>
      <w:bookmarkStart w:id="884" w:name="_Toc466289088"/>
      <w:r>
        <w:lastRenderedPageBreak/>
        <w:t>PHẦN 2: NỘI DUNG</w:t>
      </w:r>
      <w:bookmarkEnd w:id="881"/>
      <w:bookmarkEnd w:id="882"/>
      <w:bookmarkEnd w:id="883"/>
      <w:bookmarkEnd w:id="884"/>
    </w:p>
    <w:p w14:paraId="3091BC3B" w14:textId="39854BA8" w:rsidR="00600170" w:rsidRPr="006B5E4E" w:rsidRDefault="00883FC3">
      <w:pPr>
        <w:pStyle w:val="Style2"/>
        <w:rPr>
          <w:ins w:id="885" w:author="EndlessLove" w:date="2016-11-07T09:53:00Z"/>
        </w:rPr>
        <w:pPrChange w:id="886" w:author="EndlessLove" w:date="2016-11-07T10:23:00Z">
          <w:pPr>
            <w:pStyle w:val="OK"/>
            <w:numPr>
              <w:numId w:val="1"/>
            </w:numPr>
            <w:ind w:left="450"/>
          </w:pPr>
        </w:pPrChange>
      </w:pPr>
      <w:bookmarkStart w:id="887" w:name="_Toc466284188"/>
      <w:bookmarkStart w:id="888" w:name="_Toc466285935"/>
      <w:bookmarkStart w:id="889" w:name="_Toc466287883"/>
      <w:bookmarkStart w:id="890" w:name="_Toc466289089"/>
      <w:ins w:id="891" w:author="EndlessLove" w:date="2016-11-07T10:23:00Z">
        <w:r w:rsidRPr="001A3A98">
          <w:t xml:space="preserve">1. </w:t>
        </w:r>
      </w:ins>
      <w:ins w:id="892" w:author="EndlessLove" w:date="2016-11-07T09:17:00Z">
        <w:r w:rsidR="00F44068" w:rsidRPr="001A3A98">
          <w:t>ĐẶC TẢ YÊU CẦ</w:t>
        </w:r>
        <w:r w:rsidR="00D23276" w:rsidRPr="006B5E4E">
          <w:t>U</w:t>
        </w:r>
      </w:ins>
      <w:bookmarkEnd w:id="887"/>
      <w:bookmarkEnd w:id="888"/>
      <w:bookmarkEnd w:id="889"/>
      <w:bookmarkEnd w:id="890"/>
    </w:p>
    <w:p w14:paraId="1EE049AF" w14:textId="6E806576" w:rsidR="004D7643" w:rsidRDefault="00E71C30">
      <w:pPr>
        <w:pStyle w:val="mystyle3"/>
        <w:numPr>
          <w:ilvl w:val="1"/>
          <w:numId w:val="94"/>
        </w:numPr>
        <w:rPr>
          <w:ins w:id="893" w:author="EndlessLove" w:date="2016-11-07T11:10:00Z"/>
        </w:rPr>
        <w:pPrChange w:id="894" w:author="EndlessLove" w:date="2016-11-07T13:30:00Z">
          <w:pPr>
            <w:pStyle w:val="ListParagraph"/>
            <w:numPr>
              <w:ilvl w:val="2"/>
              <w:numId w:val="20"/>
            </w:numPr>
            <w:spacing w:before="240" w:line="360" w:lineRule="auto"/>
            <w:ind w:hanging="720"/>
            <w:outlineLvl w:val="2"/>
          </w:pPr>
        </w:pPrChange>
      </w:pPr>
      <w:bookmarkStart w:id="895" w:name="_Toc466289090"/>
      <w:ins w:id="896" w:author="EndlessLove" w:date="2016-11-07T11:10:00Z">
        <w:r>
          <w:t>YÊU CẦU NGƯỜI DÙ</w:t>
        </w:r>
        <w:r w:rsidR="004D7643">
          <w:t>NG</w:t>
        </w:r>
        <w:bookmarkEnd w:id="895"/>
      </w:ins>
    </w:p>
    <w:p w14:paraId="63B2C0D4" w14:textId="1252B530" w:rsidR="00877684" w:rsidRPr="006D14DF" w:rsidDel="00F44068" w:rsidRDefault="00877684">
      <w:pPr>
        <w:pStyle w:val="STyle41"/>
        <w:numPr>
          <w:ilvl w:val="2"/>
          <w:numId w:val="90"/>
        </w:numPr>
        <w:rPr>
          <w:del w:id="897" w:author="EndlessLove" w:date="2016-11-07T09:17:00Z"/>
          <w:b w:val="0"/>
          <w:rPrChange w:id="898" w:author="EndlessLove" w:date="2016-11-07T13:27:00Z">
            <w:rPr>
              <w:del w:id="899" w:author="EndlessLove" w:date="2016-11-07T09:17:00Z"/>
              <w:b/>
            </w:rPr>
          </w:rPrChange>
        </w:rPr>
        <w:pPrChange w:id="900" w:author="EndlessLove" w:date="2016-11-07T13:27:00Z">
          <w:pPr>
            <w:pStyle w:val="ListParagraph"/>
            <w:numPr>
              <w:numId w:val="1"/>
            </w:numPr>
            <w:ind w:left="450" w:hanging="360"/>
          </w:pPr>
        </w:pPrChange>
      </w:pPr>
      <w:del w:id="901" w:author="EndlessLove" w:date="2016-11-07T09:17:00Z">
        <w:r w:rsidRPr="006D14DF" w:rsidDel="00F44068">
          <w:rPr>
            <w:b w:val="0"/>
            <w:rPrChange w:id="902" w:author="EndlessLove" w:date="2016-11-07T13:27:00Z">
              <w:rPr>
                <w:b/>
              </w:rPr>
            </w:rPrChange>
          </w:rPr>
          <w:delText>ĐẶC TẢ YÊU CẦU</w:delText>
        </w:r>
        <w:bookmarkStart w:id="903" w:name="_Toc466289091"/>
        <w:bookmarkEnd w:id="903"/>
      </w:del>
    </w:p>
    <w:p w14:paraId="5B9C75C8" w14:textId="62C68DF5" w:rsidR="00877684" w:rsidRPr="006D14DF" w:rsidDel="00883FC3" w:rsidRDefault="00817031">
      <w:pPr>
        <w:pStyle w:val="STyle41"/>
        <w:rPr>
          <w:del w:id="904" w:author="EndlessLove" w:date="2016-11-07T10:25:00Z"/>
          <w:b w:val="0"/>
          <w:rPrChange w:id="905" w:author="EndlessLove" w:date="2016-11-07T13:27:00Z">
            <w:rPr>
              <w:del w:id="906" w:author="EndlessLove" w:date="2016-11-07T10:25:00Z"/>
              <w:b/>
            </w:rPr>
          </w:rPrChange>
        </w:rPr>
        <w:pPrChange w:id="907" w:author="EndlessLove" w:date="2016-11-07T11:56:00Z">
          <w:pPr>
            <w:pStyle w:val="ListParagraph"/>
            <w:widowControl w:val="0"/>
            <w:numPr>
              <w:ilvl w:val="1"/>
              <w:numId w:val="1"/>
            </w:numPr>
            <w:spacing w:after="0" w:line="360" w:lineRule="auto"/>
            <w:ind w:left="180" w:hanging="360"/>
            <w:contextualSpacing w:val="0"/>
            <w:outlineLvl w:val="1"/>
          </w:pPr>
        </w:pPrChange>
      </w:pPr>
      <w:del w:id="908" w:author="EndlessLove" w:date="2016-11-07T11:09:00Z">
        <w:r w:rsidRPr="006D14DF" w:rsidDel="00E71C30">
          <w:rPr>
            <w:b w:val="0"/>
            <w:rPrChange w:id="909" w:author="EndlessLove" w:date="2016-11-07T13:27:00Z">
              <w:rPr>
                <w:b/>
              </w:rPr>
            </w:rPrChange>
          </w:rPr>
          <w:delText>YÊU CẦU NGƯỜI DÙNG</w:delText>
        </w:r>
      </w:del>
      <w:bookmarkStart w:id="910" w:name="_Toc466289092"/>
      <w:bookmarkEnd w:id="910"/>
    </w:p>
    <w:p w14:paraId="1C5F61A9" w14:textId="5B5709CA" w:rsidR="00817031" w:rsidRPr="006D14DF" w:rsidRDefault="00817031">
      <w:pPr>
        <w:pStyle w:val="STyle41"/>
        <w:numPr>
          <w:ilvl w:val="2"/>
          <w:numId w:val="90"/>
        </w:numPr>
        <w:rPr>
          <w:b w:val="0"/>
          <w:rPrChange w:id="911" w:author="EndlessLove" w:date="2016-11-07T13:27:00Z">
            <w:rPr>
              <w:b/>
            </w:rPr>
          </w:rPrChange>
        </w:rPr>
        <w:pPrChange w:id="912" w:author="EndlessLove" w:date="2016-11-07T13:27:00Z">
          <w:pPr>
            <w:pStyle w:val="ListParagraph"/>
            <w:numPr>
              <w:ilvl w:val="2"/>
              <w:numId w:val="20"/>
            </w:numPr>
            <w:spacing w:before="240" w:line="360" w:lineRule="auto"/>
            <w:ind w:hanging="720"/>
            <w:outlineLvl w:val="2"/>
          </w:pPr>
        </w:pPrChange>
      </w:pPr>
      <w:bookmarkStart w:id="913" w:name="_Toc466284190"/>
      <w:bookmarkStart w:id="914" w:name="_Toc466285937"/>
      <w:bookmarkStart w:id="915" w:name="_Toc466287885"/>
      <w:bookmarkStart w:id="916" w:name="_Toc466289093"/>
      <w:r w:rsidRPr="001A3A98">
        <w:t>Yêu cầ</w:t>
      </w:r>
      <w:r w:rsidRPr="006B5E4E">
        <w:t>u chứ</w:t>
      </w:r>
      <w:r w:rsidRPr="00556F8E">
        <w:t>c năng :</w:t>
      </w:r>
      <w:bookmarkEnd w:id="913"/>
      <w:bookmarkEnd w:id="914"/>
      <w:bookmarkEnd w:id="915"/>
      <w:bookmarkEnd w:id="916"/>
    </w:p>
    <w:p w14:paraId="1232485E" w14:textId="77777777" w:rsidR="00817031" w:rsidRDefault="00817031" w:rsidP="00F83B50">
      <w:pPr>
        <w:pStyle w:val="ListParagraph"/>
        <w:numPr>
          <w:ilvl w:val="0"/>
          <w:numId w:val="18"/>
        </w:numPr>
        <w:spacing w:before="240" w:line="360" w:lineRule="auto"/>
        <w:outlineLvl w:val="2"/>
        <w:rPr>
          <w:rFonts w:ascii="Times New Roman" w:hAnsi="Times New Roman" w:cs="Times New Roman"/>
          <w:b/>
          <w:sz w:val="26"/>
          <w:szCs w:val="26"/>
        </w:rPr>
      </w:pPr>
      <w:r>
        <w:rPr>
          <w:rFonts w:ascii="Times New Roman" w:hAnsi="Times New Roman" w:cs="Times New Roman"/>
          <w:b/>
          <w:sz w:val="26"/>
          <w:szCs w:val="26"/>
        </w:rPr>
        <w:t>Đối với khách hàng</w:t>
      </w:r>
    </w:p>
    <w:p w14:paraId="2E0F0BED" w14:textId="68BF0D9F" w:rsidR="00F83B50" w:rsidRPr="00F83B50" w:rsidRDefault="00F83B50" w:rsidP="00817031">
      <w:pPr>
        <w:pStyle w:val="ListParagraph"/>
        <w:spacing w:before="240" w:line="360" w:lineRule="auto"/>
        <w:outlineLvl w:val="2"/>
        <w:rPr>
          <w:rFonts w:ascii="Times New Roman" w:hAnsi="Times New Roman" w:cs="Times New Roman"/>
          <w:sz w:val="26"/>
          <w:szCs w:val="26"/>
        </w:rPr>
      </w:pPr>
      <w:r>
        <w:rPr>
          <w:rFonts w:ascii="Times New Roman" w:hAnsi="Times New Roman" w:cs="Times New Roman"/>
          <w:sz w:val="26"/>
          <w:szCs w:val="26"/>
        </w:rPr>
        <w:t xml:space="preserve">+ </w:t>
      </w:r>
      <w:r w:rsidRPr="00F83B50">
        <w:rPr>
          <w:rFonts w:ascii="Times New Roman" w:hAnsi="Times New Roman" w:cs="Times New Roman"/>
          <w:b/>
          <w:sz w:val="26"/>
          <w:szCs w:val="26"/>
        </w:rPr>
        <w:t>Khách hàng</w:t>
      </w:r>
      <w:r>
        <w:rPr>
          <w:rFonts w:ascii="Times New Roman" w:hAnsi="Times New Roman" w:cs="Times New Roman"/>
          <w:sz w:val="26"/>
          <w:szCs w:val="26"/>
        </w:rPr>
        <w:t xml:space="preserve"> vãng lai và khách hàng là thành viên của đều có thể sử dụng đầy đủ các dịch vụ của website</w:t>
      </w:r>
      <w:ins w:id="917" w:author="EndlessLove" w:date="2016-10-20T09:41:00Z">
        <w:r w:rsidR="00FF54A8">
          <w:rPr>
            <w:rFonts w:ascii="Times New Roman" w:hAnsi="Times New Roman" w:cs="Times New Roman"/>
            <w:sz w:val="26"/>
            <w:szCs w:val="26"/>
          </w:rPr>
          <w:t xml:space="preserve"> nhưng bắt buộc phải đăng kí thành viên khi tiến hành đặt hàng.</w:t>
        </w:r>
      </w:ins>
      <w:del w:id="918" w:author="EndlessLove" w:date="2016-10-20T09:42:00Z">
        <w:r w:rsidDel="00FF54A8">
          <w:rPr>
            <w:rFonts w:ascii="Times New Roman" w:hAnsi="Times New Roman" w:cs="Times New Roman"/>
            <w:sz w:val="26"/>
            <w:szCs w:val="26"/>
          </w:rPr>
          <w:delText xml:space="preserve"> tuy nhiên khách hàng là thành viên sẽ có 1 số ưu đãi như thông báo các tin tức nhanh hơn, có các chương trình khuyến</w:delText>
        </w:r>
        <w:r w:rsidR="005F041C" w:rsidDel="00FF54A8">
          <w:rPr>
            <w:rFonts w:ascii="Times New Roman" w:hAnsi="Times New Roman" w:cs="Times New Roman"/>
            <w:sz w:val="26"/>
            <w:szCs w:val="26"/>
          </w:rPr>
          <w:delText xml:space="preserve"> mãi</w:delText>
        </w:r>
        <w:r w:rsidDel="00FF54A8">
          <w:rPr>
            <w:rFonts w:ascii="Times New Roman" w:hAnsi="Times New Roman" w:cs="Times New Roman"/>
            <w:sz w:val="26"/>
            <w:szCs w:val="26"/>
          </w:rPr>
          <w:delText xml:space="preserve"> giành cho thành viên.</w:delText>
        </w:r>
      </w:del>
    </w:p>
    <w:p w14:paraId="12494B68" w14:textId="77777777" w:rsidR="00817031" w:rsidRDefault="00817031" w:rsidP="00817031">
      <w:pPr>
        <w:pStyle w:val="ListParagraph"/>
        <w:spacing w:before="240" w:line="360" w:lineRule="auto"/>
        <w:outlineLvl w:val="2"/>
        <w:rPr>
          <w:rFonts w:ascii="Times New Roman" w:hAnsi="Times New Roman" w:cs="Times New Roman"/>
          <w:sz w:val="26"/>
          <w:szCs w:val="26"/>
        </w:rPr>
      </w:pPr>
      <w:r w:rsidRPr="00F83B50">
        <w:rPr>
          <w:rFonts w:ascii="Times New Roman" w:hAnsi="Times New Roman" w:cs="Times New Roman"/>
          <w:b/>
          <w:sz w:val="26"/>
          <w:szCs w:val="26"/>
        </w:rPr>
        <w:t>+</w:t>
      </w:r>
      <w:r>
        <w:rPr>
          <w:rFonts w:ascii="Times New Roman" w:hAnsi="Times New Roman" w:cs="Times New Roman"/>
          <w:sz w:val="26"/>
          <w:szCs w:val="26"/>
        </w:rPr>
        <w:t xml:space="preserve"> </w:t>
      </w:r>
      <w:r w:rsidRPr="00F83B50">
        <w:rPr>
          <w:rFonts w:ascii="Times New Roman" w:hAnsi="Times New Roman" w:cs="Times New Roman"/>
          <w:b/>
          <w:sz w:val="26"/>
          <w:szCs w:val="26"/>
        </w:rPr>
        <w:t>Đăng kí và đăng nhập</w:t>
      </w:r>
      <w:del w:id="919" w:author="ThieuCo" w:date="2016-09-03T13:44:00Z">
        <w:r w:rsidDel="00414E41">
          <w:rPr>
            <w:rFonts w:ascii="Times New Roman" w:hAnsi="Times New Roman" w:cs="Times New Roman"/>
            <w:sz w:val="26"/>
            <w:szCs w:val="26"/>
          </w:rPr>
          <w:delText xml:space="preserve"> </w:delText>
        </w:r>
      </w:del>
      <w:r>
        <w:rPr>
          <w:rFonts w:ascii="Times New Roman" w:hAnsi="Times New Roman" w:cs="Times New Roman"/>
          <w:sz w:val="26"/>
          <w:szCs w:val="26"/>
        </w:rPr>
        <w:t xml:space="preserve">: người dùng đăng kí tài khoản miễn </w:t>
      </w:r>
      <w:r w:rsidR="00F83B50">
        <w:rPr>
          <w:rFonts w:ascii="Times New Roman" w:hAnsi="Times New Roman" w:cs="Times New Roman"/>
          <w:sz w:val="26"/>
          <w:szCs w:val="26"/>
        </w:rPr>
        <w:t>phí trên website.</w:t>
      </w:r>
    </w:p>
    <w:p w14:paraId="20DE9320" w14:textId="0735261D" w:rsidR="00817031" w:rsidRDefault="00817031" w:rsidP="00817031">
      <w:pPr>
        <w:pStyle w:val="ListParagraph"/>
        <w:spacing w:before="240" w:line="360" w:lineRule="auto"/>
        <w:outlineLvl w:val="2"/>
        <w:rPr>
          <w:rFonts w:ascii="Times New Roman" w:hAnsi="Times New Roman" w:cs="Times New Roman"/>
          <w:sz w:val="26"/>
          <w:szCs w:val="26"/>
        </w:rPr>
      </w:pPr>
      <w:r w:rsidRPr="00F83B50">
        <w:rPr>
          <w:rFonts w:ascii="Times New Roman" w:hAnsi="Times New Roman" w:cs="Times New Roman"/>
          <w:b/>
          <w:sz w:val="26"/>
          <w:szCs w:val="26"/>
        </w:rPr>
        <w:t>+ Xem và đặt mua sản phẩm</w:t>
      </w:r>
      <w:del w:id="920" w:author="ThieuCo" w:date="2016-09-03T13:44:00Z">
        <w:r w:rsidDel="00414E41">
          <w:rPr>
            <w:rFonts w:ascii="Times New Roman" w:hAnsi="Times New Roman" w:cs="Times New Roman"/>
            <w:sz w:val="26"/>
            <w:szCs w:val="26"/>
          </w:rPr>
          <w:delText xml:space="preserve"> </w:delText>
        </w:r>
      </w:del>
      <w:r>
        <w:rPr>
          <w:rFonts w:ascii="Times New Roman" w:hAnsi="Times New Roman" w:cs="Times New Roman"/>
          <w:sz w:val="26"/>
          <w:szCs w:val="26"/>
        </w:rPr>
        <w:t>: người dùng có thể xem thông tin sản phẩm hay đặt mua sản phẩ</w:t>
      </w:r>
      <w:r w:rsidR="00F83B50">
        <w:rPr>
          <w:rFonts w:ascii="Times New Roman" w:hAnsi="Times New Roman" w:cs="Times New Roman"/>
          <w:sz w:val="26"/>
          <w:szCs w:val="26"/>
        </w:rPr>
        <w:t xml:space="preserve">m. Sau </w:t>
      </w:r>
      <w:r>
        <w:rPr>
          <w:rFonts w:ascii="Times New Roman" w:hAnsi="Times New Roman" w:cs="Times New Roman"/>
          <w:sz w:val="26"/>
          <w:szCs w:val="26"/>
        </w:rPr>
        <w:t>khi đặt mua sẽ có người liên hệ để xác nhậ</w:t>
      </w:r>
      <w:r w:rsidR="00D458A2">
        <w:rPr>
          <w:rFonts w:ascii="Times New Roman" w:hAnsi="Times New Roman" w:cs="Times New Roman"/>
          <w:sz w:val="26"/>
          <w:szCs w:val="26"/>
        </w:rPr>
        <w:t>n thông tin, tiến</w:t>
      </w:r>
      <w:r w:rsidR="00F83B50">
        <w:rPr>
          <w:rFonts w:ascii="Times New Roman" w:hAnsi="Times New Roman" w:cs="Times New Roman"/>
          <w:sz w:val="26"/>
          <w:szCs w:val="26"/>
        </w:rPr>
        <w:t xml:space="preserve"> hành giao hàng và thanh toán. Khách hàng </w:t>
      </w:r>
      <w:ins w:id="921" w:author="EndlessLove" w:date="2016-11-06T15:15:00Z">
        <w:r w:rsidR="00035B76">
          <w:rPr>
            <w:rFonts w:ascii="Times New Roman" w:hAnsi="Times New Roman" w:cs="Times New Roman"/>
            <w:sz w:val="26"/>
            <w:szCs w:val="26"/>
          </w:rPr>
          <w:t>sẽ</w:t>
        </w:r>
      </w:ins>
      <w:del w:id="922" w:author="EndlessLove" w:date="2016-11-06T15:15:00Z">
        <w:r w:rsidR="00F83B50" w:rsidDel="00035B76">
          <w:rPr>
            <w:rFonts w:ascii="Times New Roman" w:hAnsi="Times New Roman" w:cs="Times New Roman"/>
            <w:sz w:val="26"/>
            <w:szCs w:val="26"/>
          </w:rPr>
          <w:delText>có</w:delText>
        </w:r>
      </w:del>
      <w:del w:id="923" w:author="EndlessLove" w:date="2016-10-20T09:42:00Z">
        <w:r w:rsidR="00F83B50" w:rsidDel="0079551D">
          <w:rPr>
            <w:rFonts w:ascii="Times New Roman" w:hAnsi="Times New Roman" w:cs="Times New Roman"/>
            <w:sz w:val="26"/>
            <w:szCs w:val="26"/>
          </w:rPr>
          <w:delText xml:space="preserve"> 2 lựa chọn cho việc</w:delText>
        </w:r>
      </w:del>
      <w:r w:rsidR="00F83B50">
        <w:rPr>
          <w:rFonts w:ascii="Times New Roman" w:hAnsi="Times New Roman" w:cs="Times New Roman"/>
          <w:sz w:val="26"/>
          <w:szCs w:val="26"/>
        </w:rPr>
        <w:t xml:space="preserve"> thanh toán </w:t>
      </w:r>
      <w:ins w:id="924" w:author="EndlessLove" w:date="2016-10-20T09:42:00Z">
        <w:r w:rsidR="0079551D">
          <w:rPr>
            <w:rFonts w:ascii="Times New Roman" w:hAnsi="Times New Roman" w:cs="Times New Roman"/>
            <w:sz w:val="26"/>
            <w:szCs w:val="26"/>
          </w:rPr>
          <w:t xml:space="preserve">bằng hình thức </w:t>
        </w:r>
      </w:ins>
      <w:del w:id="925" w:author="EndlessLove" w:date="2016-10-20T09:42:00Z">
        <w:r w:rsidR="00F83B50" w:rsidDel="0079551D">
          <w:rPr>
            <w:rFonts w:ascii="Times New Roman" w:hAnsi="Times New Roman" w:cs="Times New Roman"/>
            <w:sz w:val="26"/>
            <w:szCs w:val="26"/>
          </w:rPr>
          <w:delText xml:space="preserve">là </w:delText>
        </w:r>
      </w:del>
      <w:r w:rsidR="00F83B50">
        <w:rPr>
          <w:rFonts w:ascii="Times New Roman" w:hAnsi="Times New Roman" w:cs="Times New Roman"/>
          <w:sz w:val="26"/>
          <w:szCs w:val="26"/>
        </w:rPr>
        <w:t>COD tức giao hàng và nhận tiền trực tiếp</w:t>
      </w:r>
      <w:ins w:id="926" w:author="EndlessLove" w:date="2016-10-20T09:42:00Z">
        <w:r w:rsidR="0079551D">
          <w:rPr>
            <w:rFonts w:ascii="Times New Roman" w:hAnsi="Times New Roman" w:cs="Times New Roman"/>
            <w:sz w:val="26"/>
            <w:szCs w:val="26"/>
          </w:rPr>
          <w:t>.</w:t>
        </w:r>
      </w:ins>
      <w:del w:id="927" w:author="EndlessLove" w:date="2016-10-20T09:42:00Z">
        <w:r w:rsidR="00F83B50" w:rsidDel="0079551D">
          <w:rPr>
            <w:rFonts w:ascii="Times New Roman" w:hAnsi="Times New Roman" w:cs="Times New Roman"/>
            <w:sz w:val="26"/>
            <w:szCs w:val="26"/>
          </w:rPr>
          <w:delText xml:space="preserve"> hoặc khách hàng có thể thanh toán trực tuyến thông qua các tài khoản ngân hàng.</w:delText>
        </w:r>
      </w:del>
    </w:p>
    <w:p w14:paraId="15BEEAE6" w14:textId="77777777" w:rsidR="00817031" w:rsidRPr="00F83B50" w:rsidRDefault="00817031" w:rsidP="00817031">
      <w:pPr>
        <w:pStyle w:val="ListParagraph"/>
        <w:spacing w:before="240" w:line="360" w:lineRule="auto"/>
        <w:outlineLvl w:val="2"/>
        <w:rPr>
          <w:rFonts w:ascii="Times New Roman" w:hAnsi="Times New Roman" w:cs="Times New Roman"/>
          <w:b/>
          <w:sz w:val="26"/>
          <w:szCs w:val="26"/>
        </w:rPr>
      </w:pPr>
      <w:r w:rsidRPr="00F83B50">
        <w:rPr>
          <w:rFonts w:ascii="Times New Roman" w:hAnsi="Times New Roman" w:cs="Times New Roman"/>
          <w:b/>
          <w:sz w:val="26"/>
          <w:szCs w:val="26"/>
        </w:rPr>
        <w:t>+ Giỏ đồ</w:t>
      </w:r>
      <w:del w:id="928" w:author="ThieuCo" w:date="2016-09-03T13:44:00Z">
        <w:r w:rsidRPr="00F83B50" w:rsidDel="00414E41">
          <w:rPr>
            <w:rFonts w:ascii="Times New Roman" w:hAnsi="Times New Roman" w:cs="Times New Roman"/>
            <w:b/>
            <w:sz w:val="26"/>
            <w:szCs w:val="26"/>
          </w:rPr>
          <w:delText xml:space="preserve"> </w:delText>
        </w:r>
      </w:del>
      <w:r>
        <w:rPr>
          <w:rFonts w:ascii="Times New Roman" w:hAnsi="Times New Roman" w:cs="Times New Roman"/>
          <w:sz w:val="26"/>
          <w:szCs w:val="26"/>
        </w:rPr>
        <w:t>: người dùng đưa danh sách các sản phẩm mình thích vào giỏ đồ để có thể truy cập lại nhanh nhất các sản phẩm mình muốn mua</w:t>
      </w:r>
      <w:r w:rsidR="006248A9">
        <w:rPr>
          <w:rFonts w:ascii="Times New Roman" w:hAnsi="Times New Roman" w:cs="Times New Roman"/>
          <w:sz w:val="26"/>
          <w:szCs w:val="26"/>
        </w:rPr>
        <w:t>.</w:t>
      </w:r>
    </w:p>
    <w:p w14:paraId="58463CD7" w14:textId="77777777" w:rsidR="00817031" w:rsidRDefault="00817031" w:rsidP="00817031">
      <w:pPr>
        <w:pStyle w:val="ListParagraph"/>
        <w:spacing w:before="240" w:line="360" w:lineRule="auto"/>
        <w:outlineLvl w:val="2"/>
        <w:rPr>
          <w:rFonts w:ascii="Times New Roman" w:hAnsi="Times New Roman" w:cs="Times New Roman"/>
          <w:sz w:val="26"/>
          <w:szCs w:val="26"/>
        </w:rPr>
      </w:pPr>
      <w:r w:rsidRPr="00F83B50">
        <w:rPr>
          <w:rFonts w:ascii="Times New Roman" w:hAnsi="Times New Roman" w:cs="Times New Roman"/>
          <w:b/>
          <w:sz w:val="26"/>
          <w:szCs w:val="26"/>
        </w:rPr>
        <w:t>+ Tìm kiếm sản phẩm</w:t>
      </w:r>
      <w:del w:id="929" w:author="ThieuCo" w:date="2016-09-03T13:45:00Z">
        <w:r w:rsidRPr="00F83B50" w:rsidDel="00414E41">
          <w:rPr>
            <w:rFonts w:ascii="Times New Roman" w:hAnsi="Times New Roman" w:cs="Times New Roman"/>
            <w:b/>
            <w:sz w:val="26"/>
            <w:szCs w:val="26"/>
          </w:rPr>
          <w:delText xml:space="preserve"> </w:delText>
        </w:r>
      </w:del>
      <w:r w:rsidRPr="00F83B50">
        <w:rPr>
          <w:rFonts w:ascii="Times New Roman" w:hAnsi="Times New Roman" w:cs="Times New Roman"/>
          <w:b/>
          <w:sz w:val="26"/>
          <w:szCs w:val="26"/>
        </w:rPr>
        <w:t>:</w:t>
      </w:r>
      <w:r>
        <w:rPr>
          <w:rFonts w:ascii="Times New Roman" w:hAnsi="Times New Roman" w:cs="Times New Roman"/>
          <w:sz w:val="26"/>
          <w:szCs w:val="26"/>
        </w:rPr>
        <w:t xml:space="preserve"> người dùng có thể tìm kiếm sản phẩm mình yêu thích theo các từ khóa</w:t>
      </w:r>
    </w:p>
    <w:p w14:paraId="1998E24B" w14:textId="77777777" w:rsidR="00817031" w:rsidRDefault="00817031" w:rsidP="00817031">
      <w:pPr>
        <w:pStyle w:val="ListParagraph"/>
        <w:spacing w:before="240" w:line="360" w:lineRule="auto"/>
        <w:outlineLvl w:val="2"/>
        <w:rPr>
          <w:rFonts w:ascii="Times New Roman" w:hAnsi="Times New Roman" w:cs="Times New Roman"/>
          <w:sz w:val="26"/>
          <w:szCs w:val="26"/>
        </w:rPr>
      </w:pPr>
      <w:r w:rsidRPr="00F83B50">
        <w:rPr>
          <w:rFonts w:ascii="Times New Roman" w:hAnsi="Times New Roman" w:cs="Times New Roman"/>
          <w:b/>
          <w:sz w:val="26"/>
          <w:szCs w:val="26"/>
        </w:rPr>
        <w:t>+ Tin tức</w:t>
      </w:r>
      <w:del w:id="930" w:author="ThieuCo" w:date="2016-09-03T13:45:00Z">
        <w:r w:rsidRPr="00F83B50" w:rsidDel="00414E41">
          <w:rPr>
            <w:rFonts w:ascii="Times New Roman" w:hAnsi="Times New Roman" w:cs="Times New Roman"/>
            <w:b/>
            <w:sz w:val="26"/>
            <w:szCs w:val="26"/>
          </w:rPr>
          <w:delText xml:space="preserve"> </w:delText>
        </w:r>
      </w:del>
      <w:r w:rsidRPr="00F83B50">
        <w:rPr>
          <w:rFonts w:ascii="Times New Roman" w:hAnsi="Times New Roman" w:cs="Times New Roman"/>
          <w:b/>
          <w:sz w:val="26"/>
          <w:szCs w:val="26"/>
        </w:rPr>
        <w:t>:</w:t>
      </w:r>
      <w:r>
        <w:rPr>
          <w:rFonts w:ascii="Times New Roman" w:hAnsi="Times New Roman" w:cs="Times New Roman"/>
          <w:sz w:val="26"/>
          <w:szCs w:val="26"/>
        </w:rPr>
        <w:t xml:space="preserve"> người dùng có thể xem các tin tức về khuyến mãi, thời trang trên website</w:t>
      </w:r>
    </w:p>
    <w:p w14:paraId="192E1716" w14:textId="77777777" w:rsidR="00837DE9" w:rsidRDefault="00837DE9" w:rsidP="00817031">
      <w:pPr>
        <w:pStyle w:val="ListParagraph"/>
        <w:spacing w:before="240" w:line="360" w:lineRule="auto"/>
        <w:outlineLvl w:val="2"/>
        <w:rPr>
          <w:ins w:id="931" w:author="EndlessLove" w:date="2016-11-06T10:17:00Z"/>
          <w:rFonts w:ascii="Times New Roman" w:hAnsi="Times New Roman" w:cs="Times New Roman"/>
          <w:sz w:val="26"/>
          <w:szCs w:val="26"/>
        </w:rPr>
      </w:pPr>
      <w:r>
        <w:rPr>
          <w:rFonts w:ascii="Times New Roman" w:hAnsi="Times New Roman" w:cs="Times New Roman"/>
          <w:b/>
          <w:sz w:val="26"/>
          <w:szCs w:val="26"/>
        </w:rPr>
        <w:t>+ Bình luận</w:t>
      </w:r>
      <w:del w:id="932" w:author="ThieuCo" w:date="2016-09-03T13:45:00Z">
        <w:r w:rsidDel="00414E41">
          <w:rPr>
            <w:rFonts w:ascii="Times New Roman" w:hAnsi="Times New Roman" w:cs="Times New Roman"/>
            <w:b/>
            <w:sz w:val="26"/>
            <w:szCs w:val="26"/>
          </w:rPr>
          <w:delText xml:space="preserve"> </w:delText>
        </w:r>
      </w:del>
      <w:r>
        <w:rPr>
          <w:rFonts w:ascii="Times New Roman" w:hAnsi="Times New Roman" w:cs="Times New Roman"/>
          <w:b/>
          <w:sz w:val="26"/>
          <w:szCs w:val="26"/>
        </w:rPr>
        <w:t>:</w:t>
      </w:r>
      <w:r w:rsidR="004A4A0F">
        <w:rPr>
          <w:rFonts w:ascii="Times New Roman" w:hAnsi="Times New Roman" w:cs="Times New Roman"/>
          <w:b/>
          <w:sz w:val="26"/>
          <w:szCs w:val="26"/>
        </w:rPr>
        <w:t xml:space="preserve"> </w:t>
      </w:r>
      <w:r w:rsidR="004A4A0F" w:rsidRPr="004A4A0F">
        <w:rPr>
          <w:rFonts w:ascii="Times New Roman" w:hAnsi="Times New Roman" w:cs="Times New Roman"/>
          <w:sz w:val="26"/>
          <w:szCs w:val="26"/>
        </w:rPr>
        <w:t xml:space="preserve">người </w:t>
      </w:r>
      <w:r>
        <w:rPr>
          <w:rFonts w:ascii="Times New Roman" w:hAnsi="Times New Roman" w:cs="Times New Roman"/>
          <w:sz w:val="26"/>
          <w:szCs w:val="26"/>
        </w:rPr>
        <w:t xml:space="preserve"> </w:t>
      </w:r>
      <w:r w:rsidR="004A4A0F">
        <w:rPr>
          <w:rFonts w:ascii="Times New Roman" w:hAnsi="Times New Roman" w:cs="Times New Roman"/>
          <w:sz w:val="26"/>
          <w:szCs w:val="26"/>
        </w:rPr>
        <w:t>dùng có thể để lại ý kiến của mình đối với các sản phẩm c</w:t>
      </w:r>
      <w:r w:rsidR="008D1446">
        <w:rPr>
          <w:rFonts w:ascii="Times New Roman" w:hAnsi="Times New Roman" w:cs="Times New Roman"/>
          <w:sz w:val="26"/>
          <w:szCs w:val="26"/>
        </w:rPr>
        <w:t xml:space="preserve">ũng </w:t>
      </w:r>
      <w:r w:rsidR="004A4A0F">
        <w:rPr>
          <w:rFonts w:ascii="Times New Roman" w:hAnsi="Times New Roman" w:cs="Times New Roman"/>
          <w:sz w:val="26"/>
          <w:szCs w:val="26"/>
        </w:rPr>
        <w:t xml:space="preserve">như </w:t>
      </w:r>
      <w:r w:rsidR="008D1446">
        <w:rPr>
          <w:rFonts w:ascii="Times New Roman" w:hAnsi="Times New Roman" w:cs="Times New Roman"/>
          <w:sz w:val="26"/>
          <w:szCs w:val="26"/>
        </w:rPr>
        <w:t xml:space="preserve">tham gia vào bình luận các </w:t>
      </w:r>
      <w:r w:rsidR="004A4A0F">
        <w:rPr>
          <w:rFonts w:ascii="Times New Roman" w:hAnsi="Times New Roman" w:cs="Times New Roman"/>
          <w:sz w:val="26"/>
          <w:szCs w:val="26"/>
        </w:rPr>
        <w:t>phần tin tức.</w:t>
      </w:r>
    </w:p>
    <w:p w14:paraId="33076B7C" w14:textId="48DA784F" w:rsidR="00356BB9" w:rsidRDefault="00356BB9" w:rsidP="00356BB9">
      <w:pPr>
        <w:pStyle w:val="ListParagraph"/>
        <w:spacing w:before="240" w:line="360" w:lineRule="auto"/>
        <w:outlineLvl w:val="2"/>
        <w:rPr>
          <w:ins w:id="933" w:author="EndlessLove" w:date="2016-11-06T10:17:00Z"/>
          <w:rFonts w:ascii="Times New Roman" w:hAnsi="Times New Roman" w:cs="Times New Roman"/>
          <w:sz w:val="26"/>
          <w:szCs w:val="26"/>
        </w:rPr>
      </w:pPr>
      <w:ins w:id="934" w:author="EndlessLove" w:date="2016-11-06T10:17:00Z">
        <w:r>
          <w:rPr>
            <w:rFonts w:ascii="Times New Roman" w:hAnsi="Times New Roman" w:cs="Times New Roman"/>
            <w:b/>
            <w:sz w:val="26"/>
            <w:szCs w:val="26"/>
          </w:rPr>
          <w:t xml:space="preserve">+ Gửi liên hệ (phản  hồi): </w:t>
        </w:r>
        <w:r w:rsidRPr="004A4A0F">
          <w:rPr>
            <w:rFonts w:ascii="Times New Roman" w:hAnsi="Times New Roman" w:cs="Times New Roman"/>
            <w:sz w:val="26"/>
            <w:szCs w:val="26"/>
          </w:rPr>
          <w:t xml:space="preserve">người </w:t>
        </w:r>
        <w:r>
          <w:rPr>
            <w:rFonts w:ascii="Times New Roman" w:hAnsi="Times New Roman" w:cs="Times New Roman"/>
            <w:sz w:val="26"/>
            <w:szCs w:val="26"/>
          </w:rPr>
          <w:t xml:space="preserve"> dùng có thể liên hệ gửi ý kiến, thắc mắc của mình cho </w:t>
        </w:r>
        <w:r w:rsidRPr="00356BB9">
          <w:rPr>
            <w:rFonts w:ascii="Times New Roman" w:hAnsi="Times New Roman" w:cs="Times New Roman"/>
            <w:b/>
            <w:sz w:val="26"/>
            <w:szCs w:val="26"/>
            <w:rPrChange w:id="935" w:author="EndlessLove" w:date="2016-11-06T10:20:00Z">
              <w:rPr>
                <w:rFonts w:ascii="Times New Roman" w:hAnsi="Times New Roman" w:cs="Times New Roman"/>
                <w:sz w:val="26"/>
                <w:szCs w:val="26"/>
              </w:rPr>
            </w:rPrChange>
          </w:rPr>
          <w:t>oOShop</w:t>
        </w:r>
      </w:ins>
      <w:ins w:id="936" w:author="EndlessLove" w:date="2016-11-06T10:20:00Z">
        <w:r>
          <w:rPr>
            <w:rFonts w:ascii="Times New Roman" w:hAnsi="Times New Roman" w:cs="Times New Roman"/>
            <w:b/>
            <w:sz w:val="26"/>
            <w:szCs w:val="26"/>
          </w:rPr>
          <w:t>.</w:t>
        </w:r>
      </w:ins>
    </w:p>
    <w:p w14:paraId="76961E33" w14:textId="647F4775" w:rsidR="00356BB9" w:rsidRDefault="00356BB9" w:rsidP="00356BB9">
      <w:pPr>
        <w:pStyle w:val="ListParagraph"/>
        <w:spacing w:before="240" w:line="360" w:lineRule="auto"/>
        <w:outlineLvl w:val="2"/>
        <w:rPr>
          <w:ins w:id="937" w:author="EndlessLove" w:date="2016-11-06T10:17:00Z"/>
          <w:rFonts w:ascii="Times New Roman" w:hAnsi="Times New Roman" w:cs="Times New Roman"/>
          <w:sz w:val="26"/>
          <w:szCs w:val="26"/>
        </w:rPr>
      </w:pPr>
      <w:ins w:id="938" w:author="EndlessLove" w:date="2016-11-06T10:17:00Z">
        <w:r>
          <w:rPr>
            <w:rFonts w:ascii="Times New Roman" w:hAnsi="Times New Roman" w:cs="Times New Roman"/>
            <w:b/>
            <w:sz w:val="26"/>
            <w:szCs w:val="26"/>
          </w:rPr>
          <w:t xml:space="preserve">+ Gửi đánh giá: </w:t>
        </w:r>
        <w:r>
          <w:rPr>
            <w:rFonts w:ascii="Times New Roman" w:hAnsi="Times New Roman" w:cs="Times New Roman"/>
            <w:sz w:val="26"/>
            <w:szCs w:val="26"/>
          </w:rPr>
          <w:t xml:space="preserve">khi đặt hàng xong, </w:t>
        </w:r>
      </w:ins>
      <w:ins w:id="939" w:author="EndlessLove" w:date="2016-11-06T10:20:00Z">
        <w:r>
          <w:rPr>
            <w:rFonts w:ascii="Times New Roman" w:hAnsi="Times New Roman" w:cs="Times New Roman"/>
            <w:sz w:val="26"/>
            <w:szCs w:val="26"/>
          </w:rPr>
          <w:t xml:space="preserve">người dùng có thể để lại đánh giá trải ngiệm trên website theo 5 mức độ: rất tốt </w:t>
        </w:r>
      </w:ins>
      <w:ins w:id="940" w:author="EndlessLove" w:date="2016-11-06T10:21:00Z">
        <w:r>
          <w:rPr>
            <w:rFonts w:ascii="Times New Roman" w:hAnsi="Times New Roman" w:cs="Times New Roman"/>
            <w:sz w:val="26"/>
            <w:szCs w:val="26"/>
          </w:rPr>
          <w:t>–</w:t>
        </w:r>
      </w:ins>
      <w:ins w:id="941" w:author="EndlessLove" w:date="2016-11-06T10:20:00Z">
        <w:r>
          <w:rPr>
            <w:rFonts w:ascii="Times New Roman" w:hAnsi="Times New Roman" w:cs="Times New Roman"/>
            <w:sz w:val="26"/>
            <w:szCs w:val="26"/>
          </w:rPr>
          <w:t xml:space="preserve"> </w:t>
        </w:r>
      </w:ins>
      <w:ins w:id="942" w:author="EndlessLove" w:date="2016-11-06T10:21:00Z">
        <w:r>
          <w:rPr>
            <w:rFonts w:ascii="Times New Roman" w:hAnsi="Times New Roman" w:cs="Times New Roman"/>
            <w:sz w:val="26"/>
            <w:szCs w:val="26"/>
          </w:rPr>
          <w:t>tốt – bình thường – tệ – rất tệ</w:t>
        </w:r>
      </w:ins>
    </w:p>
    <w:p w14:paraId="7067DF65" w14:textId="77777777" w:rsidR="00356BB9" w:rsidRDefault="00356BB9" w:rsidP="00817031">
      <w:pPr>
        <w:pStyle w:val="ListParagraph"/>
        <w:spacing w:before="240" w:line="360" w:lineRule="auto"/>
        <w:outlineLvl w:val="2"/>
        <w:rPr>
          <w:rFonts w:ascii="Times New Roman" w:hAnsi="Times New Roman" w:cs="Times New Roman"/>
          <w:sz w:val="26"/>
          <w:szCs w:val="26"/>
        </w:rPr>
      </w:pPr>
    </w:p>
    <w:p w14:paraId="1838778B" w14:textId="77777777" w:rsidR="00817031" w:rsidRDefault="00817031" w:rsidP="00F83B50">
      <w:pPr>
        <w:pStyle w:val="ListParagraph"/>
        <w:numPr>
          <w:ilvl w:val="0"/>
          <w:numId w:val="18"/>
        </w:numPr>
        <w:spacing w:before="240" w:line="360" w:lineRule="auto"/>
        <w:outlineLvl w:val="2"/>
        <w:rPr>
          <w:rFonts w:ascii="Times New Roman" w:hAnsi="Times New Roman" w:cs="Times New Roman"/>
          <w:b/>
          <w:sz w:val="26"/>
          <w:szCs w:val="26"/>
        </w:rPr>
      </w:pPr>
      <w:r>
        <w:rPr>
          <w:rFonts w:ascii="Times New Roman" w:hAnsi="Times New Roman" w:cs="Times New Roman"/>
          <w:b/>
          <w:sz w:val="26"/>
          <w:szCs w:val="26"/>
        </w:rPr>
        <w:t>Đối vớ</w:t>
      </w:r>
      <w:r w:rsidR="00F83B50">
        <w:rPr>
          <w:rFonts w:ascii="Times New Roman" w:hAnsi="Times New Roman" w:cs="Times New Roman"/>
          <w:b/>
          <w:sz w:val="26"/>
          <w:szCs w:val="26"/>
        </w:rPr>
        <w:t>i người</w:t>
      </w:r>
      <w:r>
        <w:rPr>
          <w:rFonts w:ascii="Times New Roman" w:hAnsi="Times New Roman" w:cs="Times New Roman"/>
          <w:b/>
          <w:sz w:val="26"/>
          <w:szCs w:val="26"/>
        </w:rPr>
        <w:t xml:space="preserve"> quản trị</w:t>
      </w:r>
    </w:p>
    <w:p w14:paraId="494ECD16" w14:textId="77777777" w:rsidR="00817031" w:rsidRDefault="00817031" w:rsidP="00817031">
      <w:pPr>
        <w:pStyle w:val="ListParagraph"/>
        <w:spacing w:before="240" w:line="360" w:lineRule="auto"/>
        <w:outlineLvl w:val="2"/>
        <w:rPr>
          <w:rFonts w:ascii="Times New Roman" w:hAnsi="Times New Roman" w:cs="Times New Roman"/>
          <w:sz w:val="26"/>
          <w:szCs w:val="26"/>
        </w:rPr>
      </w:pPr>
      <w:r w:rsidRPr="00BE46A0">
        <w:rPr>
          <w:rFonts w:ascii="Times New Roman" w:hAnsi="Times New Roman" w:cs="Times New Roman"/>
          <w:b/>
          <w:sz w:val="26"/>
          <w:szCs w:val="26"/>
        </w:rPr>
        <w:lastRenderedPageBreak/>
        <w:t>+ Đăng nhập</w:t>
      </w:r>
      <w:r>
        <w:rPr>
          <w:rFonts w:ascii="Times New Roman" w:hAnsi="Times New Roman" w:cs="Times New Roman"/>
          <w:sz w:val="26"/>
          <w:szCs w:val="26"/>
        </w:rPr>
        <w:t xml:space="preserve"> bằng tài khoản quản trị để đến trang quản trị</w:t>
      </w:r>
    </w:p>
    <w:p w14:paraId="6F1EAAAB" w14:textId="77777777" w:rsidR="00817031" w:rsidRDefault="00817031" w:rsidP="00817031">
      <w:pPr>
        <w:pStyle w:val="ListParagraph"/>
        <w:spacing w:before="240" w:line="360" w:lineRule="auto"/>
        <w:outlineLvl w:val="2"/>
        <w:rPr>
          <w:rFonts w:ascii="Times New Roman" w:hAnsi="Times New Roman" w:cs="Times New Roman"/>
          <w:sz w:val="26"/>
          <w:szCs w:val="26"/>
        </w:rPr>
      </w:pPr>
      <w:r w:rsidRPr="00BE46A0">
        <w:rPr>
          <w:rFonts w:ascii="Times New Roman" w:hAnsi="Times New Roman" w:cs="Times New Roman"/>
          <w:b/>
          <w:sz w:val="26"/>
          <w:szCs w:val="26"/>
        </w:rPr>
        <w:t>+ Quản lí sản phẩm</w:t>
      </w:r>
      <w:del w:id="943" w:author="ThieuCo" w:date="2016-09-03T13:45:00Z">
        <w:r w:rsidRPr="00BE46A0" w:rsidDel="00414E41">
          <w:rPr>
            <w:rFonts w:ascii="Times New Roman" w:hAnsi="Times New Roman" w:cs="Times New Roman"/>
            <w:b/>
            <w:sz w:val="26"/>
            <w:szCs w:val="26"/>
          </w:rPr>
          <w:delText xml:space="preserve"> </w:delText>
        </w:r>
      </w:del>
      <w:r w:rsidRPr="00BE46A0">
        <w:rPr>
          <w:rFonts w:ascii="Times New Roman" w:hAnsi="Times New Roman" w:cs="Times New Roman"/>
          <w:b/>
          <w:sz w:val="26"/>
          <w:szCs w:val="26"/>
        </w:rPr>
        <w:t>:</w:t>
      </w:r>
      <w:r>
        <w:rPr>
          <w:rFonts w:ascii="Times New Roman" w:hAnsi="Times New Roman" w:cs="Times New Roman"/>
          <w:sz w:val="26"/>
          <w:szCs w:val="26"/>
        </w:rPr>
        <w:t xml:space="preserve"> thêm, sửa, xóa thông tin của các sản phẩm</w:t>
      </w:r>
      <w:r w:rsidR="00BE46A0">
        <w:rPr>
          <w:rFonts w:ascii="Times New Roman" w:hAnsi="Times New Roman" w:cs="Times New Roman"/>
          <w:sz w:val="26"/>
          <w:szCs w:val="26"/>
        </w:rPr>
        <w:t>, xử lí các sản phẩm được khuyến mãi.</w:t>
      </w:r>
    </w:p>
    <w:p w14:paraId="06864E9F" w14:textId="77777777" w:rsidR="00817031" w:rsidRDefault="00817031" w:rsidP="00817031">
      <w:pPr>
        <w:pStyle w:val="ListParagraph"/>
        <w:spacing w:before="240" w:line="360" w:lineRule="auto"/>
        <w:outlineLvl w:val="2"/>
        <w:rPr>
          <w:rFonts w:ascii="Times New Roman" w:hAnsi="Times New Roman" w:cs="Times New Roman"/>
          <w:sz w:val="26"/>
          <w:szCs w:val="26"/>
        </w:rPr>
      </w:pPr>
      <w:r w:rsidRPr="00BE46A0">
        <w:rPr>
          <w:rFonts w:ascii="Times New Roman" w:hAnsi="Times New Roman" w:cs="Times New Roman"/>
          <w:b/>
          <w:sz w:val="26"/>
          <w:szCs w:val="26"/>
        </w:rPr>
        <w:t>+ Quản lí phần tin tức</w:t>
      </w:r>
      <w:del w:id="944" w:author="ThieuCo" w:date="2016-09-03T13:45:00Z">
        <w:r w:rsidRPr="00BE46A0" w:rsidDel="00414E41">
          <w:rPr>
            <w:rFonts w:ascii="Times New Roman" w:hAnsi="Times New Roman" w:cs="Times New Roman"/>
            <w:b/>
            <w:sz w:val="26"/>
            <w:szCs w:val="26"/>
          </w:rPr>
          <w:delText xml:space="preserve"> </w:delText>
        </w:r>
      </w:del>
      <w:r w:rsidRPr="00BE46A0">
        <w:rPr>
          <w:rFonts w:ascii="Times New Roman" w:hAnsi="Times New Roman" w:cs="Times New Roman"/>
          <w:b/>
          <w:sz w:val="26"/>
          <w:szCs w:val="26"/>
        </w:rPr>
        <w:t>:</w:t>
      </w:r>
      <w:r>
        <w:rPr>
          <w:rFonts w:ascii="Times New Roman" w:hAnsi="Times New Roman" w:cs="Times New Roman"/>
          <w:sz w:val="26"/>
          <w:szCs w:val="26"/>
        </w:rPr>
        <w:t xml:space="preserve"> thêm, sửa, xóa các tin tức</w:t>
      </w:r>
    </w:p>
    <w:p w14:paraId="6982DDD6" w14:textId="77777777" w:rsidR="00817031" w:rsidRDefault="006B58AB" w:rsidP="00817031">
      <w:pPr>
        <w:pStyle w:val="ListParagraph"/>
        <w:spacing w:before="240" w:line="360" w:lineRule="auto"/>
        <w:outlineLvl w:val="2"/>
        <w:rPr>
          <w:rFonts w:ascii="Times New Roman" w:hAnsi="Times New Roman" w:cs="Times New Roman"/>
          <w:sz w:val="26"/>
          <w:szCs w:val="26"/>
        </w:rPr>
      </w:pPr>
      <w:r>
        <w:rPr>
          <w:rFonts w:ascii="Times New Roman" w:hAnsi="Times New Roman" w:cs="Times New Roman"/>
          <w:b/>
          <w:sz w:val="26"/>
          <w:szCs w:val="26"/>
        </w:rPr>
        <w:t xml:space="preserve">+ Quản lí đơn hàng: </w:t>
      </w:r>
      <w:del w:id="945" w:author="EndlessLove" w:date="2016-11-05T16:26:00Z">
        <w:r w:rsidR="002B02A5" w:rsidDel="00F62316">
          <w:rPr>
            <w:rFonts w:ascii="Times New Roman" w:hAnsi="Times New Roman" w:cs="Times New Roman"/>
            <w:sz w:val="26"/>
            <w:szCs w:val="26"/>
          </w:rPr>
          <w:delText xml:space="preserve">xem, </w:delText>
        </w:r>
      </w:del>
      <w:r w:rsidR="002B02A5">
        <w:rPr>
          <w:rFonts w:ascii="Times New Roman" w:hAnsi="Times New Roman" w:cs="Times New Roman"/>
          <w:sz w:val="26"/>
          <w:szCs w:val="26"/>
        </w:rPr>
        <w:t>xác nhận , hủy các đơn hàng.</w:t>
      </w:r>
    </w:p>
    <w:p w14:paraId="5C853DCC" w14:textId="7BAA6E51" w:rsidR="00795DC2" w:rsidRDefault="00795DC2" w:rsidP="00795DC2">
      <w:pPr>
        <w:pStyle w:val="ListParagraph"/>
        <w:spacing w:before="240" w:line="360" w:lineRule="auto"/>
        <w:outlineLvl w:val="2"/>
        <w:rPr>
          <w:ins w:id="946" w:author="EndlessLove" w:date="2016-11-06T10:21:00Z"/>
          <w:rFonts w:ascii="Times New Roman" w:hAnsi="Times New Roman" w:cs="Times New Roman"/>
          <w:sz w:val="26"/>
          <w:szCs w:val="26"/>
        </w:rPr>
      </w:pPr>
      <w:r>
        <w:rPr>
          <w:rFonts w:ascii="Times New Roman" w:hAnsi="Times New Roman" w:cs="Times New Roman"/>
          <w:b/>
          <w:sz w:val="26"/>
          <w:szCs w:val="26"/>
        </w:rPr>
        <w:t>+ Bình luận</w:t>
      </w:r>
      <w:del w:id="947" w:author="ThieuCo" w:date="2016-09-03T13:45:00Z">
        <w:r w:rsidDel="00414E41">
          <w:rPr>
            <w:rFonts w:ascii="Times New Roman" w:hAnsi="Times New Roman" w:cs="Times New Roman"/>
            <w:b/>
            <w:sz w:val="26"/>
            <w:szCs w:val="26"/>
          </w:rPr>
          <w:delText xml:space="preserve"> </w:delText>
        </w:r>
      </w:del>
      <w:r>
        <w:rPr>
          <w:rFonts w:ascii="Times New Roman" w:hAnsi="Times New Roman" w:cs="Times New Roman"/>
          <w:b/>
          <w:sz w:val="26"/>
          <w:szCs w:val="26"/>
        </w:rPr>
        <w:t xml:space="preserve">: </w:t>
      </w:r>
      <w:ins w:id="948" w:author="ThieuCo" w:date="2016-09-03T13:45:00Z">
        <w:del w:id="949" w:author="EndlessLove" w:date="2016-11-06T10:21:00Z">
          <w:r w:rsidR="00414E41" w:rsidRPr="00B82C4E" w:rsidDel="00A52D18">
            <w:rPr>
              <w:rFonts w:ascii="Times New Roman" w:hAnsi="Times New Roman" w:cs="Times New Roman"/>
              <w:sz w:val="26"/>
              <w:szCs w:val="26"/>
              <w:rPrChange w:id="950" w:author="EndlessLove" w:date="2016-09-27T08:18:00Z">
                <w:rPr>
                  <w:rFonts w:ascii="Times New Roman" w:hAnsi="Times New Roman" w:cs="Times New Roman"/>
                  <w:b/>
                  <w:sz w:val="26"/>
                  <w:szCs w:val="26"/>
                </w:rPr>
              </w:rPrChange>
            </w:rPr>
            <w:delText>duyệt bình luận của khách hàng và</w:delText>
          </w:r>
          <w:r w:rsidR="00414E41" w:rsidDel="00A52D18">
            <w:rPr>
              <w:rFonts w:ascii="Times New Roman" w:hAnsi="Times New Roman" w:cs="Times New Roman"/>
              <w:b/>
              <w:sz w:val="26"/>
              <w:szCs w:val="26"/>
            </w:rPr>
            <w:delText xml:space="preserve"> </w:delText>
          </w:r>
        </w:del>
      </w:ins>
      <w:r>
        <w:rPr>
          <w:rFonts w:ascii="Times New Roman" w:hAnsi="Times New Roman" w:cs="Times New Roman"/>
          <w:sz w:val="26"/>
          <w:szCs w:val="26"/>
        </w:rPr>
        <w:t>phản hồi với các bình luận của khách hàng</w:t>
      </w:r>
    </w:p>
    <w:p w14:paraId="54570C71" w14:textId="349EAD9E" w:rsidR="00A52D18" w:rsidRDefault="00A52D18">
      <w:pPr>
        <w:pStyle w:val="ListParagraph"/>
        <w:spacing w:before="240" w:line="360" w:lineRule="auto"/>
        <w:outlineLvl w:val="2"/>
        <w:rPr>
          <w:ins w:id="951" w:author="EndlessLove" w:date="2016-11-06T10:22:00Z"/>
          <w:rFonts w:ascii="Times New Roman" w:hAnsi="Times New Roman" w:cs="Times New Roman"/>
          <w:sz w:val="26"/>
          <w:szCs w:val="26"/>
        </w:rPr>
      </w:pPr>
      <w:ins w:id="952" w:author="EndlessLove" w:date="2016-11-06T10:22:00Z">
        <w:r>
          <w:rPr>
            <w:rFonts w:ascii="Times New Roman" w:hAnsi="Times New Roman" w:cs="Times New Roman"/>
            <w:b/>
            <w:sz w:val="26"/>
            <w:szCs w:val="26"/>
          </w:rPr>
          <w:t xml:space="preserve">+ Bình luận: </w:t>
        </w:r>
        <w:r>
          <w:rPr>
            <w:rFonts w:ascii="Times New Roman" w:hAnsi="Times New Roman" w:cs="Times New Roman"/>
            <w:sz w:val="26"/>
            <w:szCs w:val="26"/>
          </w:rPr>
          <w:t>duyệt và phản hồi lại các liên hệ, thắc mắc của khách hàng.</w:t>
        </w:r>
      </w:ins>
    </w:p>
    <w:p w14:paraId="2AEC72ED" w14:textId="77777777" w:rsidR="00947C5E" w:rsidRPr="002C128E" w:rsidRDefault="00947C5E" w:rsidP="00947C5E">
      <w:pPr>
        <w:pStyle w:val="STyle41"/>
        <w:numPr>
          <w:ilvl w:val="2"/>
          <w:numId w:val="90"/>
        </w:numPr>
        <w:rPr>
          <w:ins w:id="953" w:author="EndlessLove" w:date="2016-11-07T13:30:00Z"/>
        </w:rPr>
      </w:pPr>
      <w:bookmarkStart w:id="954" w:name="_Toc466289094"/>
      <w:ins w:id="955" w:author="EndlessLove" w:date="2016-11-07T13:30:00Z">
        <w:r w:rsidRPr="002C128E">
          <w:t>Yêu cầu chức năng :</w:t>
        </w:r>
        <w:bookmarkEnd w:id="954"/>
      </w:ins>
    </w:p>
    <w:p w14:paraId="34E0D89E" w14:textId="0432BD2F" w:rsidR="00043D7D" w:rsidRPr="001A3A98" w:rsidDel="00043D7D" w:rsidRDefault="00043D7D">
      <w:pPr>
        <w:pStyle w:val="STyle41"/>
        <w:rPr>
          <w:del w:id="956" w:author="EndlessLove" w:date="2016-11-06T10:23:00Z"/>
        </w:rPr>
        <w:pPrChange w:id="957" w:author="EndlessLove" w:date="2016-11-07T11:56:00Z">
          <w:pPr>
            <w:pStyle w:val="ListParagraph"/>
            <w:spacing w:before="240" w:line="360" w:lineRule="auto"/>
            <w:outlineLvl w:val="2"/>
          </w:pPr>
        </w:pPrChange>
      </w:pPr>
    </w:p>
    <w:p w14:paraId="7EA099E4" w14:textId="1D55B5DA" w:rsidR="00817031" w:rsidRPr="00817031" w:rsidDel="006D14DF" w:rsidRDefault="00817031">
      <w:pPr>
        <w:pStyle w:val="STyle41"/>
        <w:rPr>
          <w:del w:id="958" w:author="EndlessLove" w:date="2016-11-07T13:28:00Z"/>
        </w:rPr>
        <w:pPrChange w:id="959" w:author="EndlessLove" w:date="2016-11-07T11:56:00Z">
          <w:pPr>
            <w:pStyle w:val="ListParagraph"/>
            <w:numPr>
              <w:ilvl w:val="2"/>
              <w:numId w:val="20"/>
            </w:numPr>
            <w:spacing w:before="240" w:line="360" w:lineRule="auto"/>
            <w:ind w:hanging="720"/>
            <w:outlineLvl w:val="2"/>
          </w:pPr>
        </w:pPrChange>
      </w:pPr>
      <w:bookmarkStart w:id="960" w:name="_Toc466284192"/>
      <w:bookmarkStart w:id="961" w:name="_Toc466285939"/>
      <w:bookmarkStart w:id="962" w:name="_Toc466287887"/>
      <w:del w:id="963" w:author="EndlessLove" w:date="2016-11-07T13:28:00Z">
        <w:r w:rsidRPr="00817031" w:rsidDel="006D14DF">
          <w:delText>Yêu cầu phi chức năng :</w:delText>
        </w:r>
        <w:bookmarkEnd w:id="960"/>
        <w:bookmarkEnd w:id="961"/>
        <w:bookmarkEnd w:id="962"/>
      </w:del>
    </w:p>
    <w:p w14:paraId="723CB769" w14:textId="77777777" w:rsidR="00817031" w:rsidRDefault="00817031" w:rsidP="00817031">
      <w:pPr>
        <w:pStyle w:val="ListParagraph"/>
        <w:spacing w:before="240" w:line="360" w:lineRule="auto"/>
        <w:outlineLvl w:val="2"/>
        <w:rPr>
          <w:rFonts w:ascii="Times New Roman" w:hAnsi="Times New Roman" w:cs="Times New Roman"/>
          <w:sz w:val="26"/>
          <w:szCs w:val="26"/>
        </w:rPr>
      </w:pPr>
      <w:r>
        <w:rPr>
          <w:rFonts w:ascii="Times New Roman" w:hAnsi="Times New Roman" w:cs="Times New Roman"/>
          <w:sz w:val="26"/>
          <w:szCs w:val="26"/>
        </w:rPr>
        <w:t>+ Giao diện được thiết kế</w:t>
      </w:r>
      <w:r w:rsidR="00326FF6">
        <w:rPr>
          <w:rFonts w:ascii="Times New Roman" w:hAnsi="Times New Roman" w:cs="Times New Roman"/>
          <w:sz w:val="26"/>
          <w:szCs w:val="26"/>
        </w:rPr>
        <w:t xml:space="preserve"> thân</w:t>
      </w:r>
      <w:r>
        <w:rPr>
          <w:rFonts w:ascii="Times New Roman" w:hAnsi="Times New Roman" w:cs="Times New Roman"/>
          <w:sz w:val="26"/>
          <w:szCs w:val="26"/>
        </w:rPr>
        <w:t xml:space="preserve"> thiện, màu sắc, bố cục rõ ràng giúp người dùng sử dụng dễ dàng nhất.</w:t>
      </w:r>
    </w:p>
    <w:p w14:paraId="1E553374" w14:textId="77777777" w:rsidR="00817031" w:rsidRDefault="00817031" w:rsidP="00817031">
      <w:pPr>
        <w:pStyle w:val="ListParagraph"/>
        <w:spacing w:before="240" w:line="360" w:lineRule="auto"/>
        <w:outlineLvl w:val="2"/>
        <w:rPr>
          <w:rFonts w:ascii="Times New Roman" w:hAnsi="Times New Roman" w:cs="Times New Roman"/>
          <w:sz w:val="26"/>
          <w:szCs w:val="26"/>
        </w:rPr>
      </w:pPr>
      <w:r>
        <w:rPr>
          <w:rFonts w:ascii="Times New Roman" w:hAnsi="Times New Roman" w:cs="Times New Roman"/>
          <w:sz w:val="26"/>
          <w:szCs w:val="26"/>
        </w:rPr>
        <w:t>+ Tốc độ xử lí các tác vụ đáp ứng phải nhanh, độ trễ không được vượt quá mức cho phép</w:t>
      </w:r>
    </w:p>
    <w:p w14:paraId="45A3A9CE" w14:textId="77777777" w:rsidR="00817031" w:rsidRPr="00B83F23" w:rsidRDefault="00817031" w:rsidP="00817031">
      <w:pPr>
        <w:pStyle w:val="ListParagraph"/>
        <w:spacing w:before="240" w:line="360" w:lineRule="auto"/>
        <w:outlineLvl w:val="2"/>
        <w:rPr>
          <w:rFonts w:ascii="Times New Roman" w:hAnsi="Times New Roman" w:cs="Times New Roman"/>
          <w:sz w:val="26"/>
          <w:szCs w:val="26"/>
        </w:rPr>
      </w:pPr>
      <w:r>
        <w:rPr>
          <w:rFonts w:ascii="Times New Roman" w:hAnsi="Times New Roman" w:cs="Times New Roman"/>
          <w:sz w:val="26"/>
          <w:szCs w:val="26"/>
        </w:rPr>
        <w:t>+ Website chạy được trên các trình duyệt phép dành cho laptop, tablet, di động.</w:t>
      </w:r>
    </w:p>
    <w:p w14:paraId="32B6144F" w14:textId="77777777" w:rsidR="00817031" w:rsidRPr="00817031" w:rsidRDefault="00817031" w:rsidP="00817031">
      <w:pPr>
        <w:widowControl w:val="0"/>
        <w:spacing w:after="0" w:line="360" w:lineRule="auto"/>
        <w:ind w:left="720"/>
        <w:outlineLvl w:val="1"/>
        <w:rPr>
          <w:rFonts w:ascii="Times New Roman" w:hAnsi="Times New Roman" w:cs="Times New Roman"/>
          <w:b/>
          <w:sz w:val="26"/>
          <w:szCs w:val="26"/>
        </w:rPr>
      </w:pPr>
    </w:p>
    <w:p w14:paraId="17BD011C" w14:textId="166CC342" w:rsidR="004D7643" w:rsidRDefault="00817031">
      <w:pPr>
        <w:pStyle w:val="mystyle3"/>
        <w:numPr>
          <w:ilvl w:val="1"/>
          <w:numId w:val="76"/>
        </w:numPr>
        <w:rPr>
          <w:ins w:id="964" w:author="EndlessLove" w:date="2016-11-07T12:00:00Z"/>
        </w:rPr>
        <w:pPrChange w:id="965" w:author="EndlessLove" w:date="2016-11-07T12:00:00Z">
          <w:pPr>
            <w:pStyle w:val="ListParagraph"/>
            <w:widowControl w:val="0"/>
            <w:numPr>
              <w:ilvl w:val="2"/>
              <w:numId w:val="20"/>
            </w:numPr>
            <w:spacing w:after="0" w:line="360" w:lineRule="auto"/>
            <w:ind w:hanging="720"/>
            <w:outlineLvl w:val="1"/>
          </w:pPr>
        </w:pPrChange>
      </w:pPr>
      <w:bookmarkStart w:id="966" w:name="_Toc466289095"/>
      <w:r w:rsidRPr="001A3A98">
        <w:t>YÊU CẦ</w:t>
      </w:r>
      <w:r w:rsidRPr="006B5E4E">
        <w:t>U HỆ</w:t>
      </w:r>
      <w:r w:rsidRPr="00556F8E">
        <w:t xml:space="preserve"> THỐ</w:t>
      </w:r>
      <w:r w:rsidRPr="00547E86">
        <w:t>N</w:t>
      </w:r>
      <w:ins w:id="967" w:author="EndlessLove" w:date="2016-11-07T11:59:00Z">
        <w:r w:rsidR="004D7643">
          <w:t>G</w:t>
        </w:r>
      </w:ins>
      <w:bookmarkEnd w:id="966"/>
    </w:p>
    <w:p w14:paraId="0E35F7B0" w14:textId="3CE45AF1" w:rsidR="00877684" w:rsidRPr="004D7643" w:rsidDel="004D7643" w:rsidRDefault="00947C5E">
      <w:pPr>
        <w:pStyle w:val="STyle41"/>
        <w:rPr>
          <w:del w:id="968" w:author="EndlessLove" w:date="2016-11-07T11:59:00Z"/>
          <w:b w:val="0"/>
          <w:rPrChange w:id="969" w:author="EndlessLove" w:date="2016-11-07T11:57:00Z">
            <w:rPr>
              <w:del w:id="970" w:author="EndlessLove" w:date="2016-11-07T11:59:00Z"/>
              <w:b/>
            </w:rPr>
          </w:rPrChange>
        </w:rPr>
        <w:pPrChange w:id="971" w:author="EndlessLove" w:date="2016-11-07T13:32:00Z">
          <w:pPr>
            <w:pStyle w:val="ListParagraph"/>
            <w:widowControl w:val="0"/>
            <w:numPr>
              <w:ilvl w:val="1"/>
              <w:numId w:val="20"/>
            </w:numPr>
            <w:spacing w:after="0" w:line="360" w:lineRule="auto"/>
            <w:ind w:left="525" w:hanging="525"/>
            <w:contextualSpacing w:val="0"/>
            <w:outlineLvl w:val="1"/>
          </w:pPr>
        </w:pPrChange>
      </w:pPr>
      <w:bookmarkStart w:id="972" w:name="_Toc466289096"/>
      <w:ins w:id="973" w:author="EndlessLove" w:date="2016-11-07T13:31:00Z">
        <w:r>
          <w:t>1.2.1</w:t>
        </w:r>
      </w:ins>
      <w:bookmarkEnd w:id="972"/>
      <w:del w:id="974" w:author="EndlessLove" w:date="2016-11-07T11:59:00Z">
        <w:r w:rsidR="00817031" w:rsidRPr="004D7643" w:rsidDel="004D7643">
          <w:rPr>
            <w:b w:val="0"/>
            <w:rPrChange w:id="975" w:author="EndlessLove" w:date="2016-11-07T11:57:00Z">
              <w:rPr>
                <w:b/>
              </w:rPr>
            </w:rPrChange>
          </w:rPr>
          <w:delText>G</w:delText>
        </w:r>
      </w:del>
    </w:p>
    <w:p w14:paraId="476BDE5F" w14:textId="24CEA9B5" w:rsidR="00326FF6" w:rsidRPr="004D7643" w:rsidRDefault="00326FF6">
      <w:pPr>
        <w:pStyle w:val="STyle41"/>
        <w:rPr>
          <w:b w:val="0"/>
          <w:rPrChange w:id="976" w:author="EndlessLove" w:date="2016-11-07T11:59:00Z">
            <w:rPr>
              <w:b/>
            </w:rPr>
          </w:rPrChange>
        </w:rPr>
        <w:pPrChange w:id="977" w:author="EndlessLove" w:date="2016-11-07T13:32:00Z">
          <w:pPr>
            <w:pStyle w:val="ListParagraph"/>
            <w:widowControl w:val="0"/>
            <w:numPr>
              <w:ilvl w:val="2"/>
              <w:numId w:val="20"/>
            </w:numPr>
            <w:spacing w:after="0" w:line="360" w:lineRule="auto"/>
            <w:ind w:hanging="720"/>
            <w:outlineLvl w:val="1"/>
          </w:pPr>
        </w:pPrChange>
      </w:pPr>
      <w:bookmarkStart w:id="978" w:name="_Toc466284194"/>
      <w:bookmarkStart w:id="979" w:name="_Toc466285941"/>
      <w:bookmarkStart w:id="980" w:name="_Toc466287889"/>
      <w:bookmarkStart w:id="981" w:name="_Toc466289097"/>
      <w:r w:rsidRPr="001A3A98">
        <w:t>Mụ</w:t>
      </w:r>
      <w:r w:rsidRPr="006B5E4E">
        <w:t>c tiêu củ</w:t>
      </w:r>
      <w:r w:rsidRPr="00556F8E">
        <w:t>a hệ</w:t>
      </w:r>
      <w:r w:rsidRPr="00547E86">
        <w:t xml:space="preserve"> thống</w:t>
      </w:r>
      <w:bookmarkEnd w:id="978"/>
      <w:bookmarkEnd w:id="979"/>
      <w:bookmarkEnd w:id="980"/>
      <w:bookmarkEnd w:id="981"/>
    </w:p>
    <w:p w14:paraId="103ECEA3" w14:textId="77777777" w:rsidR="00326FF6" w:rsidRPr="00326FF6" w:rsidRDefault="00326FF6" w:rsidP="00F40BF1">
      <w:pPr>
        <w:pStyle w:val="ListParagraph"/>
        <w:widowControl w:val="0"/>
        <w:numPr>
          <w:ilvl w:val="0"/>
          <w:numId w:val="18"/>
        </w:numPr>
        <w:spacing w:after="0" w:line="360" w:lineRule="auto"/>
        <w:outlineLvl w:val="1"/>
        <w:rPr>
          <w:rFonts w:ascii="Times New Roman" w:hAnsi="Times New Roman" w:cs="Times New Roman"/>
          <w:sz w:val="26"/>
          <w:szCs w:val="26"/>
        </w:rPr>
      </w:pPr>
      <w:r w:rsidRPr="00326FF6">
        <w:rPr>
          <w:rFonts w:ascii="Times New Roman" w:hAnsi="Times New Roman" w:cs="Times New Roman"/>
          <w:sz w:val="26"/>
          <w:szCs w:val="26"/>
        </w:rPr>
        <w:t xml:space="preserve">Hệ </w:t>
      </w:r>
      <w:r>
        <w:rPr>
          <w:rFonts w:ascii="Times New Roman" w:hAnsi="Times New Roman" w:cs="Times New Roman"/>
          <w:sz w:val="26"/>
          <w:szCs w:val="26"/>
        </w:rPr>
        <w:t>thống cho phép khách hàng cũng như người quản trị thực hiện các dịch vụ, chức năng một cách tốt nhấ</w:t>
      </w:r>
      <w:r w:rsidR="00AD7E39">
        <w:rPr>
          <w:rFonts w:ascii="Times New Roman" w:hAnsi="Times New Roman" w:cs="Times New Roman"/>
          <w:sz w:val="26"/>
          <w:szCs w:val="26"/>
        </w:rPr>
        <w:t>t. Hệ thống sẽ có tính khả chuyển cao khi chuyển đổi môi trường hoạt động như thay đổ</w:t>
      </w:r>
      <w:r w:rsidR="00EA73CD">
        <w:rPr>
          <w:rFonts w:ascii="Times New Roman" w:hAnsi="Times New Roman" w:cs="Times New Roman"/>
          <w:sz w:val="26"/>
          <w:szCs w:val="26"/>
        </w:rPr>
        <w:t xml:space="preserve">i </w:t>
      </w:r>
      <w:r w:rsidR="00AD7E39">
        <w:rPr>
          <w:rFonts w:ascii="Times New Roman" w:hAnsi="Times New Roman" w:cs="Times New Roman"/>
          <w:sz w:val="26"/>
          <w:szCs w:val="26"/>
        </w:rPr>
        <w:t>server… Ngoài ra, hệ thống sẽ cung cấp khả năng bảo mật nhằm bảo vệ quyền lợi của khách hàng.</w:t>
      </w:r>
    </w:p>
    <w:p w14:paraId="5489FAD0" w14:textId="3FF75B3A" w:rsidR="00326FF6" w:rsidRPr="00326FF6" w:rsidRDefault="004D7643">
      <w:pPr>
        <w:pStyle w:val="STyle41"/>
        <w:pPrChange w:id="982" w:author="EndlessLove" w:date="2016-11-07T12:01:00Z">
          <w:pPr>
            <w:pStyle w:val="ListParagraph"/>
            <w:widowControl w:val="0"/>
            <w:numPr>
              <w:ilvl w:val="2"/>
              <w:numId w:val="20"/>
            </w:numPr>
            <w:spacing w:after="0" w:line="360" w:lineRule="auto"/>
            <w:ind w:hanging="720"/>
            <w:outlineLvl w:val="1"/>
          </w:pPr>
        </w:pPrChange>
      </w:pPr>
      <w:bookmarkStart w:id="983" w:name="_Toc466284195"/>
      <w:bookmarkStart w:id="984" w:name="_Toc466285942"/>
      <w:bookmarkStart w:id="985" w:name="_Toc466287890"/>
      <w:bookmarkStart w:id="986" w:name="_Toc466289098"/>
      <w:ins w:id="987" w:author="EndlessLove" w:date="2016-11-07T12:01:00Z">
        <w:r>
          <w:t>1.2.2</w:t>
        </w:r>
      </w:ins>
      <w:r w:rsidR="00326FF6">
        <w:t>Mô hình của hệ thống</w:t>
      </w:r>
      <w:bookmarkEnd w:id="983"/>
      <w:bookmarkEnd w:id="984"/>
      <w:bookmarkEnd w:id="985"/>
      <w:bookmarkEnd w:id="986"/>
    </w:p>
    <w:p w14:paraId="4C67CEDC" w14:textId="77777777" w:rsidR="00877684" w:rsidRPr="00C92CFE" w:rsidRDefault="004E697F" w:rsidP="00877684">
      <w:pPr>
        <w:rPr>
          <w:sz w:val="26"/>
        </w:rPr>
      </w:pPr>
      <w:r>
        <w:rPr>
          <w:noProof/>
          <w:sz w:val="26"/>
        </w:rPr>
        <w:drawing>
          <wp:anchor distT="0" distB="0" distL="114300" distR="114300" simplePos="0" relativeHeight="251664384" behindDoc="0" locked="0" layoutInCell="1" allowOverlap="1" wp14:anchorId="5C0243CE" wp14:editId="5DF020AF">
            <wp:simplePos x="0" y="0"/>
            <wp:positionH relativeFrom="margin">
              <wp:posOffset>342265</wp:posOffset>
            </wp:positionH>
            <wp:positionV relativeFrom="paragraph">
              <wp:posOffset>9525</wp:posOffset>
            </wp:positionV>
            <wp:extent cx="4953691" cy="1362265"/>
            <wp:effectExtent l="0" t="0" r="0" b="9525"/>
            <wp:wrapThrough wrapText="bothSides">
              <wp:wrapPolygon edited="0">
                <wp:start x="0" y="0"/>
                <wp:lineTo x="0" y="21449"/>
                <wp:lineTo x="21514" y="21449"/>
                <wp:lineTo x="2151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hh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53691" cy="1362265"/>
                    </a:xfrm>
                    <a:prstGeom prst="rect">
                      <a:avLst/>
                    </a:prstGeom>
                  </pic:spPr>
                </pic:pic>
              </a:graphicData>
            </a:graphic>
          </wp:anchor>
        </w:drawing>
      </w:r>
    </w:p>
    <w:p w14:paraId="4577AAD5" w14:textId="77777777" w:rsidR="00877684" w:rsidRDefault="00877684" w:rsidP="00877684">
      <w:pPr>
        <w:pStyle w:val="ListParagraph"/>
        <w:ind w:left="360"/>
        <w:rPr>
          <w:rFonts w:ascii="Times New Roman" w:hAnsi="Times New Roman" w:cs="Times New Roman"/>
          <w:b/>
          <w:sz w:val="26"/>
          <w:szCs w:val="26"/>
        </w:rPr>
      </w:pPr>
    </w:p>
    <w:p w14:paraId="1AE19036" w14:textId="77777777" w:rsidR="004E697F" w:rsidRDefault="004E697F" w:rsidP="00877684">
      <w:pPr>
        <w:pStyle w:val="ListParagraph"/>
        <w:ind w:left="360"/>
        <w:rPr>
          <w:rFonts w:ascii="Times New Roman" w:hAnsi="Times New Roman" w:cs="Times New Roman"/>
          <w:b/>
          <w:sz w:val="26"/>
          <w:szCs w:val="26"/>
        </w:rPr>
      </w:pPr>
    </w:p>
    <w:p w14:paraId="5A66317F" w14:textId="77777777" w:rsidR="004E697F" w:rsidRDefault="004E697F" w:rsidP="00877684">
      <w:pPr>
        <w:pStyle w:val="ListParagraph"/>
        <w:ind w:left="360"/>
        <w:rPr>
          <w:rFonts w:ascii="Times New Roman" w:hAnsi="Times New Roman" w:cs="Times New Roman"/>
          <w:b/>
          <w:sz w:val="26"/>
          <w:szCs w:val="26"/>
        </w:rPr>
      </w:pPr>
    </w:p>
    <w:p w14:paraId="1D85B2B9" w14:textId="77777777" w:rsidR="004E697F" w:rsidRDefault="004E697F" w:rsidP="00877684">
      <w:pPr>
        <w:pStyle w:val="ListParagraph"/>
        <w:ind w:left="360"/>
        <w:rPr>
          <w:rFonts w:ascii="Times New Roman" w:hAnsi="Times New Roman" w:cs="Times New Roman"/>
          <w:b/>
          <w:sz w:val="26"/>
          <w:szCs w:val="26"/>
        </w:rPr>
      </w:pPr>
    </w:p>
    <w:p w14:paraId="2D263807" w14:textId="77777777" w:rsidR="004E697F" w:rsidRDefault="004E697F" w:rsidP="00877684">
      <w:pPr>
        <w:pStyle w:val="ListParagraph"/>
        <w:ind w:left="360"/>
        <w:rPr>
          <w:rFonts w:ascii="Times New Roman" w:hAnsi="Times New Roman" w:cs="Times New Roman"/>
          <w:b/>
          <w:sz w:val="26"/>
          <w:szCs w:val="26"/>
        </w:rPr>
      </w:pPr>
    </w:p>
    <w:p w14:paraId="2E402FB3" w14:textId="77777777" w:rsidR="004E697F" w:rsidRDefault="004E697F" w:rsidP="00877684">
      <w:pPr>
        <w:pStyle w:val="ListParagraph"/>
        <w:ind w:left="360"/>
        <w:rPr>
          <w:ins w:id="988" w:author="EndlessLove" w:date="2016-09-27T12:56:00Z"/>
          <w:rFonts w:ascii="Times New Roman" w:hAnsi="Times New Roman" w:cs="Times New Roman"/>
          <w:b/>
          <w:sz w:val="26"/>
          <w:szCs w:val="26"/>
        </w:rPr>
      </w:pPr>
    </w:p>
    <w:p w14:paraId="2A7210C4" w14:textId="012F41FC" w:rsidR="0070764E" w:rsidRDefault="0070764E">
      <w:pPr>
        <w:pStyle w:val="ListParagraph"/>
        <w:ind w:left="360"/>
        <w:jc w:val="center"/>
        <w:rPr>
          <w:rFonts w:ascii="Times New Roman" w:hAnsi="Times New Roman" w:cs="Times New Roman"/>
          <w:b/>
          <w:sz w:val="26"/>
          <w:szCs w:val="26"/>
        </w:rPr>
        <w:pPrChange w:id="989" w:author="EndlessLove" w:date="2016-09-27T12:59:00Z">
          <w:pPr>
            <w:pStyle w:val="ListParagraph"/>
            <w:ind w:left="360"/>
          </w:pPr>
        </w:pPrChange>
      </w:pPr>
      <w:ins w:id="990" w:author="EndlessLove" w:date="2016-09-27T12:59:00Z">
        <w:r>
          <w:rPr>
            <w:rFonts w:ascii="Times New Roman" w:hAnsi="Times New Roman" w:cs="Times New Roman"/>
            <w:b/>
            <w:sz w:val="26"/>
            <w:szCs w:val="26"/>
          </w:rPr>
          <w:lastRenderedPageBreak/>
          <w:t>Hình 1: Mô hình hệ thống</w:t>
        </w:r>
      </w:ins>
    </w:p>
    <w:p w14:paraId="6F72A09E" w14:textId="77777777" w:rsidR="004E697F" w:rsidRDefault="004E697F" w:rsidP="00877684">
      <w:pPr>
        <w:pStyle w:val="ListParagraph"/>
        <w:ind w:left="360"/>
        <w:rPr>
          <w:ins w:id="991" w:author="EndlessLove" w:date="2016-09-27T12:58:00Z"/>
          <w:rFonts w:ascii="Times New Roman" w:hAnsi="Times New Roman" w:cs="Times New Roman"/>
          <w:b/>
          <w:sz w:val="26"/>
          <w:szCs w:val="26"/>
        </w:rPr>
      </w:pPr>
    </w:p>
    <w:p w14:paraId="5E7B2F33" w14:textId="77777777" w:rsidR="0070764E" w:rsidRDefault="0070764E" w:rsidP="00877684">
      <w:pPr>
        <w:pStyle w:val="ListParagraph"/>
        <w:ind w:left="360"/>
        <w:rPr>
          <w:rFonts w:ascii="Times New Roman" w:hAnsi="Times New Roman" w:cs="Times New Roman"/>
          <w:b/>
          <w:sz w:val="26"/>
          <w:szCs w:val="26"/>
        </w:rPr>
      </w:pPr>
    </w:p>
    <w:p w14:paraId="1B88CF40" w14:textId="6DA64985" w:rsidR="004E697F" w:rsidRPr="00CD58A6" w:rsidRDefault="004E697F">
      <w:pPr>
        <w:pStyle w:val="mystyle3"/>
        <w:numPr>
          <w:ilvl w:val="1"/>
          <w:numId w:val="76"/>
        </w:numPr>
        <w:rPr>
          <w:b w:val="0"/>
          <w:rPrChange w:id="992" w:author="EndlessLove" w:date="2016-11-07T09:32:00Z">
            <w:rPr>
              <w:b/>
            </w:rPr>
          </w:rPrChange>
        </w:rPr>
        <w:pPrChange w:id="993" w:author="EndlessLove" w:date="2016-11-07T12:02:00Z">
          <w:pPr>
            <w:pStyle w:val="ListParagraph"/>
            <w:widowControl w:val="0"/>
            <w:numPr>
              <w:ilvl w:val="1"/>
              <w:numId w:val="20"/>
            </w:numPr>
            <w:spacing w:after="0" w:line="360" w:lineRule="auto"/>
            <w:ind w:left="525" w:hanging="525"/>
            <w:contextualSpacing w:val="0"/>
            <w:outlineLvl w:val="1"/>
          </w:pPr>
        </w:pPrChange>
      </w:pPr>
      <w:bookmarkStart w:id="994" w:name="_Toc466289099"/>
      <w:r w:rsidRPr="001A3A98">
        <w:t>SƠ Đ</w:t>
      </w:r>
      <w:r w:rsidRPr="006B5E4E">
        <w:t>Ồ USECASE</w:t>
      </w:r>
      <w:bookmarkEnd w:id="994"/>
    </w:p>
    <w:p w14:paraId="6A839BD8" w14:textId="434E3197" w:rsidR="004E697F" w:rsidRDefault="00833E10" w:rsidP="004E697F">
      <w:pPr>
        <w:pStyle w:val="ListParagraph"/>
        <w:numPr>
          <w:ilvl w:val="0"/>
          <w:numId w:val="18"/>
        </w:numPr>
        <w:spacing w:after="240"/>
        <w:outlineLvl w:val="1"/>
        <w:rPr>
          <w:rFonts w:ascii="Times New Roman" w:hAnsi="Times New Roman" w:cs="Times New Roman"/>
          <w:sz w:val="26"/>
          <w:szCs w:val="26"/>
        </w:rPr>
      </w:pPr>
      <w:ins w:id="995" w:author="EndlessLove" w:date="2016-11-06T11:11:00Z">
        <w:r>
          <w:rPr>
            <w:rFonts w:ascii="Times New Roman" w:hAnsi="Times New Roman" w:cs="Times New Roman"/>
            <w:noProof/>
            <w:sz w:val="26"/>
            <w:szCs w:val="26"/>
            <w:rPrChange w:id="996" w:author="Unknown">
              <w:rPr>
                <w:noProof/>
              </w:rPr>
            </w:rPrChange>
          </w:rPr>
          <w:drawing>
            <wp:anchor distT="0" distB="0" distL="114300" distR="114300" simplePos="0" relativeHeight="251692032" behindDoc="0" locked="0" layoutInCell="1" allowOverlap="1" wp14:anchorId="54BDB92A" wp14:editId="1BED038C">
              <wp:simplePos x="0" y="0"/>
              <wp:positionH relativeFrom="column">
                <wp:posOffset>228600</wp:posOffset>
              </wp:positionH>
              <wp:positionV relativeFrom="paragraph">
                <wp:posOffset>219075</wp:posOffset>
              </wp:positionV>
              <wp:extent cx="5943600" cy="4980940"/>
              <wp:effectExtent l="0" t="0" r="0" b="0"/>
              <wp:wrapThrough wrapText="bothSides">
                <wp:wrapPolygon edited="0">
                  <wp:start x="0" y="0"/>
                  <wp:lineTo x="0" y="21479"/>
                  <wp:lineTo x="21531" y="21479"/>
                  <wp:lineTo x="21531" y="0"/>
                  <wp:lineTo x="0" y="0"/>
                </wp:wrapPolygon>
              </wp:wrapThrough>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USeCase_KH.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980940"/>
                      </a:xfrm>
                      <a:prstGeom prst="rect">
                        <a:avLst/>
                      </a:prstGeom>
                    </pic:spPr>
                  </pic:pic>
                </a:graphicData>
              </a:graphic>
            </wp:anchor>
          </w:drawing>
        </w:r>
      </w:ins>
      <w:del w:id="997" w:author="EndlessLove" w:date="2016-11-06T11:11:00Z">
        <w:r w:rsidR="004E697F" w:rsidDel="00833E10">
          <w:rPr>
            <w:rFonts w:ascii="Times New Roman" w:hAnsi="Times New Roman" w:cs="Times New Roman"/>
            <w:noProof/>
            <w:sz w:val="26"/>
            <w:szCs w:val="26"/>
            <w:rPrChange w:id="998" w:author="Unknown">
              <w:rPr>
                <w:noProof/>
              </w:rPr>
            </w:rPrChange>
          </w:rPr>
          <w:drawing>
            <wp:anchor distT="0" distB="0" distL="114300" distR="114300" simplePos="0" relativeHeight="251666432" behindDoc="0" locked="0" layoutInCell="1" allowOverlap="1" wp14:anchorId="6022B429" wp14:editId="64D4A1F1">
              <wp:simplePos x="0" y="0"/>
              <wp:positionH relativeFrom="margin">
                <wp:posOffset>-143510</wp:posOffset>
              </wp:positionH>
              <wp:positionV relativeFrom="paragraph">
                <wp:posOffset>305435</wp:posOffset>
              </wp:positionV>
              <wp:extent cx="5810885" cy="4925060"/>
              <wp:effectExtent l="0" t="0" r="0" b="8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KH.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10885" cy="4925060"/>
                      </a:xfrm>
                      <a:prstGeom prst="rect">
                        <a:avLst/>
                      </a:prstGeom>
                    </pic:spPr>
                  </pic:pic>
                </a:graphicData>
              </a:graphic>
            </wp:anchor>
          </w:drawing>
        </w:r>
      </w:del>
      <w:r w:rsidR="004E697F" w:rsidRPr="004D0A21">
        <w:rPr>
          <w:rFonts w:ascii="Times New Roman" w:hAnsi="Times New Roman" w:cs="Times New Roman"/>
          <w:sz w:val="26"/>
          <w:szCs w:val="26"/>
        </w:rPr>
        <w:t xml:space="preserve">Usecase </w:t>
      </w:r>
      <w:r w:rsidR="004E697F">
        <w:rPr>
          <w:rFonts w:ascii="Times New Roman" w:hAnsi="Times New Roman" w:cs="Times New Roman"/>
          <w:sz w:val="26"/>
          <w:szCs w:val="26"/>
        </w:rPr>
        <w:t>phía khách hàng :</w:t>
      </w:r>
    </w:p>
    <w:p w14:paraId="55FEA641" w14:textId="0DB5951E" w:rsidR="004E697F" w:rsidRDefault="00537A2E">
      <w:pPr>
        <w:pStyle w:val="ListParagraph"/>
        <w:spacing w:after="240"/>
        <w:ind w:left="1080"/>
        <w:jc w:val="center"/>
        <w:outlineLvl w:val="1"/>
        <w:rPr>
          <w:ins w:id="999" w:author="EndlessLove" w:date="2016-11-06T09:31:00Z"/>
          <w:rFonts w:ascii="Times New Roman" w:hAnsi="Times New Roman" w:cs="Times New Roman"/>
          <w:b/>
          <w:sz w:val="26"/>
          <w:szCs w:val="26"/>
        </w:rPr>
        <w:pPrChange w:id="1000" w:author="EndlessLove" w:date="2016-11-06T09:30:00Z">
          <w:pPr>
            <w:pStyle w:val="ListParagraph"/>
            <w:spacing w:after="240"/>
            <w:ind w:left="1080"/>
            <w:outlineLvl w:val="1"/>
          </w:pPr>
        </w:pPrChange>
      </w:pPr>
      <w:ins w:id="1001" w:author="EndlessLove" w:date="2016-11-06T09:30:00Z">
        <w:r>
          <w:rPr>
            <w:rFonts w:ascii="Times New Roman" w:hAnsi="Times New Roman" w:cs="Times New Roman"/>
            <w:b/>
            <w:sz w:val="26"/>
            <w:szCs w:val="26"/>
          </w:rPr>
          <w:t>Hình 2</w:t>
        </w:r>
        <w:r w:rsidR="00A24D2F" w:rsidRPr="00A24D2F">
          <w:rPr>
            <w:rFonts w:ascii="Times New Roman" w:hAnsi="Times New Roman" w:cs="Times New Roman"/>
            <w:b/>
            <w:sz w:val="26"/>
            <w:szCs w:val="26"/>
            <w:rPrChange w:id="1002" w:author="EndlessLove" w:date="2016-11-06T09:30:00Z">
              <w:rPr>
                <w:rFonts w:ascii="Times New Roman" w:hAnsi="Times New Roman" w:cs="Times New Roman"/>
                <w:sz w:val="26"/>
                <w:szCs w:val="26"/>
              </w:rPr>
            </w:rPrChange>
          </w:rPr>
          <w:t>:</w:t>
        </w:r>
        <w:r w:rsidR="00A24D2F">
          <w:rPr>
            <w:rFonts w:ascii="Times New Roman" w:hAnsi="Times New Roman" w:cs="Times New Roman"/>
            <w:b/>
            <w:sz w:val="26"/>
            <w:szCs w:val="26"/>
          </w:rPr>
          <w:t xml:space="preserve"> Sơ đồ Usecase khách hàng</w:t>
        </w:r>
      </w:ins>
    </w:p>
    <w:p w14:paraId="0A7B5FA9" w14:textId="77777777" w:rsidR="00880FE2" w:rsidRPr="00A24D2F" w:rsidRDefault="00880FE2">
      <w:pPr>
        <w:pStyle w:val="ListParagraph"/>
        <w:spacing w:after="240"/>
        <w:ind w:left="1080"/>
        <w:jc w:val="center"/>
        <w:outlineLvl w:val="1"/>
        <w:rPr>
          <w:rFonts w:ascii="Times New Roman" w:hAnsi="Times New Roman" w:cs="Times New Roman"/>
          <w:b/>
          <w:sz w:val="26"/>
          <w:szCs w:val="26"/>
          <w:rPrChange w:id="1003" w:author="EndlessLove" w:date="2016-11-06T09:30:00Z">
            <w:rPr>
              <w:rFonts w:ascii="Times New Roman" w:hAnsi="Times New Roman" w:cs="Times New Roman"/>
              <w:sz w:val="26"/>
              <w:szCs w:val="26"/>
            </w:rPr>
          </w:rPrChange>
        </w:rPr>
        <w:pPrChange w:id="1004" w:author="EndlessLove" w:date="2016-11-06T09:30:00Z">
          <w:pPr>
            <w:pStyle w:val="ListParagraph"/>
            <w:spacing w:after="240"/>
            <w:ind w:left="1080"/>
            <w:outlineLvl w:val="1"/>
          </w:pPr>
        </w:pPrChange>
      </w:pPr>
    </w:p>
    <w:p w14:paraId="253CDDF6" w14:textId="77777777" w:rsidR="004E697F" w:rsidRDefault="004E697F" w:rsidP="004E697F">
      <w:pPr>
        <w:pStyle w:val="ListParagraph"/>
        <w:numPr>
          <w:ilvl w:val="0"/>
          <w:numId w:val="18"/>
        </w:numPr>
        <w:spacing w:after="240"/>
        <w:outlineLvl w:val="1"/>
        <w:rPr>
          <w:rFonts w:ascii="Times New Roman" w:hAnsi="Times New Roman" w:cs="Times New Roman"/>
          <w:sz w:val="26"/>
          <w:szCs w:val="26"/>
        </w:rPr>
      </w:pPr>
      <w:r>
        <w:rPr>
          <w:rFonts w:ascii="Times New Roman" w:hAnsi="Times New Roman" w:cs="Times New Roman"/>
          <w:sz w:val="26"/>
          <w:szCs w:val="26"/>
        </w:rPr>
        <w:t>Usecase phía người quản trị website</w:t>
      </w:r>
    </w:p>
    <w:p w14:paraId="2B1BF1BF" w14:textId="50DE8109" w:rsidR="004E697F" w:rsidRDefault="00833E10" w:rsidP="004E697F">
      <w:pPr>
        <w:pStyle w:val="ListParagraph"/>
        <w:rPr>
          <w:rFonts w:ascii="Times New Roman" w:hAnsi="Times New Roman" w:cs="Times New Roman"/>
          <w:noProof/>
          <w:sz w:val="26"/>
          <w:szCs w:val="26"/>
        </w:rPr>
      </w:pPr>
      <w:ins w:id="1005" w:author="EndlessLove" w:date="2016-11-06T11:11:00Z">
        <w:r>
          <w:rPr>
            <w:rFonts w:ascii="Times New Roman" w:hAnsi="Times New Roman" w:cs="Times New Roman"/>
            <w:noProof/>
            <w:sz w:val="26"/>
            <w:szCs w:val="26"/>
            <w:rPrChange w:id="1006" w:author="Unknown">
              <w:rPr>
                <w:noProof/>
              </w:rPr>
            </w:rPrChange>
          </w:rPr>
          <w:lastRenderedPageBreak/>
          <w:drawing>
            <wp:inline distT="0" distB="0" distL="0" distR="0" wp14:anchorId="03091C1A" wp14:editId="19AECCE5">
              <wp:extent cx="5943600" cy="53708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Case_ADmi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370830"/>
                      </a:xfrm>
                      <a:prstGeom prst="rect">
                        <a:avLst/>
                      </a:prstGeom>
                    </pic:spPr>
                  </pic:pic>
                </a:graphicData>
              </a:graphic>
            </wp:inline>
          </w:drawing>
        </w:r>
      </w:ins>
      <w:del w:id="1007" w:author="EndlessLove" w:date="2016-11-06T11:10:00Z">
        <w:r w:rsidR="004E697F" w:rsidDel="00833E10">
          <w:rPr>
            <w:rFonts w:ascii="Times New Roman" w:hAnsi="Times New Roman" w:cs="Times New Roman"/>
            <w:noProof/>
            <w:sz w:val="26"/>
            <w:szCs w:val="26"/>
            <w:rPrChange w:id="1008" w:author="Unknown">
              <w:rPr>
                <w:noProof/>
              </w:rPr>
            </w:rPrChange>
          </w:rPr>
          <w:drawing>
            <wp:anchor distT="0" distB="0" distL="114300" distR="114300" simplePos="0" relativeHeight="251667456" behindDoc="1" locked="0" layoutInCell="1" allowOverlap="1" wp14:anchorId="2C5ED002" wp14:editId="6A0FB666">
              <wp:simplePos x="0" y="0"/>
              <wp:positionH relativeFrom="margin">
                <wp:align>right</wp:align>
              </wp:positionH>
              <wp:positionV relativeFrom="paragraph">
                <wp:posOffset>219710</wp:posOffset>
              </wp:positionV>
              <wp:extent cx="5943600" cy="4758690"/>
              <wp:effectExtent l="0" t="0" r="0" b="3810"/>
              <wp:wrapTight wrapText="bothSides">
                <wp:wrapPolygon edited="0">
                  <wp:start x="0" y="0"/>
                  <wp:lineTo x="0" y="21531"/>
                  <wp:lineTo x="21531" y="21531"/>
                  <wp:lineTo x="2153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Adm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758690"/>
                      </a:xfrm>
                      <a:prstGeom prst="rect">
                        <a:avLst/>
                      </a:prstGeom>
                    </pic:spPr>
                  </pic:pic>
                </a:graphicData>
              </a:graphic>
            </wp:anchor>
          </w:drawing>
        </w:r>
      </w:del>
    </w:p>
    <w:p w14:paraId="0739857B" w14:textId="77777777" w:rsidR="00880FE2" w:rsidRDefault="00880FE2" w:rsidP="00880FE2">
      <w:pPr>
        <w:pStyle w:val="ListParagraph"/>
        <w:spacing w:after="240"/>
        <w:ind w:left="1080"/>
        <w:jc w:val="center"/>
        <w:outlineLvl w:val="1"/>
        <w:rPr>
          <w:ins w:id="1009" w:author="EndlessLove" w:date="2016-11-06T09:31:00Z"/>
          <w:rFonts w:ascii="Times New Roman" w:hAnsi="Times New Roman" w:cs="Times New Roman"/>
          <w:b/>
          <w:sz w:val="26"/>
          <w:szCs w:val="26"/>
        </w:rPr>
      </w:pPr>
    </w:p>
    <w:p w14:paraId="4CCD9E2A" w14:textId="7E393A70" w:rsidR="00880FE2" w:rsidRDefault="00537A2E" w:rsidP="00880FE2">
      <w:pPr>
        <w:pStyle w:val="ListParagraph"/>
        <w:spacing w:after="240"/>
        <w:ind w:left="1080"/>
        <w:jc w:val="center"/>
        <w:outlineLvl w:val="1"/>
        <w:rPr>
          <w:ins w:id="1010" w:author="EndlessLove" w:date="2016-11-06T09:31:00Z"/>
          <w:rFonts w:ascii="Times New Roman" w:hAnsi="Times New Roman" w:cs="Times New Roman"/>
          <w:b/>
          <w:sz w:val="26"/>
          <w:szCs w:val="26"/>
        </w:rPr>
      </w:pPr>
      <w:ins w:id="1011" w:author="EndlessLove" w:date="2016-11-06T09:31:00Z">
        <w:r>
          <w:rPr>
            <w:rFonts w:ascii="Times New Roman" w:hAnsi="Times New Roman" w:cs="Times New Roman"/>
            <w:b/>
            <w:sz w:val="26"/>
            <w:szCs w:val="26"/>
          </w:rPr>
          <w:t>Hình 3</w:t>
        </w:r>
        <w:r w:rsidR="00880FE2" w:rsidRPr="008967F5">
          <w:rPr>
            <w:rFonts w:ascii="Times New Roman" w:hAnsi="Times New Roman" w:cs="Times New Roman"/>
            <w:b/>
            <w:sz w:val="26"/>
            <w:szCs w:val="26"/>
          </w:rPr>
          <w:t>:</w:t>
        </w:r>
        <w:r w:rsidR="00880FE2">
          <w:rPr>
            <w:rFonts w:ascii="Times New Roman" w:hAnsi="Times New Roman" w:cs="Times New Roman"/>
            <w:b/>
            <w:sz w:val="26"/>
            <w:szCs w:val="26"/>
          </w:rPr>
          <w:t xml:space="preserve"> Sơ đồ Usecase người quản trị</w:t>
        </w:r>
      </w:ins>
    </w:p>
    <w:p w14:paraId="6A15FBE2" w14:textId="77777777" w:rsidR="004E697F" w:rsidRDefault="004E697F">
      <w:pPr>
        <w:pStyle w:val="ListParagraph"/>
        <w:widowControl w:val="0"/>
        <w:spacing w:after="0" w:line="360" w:lineRule="auto"/>
        <w:ind w:left="525"/>
        <w:contextualSpacing w:val="0"/>
        <w:outlineLvl w:val="1"/>
        <w:rPr>
          <w:rFonts w:ascii="Times New Roman" w:hAnsi="Times New Roman" w:cs="Times New Roman"/>
          <w:b/>
          <w:sz w:val="26"/>
          <w:szCs w:val="26"/>
        </w:rPr>
      </w:pPr>
    </w:p>
    <w:p w14:paraId="686D0296" w14:textId="27089EBB" w:rsidR="004E697F" w:rsidRPr="004D7643" w:rsidRDefault="004E697F">
      <w:pPr>
        <w:pStyle w:val="mystyle3"/>
        <w:numPr>
          <w:ilvl w:val="1"/>
          <w:numId w:val="76"/>
        </w:numPr>
        <w:rPr>
          <w:b w:val="0"/>
          <w:rPrChange w:id="1012" w:author="EndlessLove" w:date="2016-11-07T12:02:00Z">
            <w:rPr>
              <w:b/>
            </w:rPr>
          </w:rPrChange>
        </w:rPr>
        <w:pPrChange w:id="1013" w:author="EndlessLove" w:date="2016-11-07T12:02:00Z">
          <w:pPr>
            <w:pStyle w:val="ListParagraph"/>
            <w:widowControl w:val="0"/>
            <w:numPr>
              <w:ilvl w:val="1"/>
              <w:numId w:val="20"/>
            </w:numPr>
            <w:spacing w:after="0" w:line="360" w:lineRule="auto"/>
            <w:ind w:left="525" w:hanging="525"/>
            <w:contextualSpacing w:val="0"/>
            <w:outlineLvl w:val="1"/>
          </w:pPr>
        </w:pPrChange>
      </w:pPr>
      <w:bookmarkStart w:id="1014" w:name="_Toc466289100"/>
      <w:r w:rsidRPr="001A3A98">
        <w:t>MÔ T</w:t>
      </w:r>
      <w:r w:rsidRPr="006B5E4E">
        <w:t>Ả SƠ Đ</w:t>
      </w:r>
      <w:r w:rsidRPr="00556F8E">
        <w:t>Ồ USE CASE</w:t>
      </w:r>
      <w:bookmarkEnd w:id="1014"/>
    </w:p>
    <w:tbl>
      <w:tblPr>
        <w:tblW w:w="10440"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40"/>
        <w:gridCol w:w="1050"/>
        <w:gridCol w:w="3132"/>
        <w:gridCol w:w="5718"/>
      </w:tblGrid>
      <w:tr w:rsidR="004E697F" w:rsidRPr="005E450C" w14:paraId="07FB2E99" w14:textId="77777777" w:rsidTr="00D0408A">
        <w:tc>
          <w:tcPr>
            <w:tcW w:w="540" w:type="dxa"/>
            <w:shd w:val="clear" w:color="auto" w:fill="F2F2F2"/>
          </w:tcPr>
          <w:p w14:paraId="39092D81" w14:textId="77777777" w:rsidR="004E697F" w:rsidRPr="004E697F" w:rsidRDefault="004E697F">
            <w:pPr>
              <w:pStyle w:val="ListParagraph"/>
              <w:numPr>
                <w:ilvl w:val="0"/>
                <w:numId w:val="74"/>
              </w:numPr>
              <w:rPr>
                <w:rFonts w:ascii="Verdana" w:hAnsi="Verdana" w:cs="Arial"/>
                <w:b/>
                <w:color w:val="000000" w:themeColor="text1"/>
                <w:sz w:val="20"/>
                <w:szCs w:val="20"/>
              </w:rPr>
              <w:pPrChange w:id="1015" w:author="EndlessLove" w:date="2016-11-07T11:52:00Z">
                <w:pPr>
                  <w:pStyle w:val="ListParagraph"/>
                  <w:numPr>
                    <w:numId w:val="20"/>
                  </w:numPr>
                  <w:ind w:left="525" w:hanging="525"/>
                </w:pPr>
              </w:pPrChange>
            </w:pPr>
            <w:r w:rsidRPr="004E697F">
              <w:rPr>
                <w:rFonts w:ascii="Verdana" w:hAnsi="Verdana" w:cs="Arial"/>
                <w:b/>
                <w:color w:val="000000" w:themeColor="text1"/>
                <w:sz w:val="20"/>
                <w:szCs w:val="20"/>
              </w:rPr>
              <w:t>#</w:t>
            </w:r>
          </w:p>
        </w:tc>
        <w:tc>
          <w:tcPr>
            <w:tcW w:w="1050" w:type="dxa"/>
            <w:shd w:val="clear" w:color="auto" w:fill="F2F2F2"/>
          </w:tcPr>
          <w:p w14:paraId="30236EC1" w14:textId="77777777" w:rsidR="004E697F" w:rsidRPr="00F02E2F" w:rsidRDefault="004E697F" w:rsidP="00D0408A">
            <w:pPr>
              <w:rPr>
                <w:rFonts w:ascii="Times New Roman" w:hAnsi="Times New Roman" w:cs="Times New Roman"/>
                <w:b/>
                <w:color w:val="000000" w:themeColor="text1"/>
                <w:sz w:val="26"/>
                <w:szCs w:val="26"/>
              </w:rPr>
            </w:pPr>
            <w:r w:rsidRPr="00F02E2F">
              <w:rPr>
                <w:rFonts w:ascii="Times New Roman" w:hAnsi="Times New Roman" w:cs="Times New Roman"/>
                <w:b/>
                <w:color w:val="000000" w:themeColor="text1"/>
                <w:sz w:val="26"/>
                <w:szCs w:val="26"/>
              </w:rPr>
              <w:t>Mã</w:t>
            </w:r>
          </w:p>
        </w:tc>
        <w:tc>
          <w:tcPr>
            <w:tcW w:w="3132" w:type="dxa"/>
            <w:shd w:val="clear" w:color="auto" w:fill="F2F2F2"/>
          </w:tcPr>
          <w:p w14:paraId="5A5CA120" w14:textId="77777777" w:rsidR="004E697F" w:rsidRPr="00F02E2F" w:rsidRDefault="004E697F" w:rsidP="00D0408A">
            <w:pPr>
              <w:rPr>
                <w:rFonts w:ascii="Times New Roman" w:hAnsi="Times New Roman" w:cs="Times New Roman"/>
                <w:b/>
                <w:color w:val="000000" w:themeColor="text1"/>
                <w:sz w:val="26"/>
                <w:szCs w:val="26"/>
              </w:rPr>
            </w:pPr>
            <w:r w:rsidRPr="00F02E2F">
              <w:rPr>
                <w:rFonts w:ascii="Times New Roman" w:hAnsi="Times New Roman" w:cs="Times New Roman"/>
                <w:b/>
                <w:color w:val="000000" w:themeColor="text1"/>
                <w:sz w:val="26"/>
                <w:szCs w:val="26"/>
              </w:rPr>
              <w:t>Tên Usecase</w:t>
            </w:r>
          </w:p>
        </w:tc>
        <w:tc>
          <w:tcPr>
            <w:tcW w:w="5718" w:type="dxa"/>
            <w:shd w:val="clear" w:color="auto" w:fill="F2F2F2"/>
          </w:tcPr>
          <w:p w14:paraId="2E9E3F9D" w14:textId="77777777" w:rsidR="004E697F" w:rsidRPr="00F02E2F" w:rsidRDefault="004E697F" w:rsidP="00D0408A">
            <w:pPr>
              <w:rPr>
                <w:rFonts w:ascii="Times New Roman" w:hAnsi="Times New Roman" w:cs="Times New Roman"/>
                <w:b/>
                <w:color w:val="000000" w:themeColor="text1"/>
                <w:sz w:val="26"/>
                <w:szCs w:val="26"/>
              </w:rPr>
            </w:pPr>
            <w:r w:rsidRPr="00F02E2F">
              <w:rPr>
                <w:rFonts w:ascii="Times New Roman" w:hAnsi="Times New Roman" w:cs="Times New Roman"/>
                <w:b/>
                <w:color w:val="000000" w:themeColor="text1"/>
                <w:sz w:val="26"/>
                <w:szCs w:val="26"/>
              </w:rPr>
              <w:t>Mô tả Usecase</w:t>
            </w:r>
          </w:p>
        </w:tc>
      </w:tr>
      <w:tr w:rsidR="004E697F" w:rsidRPr="005E450C" w14:paraId="493BBECD" w14:textId="77777777" w:rsidTr="00D0408A">
        <w:tc>
          <w:tcPr>
            <w:tcW w:w="10440" w:type="dxa"/>
            <w:gridSpan w:val="4"/>
            <w:shd w:val="clear" w:color="auto" w:fill="FFFFFF" w:themeFill="background1"/>
          </w:tcPr>
          <w:p w14:paraId="4A375EC6" w14:textId="77777777" w:rsidR="004E697F" w:rsidRPr="00F02E2F" w:rsidRDefault="004E697F" w:rsidP="00D0408A">
            <w:pPr>
              <w:rPr>
                <w:rFonts w:ascii="Times New Roman" w:hAnsi="Times New Roman" w:cs="Times New Roman"/>
                <w:b/>
                <w:color w:val="000000" w:themeColor="text1"/>
                <w:sz w:val="26"/>
                <w:szCs w:val="26"/>
              </w:rPr>
            </w:pPr>
            <w:r w:rsidRPr="00F02E2F">
              <w:rPr>
                <w:rFonts w:ascii="Times New Roman" w:hAnsi="Times New Roman" w:cs="Times New Roman"/>
                <w:b/>
                <w:color w:val="000000" w:themeColor="text1"/>
                <w:sz w:val="26"/>
                <w:szCs w:val="26"/>
              </w:rPr>
              <w:t>Khách hàng :</w:t>
            </w:r>
          </w:p>
        </w:tc>
      </w:tr>
      <w:tr w:rsidR="004E697F" w:rsidRPr="005E450C" w14:paraId="161B08B3" w14:textId="77777777" w:rsidTr="00D0408A">
        <w:tc>
          <w:tcPr>
            <w:tcW w:w="540" w:type="dxa"/>
          </w:tcPr>
          <w:p w14:paraId="14139564" w14:textId="77777777" w:rsidR="004E697F" w:rsidRPr="005E450C" w:rsidRDefault="004E697F" w:rsidP="00D0408A">
            <w:pPr>
              <w:rPr>
                <w:rFonts w:ascii="Verdana" w:hAnsi="Verdana" w:cs="Arial"/>
                <w:sz w:val="20"/>
                <w:szCs w:val="20"/>
              </w:rPr>
            </w:pPr>
            <w:r w:rsidRPr="005E450C">
              <w:rPr>
                <w:rFonts w:ascii="Verdana" w:hAnsi="Verdana" w:cs="Arial"/>
                <w:sz w:val="20"/>
                <w:szCs w:val="20"/>
              </w:rPr>
              <w:t>1</w:t>
            </w:r>
          </w:p>
        </w:tc>
        <w:tc>
          <w:tcPr>
            <w:tcW w:w="1050" w:type="dxa"/>
          </w:tcPr>
          <w:p w14:paraId="4E56EBC7"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rPr>
              <w:t>UC01</w:t>
            </w:r>
          </w:p>
        </w:tc>
        <w:tc>
          <w:tcPr>
            <w:tcW w:w="3132" w:type="dxa"/>
          </w:tcPr>
          <w:p w14:paraId="77A011F3"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rPr>
              <w:t>Đăng kí thành viên</w:t>
            </w:r>
          </w:p>
        </w:tc>
        <w:tc>
          <w:tcPr>
            <w:tcW w:w="5718" w:type="dxa"/>
          </w:tcPr>
          <w:p w14:paraId="52DD7D41"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lang w:val="vi-VN"/>
              </w:rPr>
              <w:t xml:space="preserve">Cho phép </w:t>
            </w:r>
            <w:r w:rsidRPr="00F02E2F">
              <w:rPr>
                <w:rFonts w:ascii="Times New Roman" w:hAnsi="Times New Roman" w:cs="Times New Roman"/>
                <w:sz w:val="26"/>
                <w:szCs w:val="26"/>
              </w:rPr>
              <w:t>khác hàng đăng kí thành viên miễn phí của website</w:t>
            </w:r>
          </w:p>
        </w:tc>
      </w:tr>
      <w:tr w:rsidR="004E697F" w:rsidRPr="005E450C" w14:paraId="0779501C" w14:textId="77777777" w:rsidTr="00D0408A">
        <w:tc>
          <w:tcPr>
            <w:tcW w:w="540" w:type="dxa"/>
          </w:tcPr>
          <w:p w14:paraId="26296597" w14:textId="77777777" w:rsidR="004E697F" w:rsidRPr="005E450C" w:rsidRDefault="004E697F" w:rsidP="00D0408A">
            <w:pPr>
              <w:rPr>
                <w:rFonts w:ascii="Verdana" w:hAnsi="Verdana" w:cs="Arial"/>
                <w:sz w:val="20"/>
                <w:szCs w:val="20"/>
                <w:lang w:val="vi-VN"/>
              </w:rPr>
            </w:pPr>
            <w:r w:rsidRPr="005E450C">
              <w:rPr>
                <w:rFonts w:ascii="Verdana" w:hAnsi="Verdana" w:cs="Arial"/>
                <w:sz w:val="20"/>
                <w:szCs w:val="20"/>
                <w:lang w:val="vi-VN"/>
              </w:rPr>
              <w:t>2</w:t>
            </w:r>
          </w:p>
        </w:tc>
        <w:tc>
          <w:tcPr>
            <w:tcW w:w="1050" w:type="dxa"/>
          </w:tcPr>
          <w:p w14:paraId="1D2B0BED"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lang w:val="vi-VN"/>
              </w:rPr>
              <w:t>UC</w:t>
            </w:r>
            <w:r w:rsidRPr="00F02E2F">
              <w:rPr>
                <w:rFonts w:ascii="Times New Roman" w:hAnsi="Times New Roman" w:cs="Times New Roman"/>
                <w:sz w:val="26"/>
                <w:szCs w:val="26"/>
              </w:rPr>
              <w:t>02</w:t>
            </w:r>
          </w:p>
        </w:tc>
        <w:tc>
          <w:tcPr>
            <w:tcW w:w="3132" w:type="dxa"/>
          </w:tcPr>
          <w:p w14:paraId="1775542C"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rPr>
              <w:t>Đăng nhập</w:t>
            </w:r>
          </w:p>
        </w:tc>
        <w:tc>
          <w:tcPr>
            <w:tcW w:w="5718" w:type="dxa"/>
          </w:tcPr>
          <w:p w14:paraId="0B2AE3FE"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lang w:val="vi-VN"/>
              </w:rPr>
              <w:t xml:space="preserve">Cho </w:t>
            </w:r>
            <w:r w:rsidRPr="00F02E2F">
              <w:rPr>
                <w:rFonts w:ascii="Times New Roman" w:hAnsi="Times New Roman" w:cs="Times New Roman"/>
                <w:sz w:val="26"/>
                <w:szCs w:val="26"/>
              </w:rPr>
              <w:t>phép khách hàng đăng nhập để sử dụng tốt nhất dịch vụ của website</w:t>
            </w:r>
          </w:p>
        </w:tc>
      </w:tr>
      <w:tr w:rsidR="004E697F" w:rsidRPr="005E450C" w14:paraId="1814D518" w14:textId="77777777" w:rsidTr="00D0408A">
        <w:tc>
          <w:tcPr>
            <w:tcW w:w="540" w:type="dxa"/>
          </w:tcPr>
          <w:p w14:paraId="5402E490" w14:textId="77777777" w:rsidR="004E697F" w:rsidRPr="005E450C" w:rsidRDefault="004E697F" w:rsidP="00D0408A">
            <w:pPr>
              <w:rPr>
                <w:rFonts w:ascii="Verdana" w:hAnsi="Verdana" w:cs="Arial"/>
                <w:sz w:val="20"/>
                <w:szCs w:val="20"/>
                <w:lang w:val="vi-VN"/>
              </w:rPr>
            </w:pPr>
            <w:r w:rsidRPr="005E450C">
              <w:rPr>
                <w:rFonts w:ascii="Verdana" w:hAnsi="Verdana" w:cs="Arial"/>
                <w:sz w:val="20"/>
                <w:szCs w:val="20"/>
                <w:lang w:val="vi-VN"/>
              </w:rPr>
              <w:lastRenderedPageBreak/>
              <w:t>3</w:t>
            </w:r>
          </w:p>
        </w:tc>
        <w:tc>
          <w:tcPr>
            <w:tcW w:w="1050" w:type="dxa"/>
          </w:tcPr>
          <w:p w14:paraId="0E075077"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rPr>
              <w:t>UC03</w:t>
            </w:r>
          </w:p>
        </w:tc>
        <w:tc>
          <w:tcPr>
            <w:tcW w:w="3132" w:type="dxa"/>
          </w:tcPr>
          <w:p w14:paraId="49A6AB23"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rPr>
              <w:t>Xem sản phẩm</w:t>
            </w:r>
          </w:p>
        </w:tc>
        <w:tc>
          <w:tcPr>
            <w:tcW w:w="5718" w:type="dxa"/>
          </w:tcPr>
          <w:p w14:paraId="1A00499D"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rPr>
              <w:t>Cho phép khách hàng xem các sản phẩm theo loại</w:t>
            </w:r>
          </w:p>
        </w:tc>
      </w:tr>
      <w:tr w:rsidR="004E697F" w:rsidRPr="005E450C" w14:paraId="3491243B" w14:textId="77777777" w:rsidTr="00D0408A">
        <w:tc>
          <w:tcPr>
            <w:tcW w:w="540" w:type="dxa"/>
          </w:tcPr>
          <w:p w14:paraId="723FB103" w14:textId="77777777" w:rsidR="004E697F" w:rsidRPr="005E450C" w:rsidRDefault="004E697F" w:rsidP="00D0408A">
            <w:pPr>
              <w:rPr>
                <w:rFonts w:ascii="Verdana" w:hAnsi="Verdana" w:cs="Arial"/>
                <w:sz w:val="20"/>
                <w:szCs w:val="20"/>
              </w:rPr>
            </w:pPr>
            <w:r w:rsidRPr="005E450C">
              <w:rPr>
                <w:rFonts w:ascii="Verdana" w:hAnsi="Verdana" w:cs="Arial"/>
                <w:sz w:val="20"/>
                <w:szCs w:val="20"/>
                <w:lang w:val="vi-VN"/>
              </w:rPr>
              <w:t>4</w:t>
            </w:r>
          </w:p>
        </w:tc>
        <w:tc>
          <w:tcPr>
            <w:tcW w:w="1050" w:type="dxa"/>
          </w:tcPr>
          <w:p w14:paraId="1076C23E"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rPr>
              <w:t>UC04</w:t>
            </w:r>
          </w:p>
        </w:tc>
        <w:tc>
          <w:tcPr>
            <w:tcW w:w="3132" w:type="dxa"/>
          </w:tcPr>
          <w:p w14:paraId="37068BA2"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rPr>
              <w:t>Xem sản phẩm khuyến mãi</w:t>
            </w:r>
          </w:p>
        </w:tc>
        <w:tc>
          <w:tcPr>
            <w:tcW w:w="5718" w:type="dxa"/>
          </w:tcPr>
          <w:p w14:paraId="112787CB"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rPr>
              <w:t>Cho phép khách xem các sản phẩm được khuyến mãi</w:t>
            </w:r>
          </w:p>
        </w:tc>
      </w:tr>
      <w:tr w:rsidR="004E697F" w:rsidRPr="005E450C" w14:paraId="2E8AFF43" w14:textId="77777777" w:rsidTr="00D0408A">
        <w:tc>
          <w:tcPr>
            <w:tcW w:w="540" w:type="dxa"/>
          </w:tcPr>
          <w:p w14:paraId="3F27A8BA" w14:textId="77777777" w:rsidR="004E697F" w:rsidRPr="005E450C" w:rsidRDefault="004E697F" w:rsidP="00D0408A">
            <w:pPr>
              <w:rPr>
                <w:rFonts w:ascii="Verdana" w:hAnsi="Verdana" w:cs="Arial"/>
                <w:sz w:val="20"/>
                <w:szCs w:val="20"/>
              </w:rPr>
            </w:pPr>
            <w:r w:rsidRPr="005E450C">
              <w:rPr>
                <w:rFonts w:ascii="Verdana" w:hAnsi="Verdana" w:cs="Arial"/>
                <w:sz w:val="20"/>
                <w:szCs w:val="20"/>
              </w:rPr>
              <w:t>5</w:t>
            </w:r>
          </w:p>
        </w:tc>
        <w:tc>
          <w:tcPr>
            <w:tcW w:w="1050" w:type="dxa"/>
          </w:tcPr>
          <w:p w14:paraId="6F80B15F"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rPr>
              <w:t>UC05</w:t>
            </w:r>
          </w:p>
        </w:tc>
        <w:tc>
          <w:tcPr>
            <w:tcW w:w="3132" w:type="dxa"/>
          </w:tcPr>
          <w:p w14:paraId="3721867E"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rPr>
              <w:t>Xem sản phẩm chi tiết</w:t>
            </w:r>
          </w:p>
        </w:tc>
        <w:tc>
          <w:tcPr>
            <w:tcW w:w="5718" w:type="dxa"/>
          </w:tcPr>
          <w:p w14:paraId="1C3168B7"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rPr>
              <w:t>Cho phép khách hàng xem thông tin chi tiết sản phẩm như giá, chất liệu, size.</w:t>
            </w:r>
          </w:p>
        </w:tc>
      </w:tr>
      <w:tr w:rsidR="004E697F" w:rsidRPr="005E450C" w14:paraId="480DE6E0" w14:textId="77777777" w:rsidTr="00D0408A">
        <w:tc>
          <w:tcPr>
            <w:tcW w:w="540" w:type="dxa"/>
          </w:tcPr>
          <w:p w14:paraId="256F6B75" w14:textId="77777777" w:rsidR="004E697F" w:rsidRPr="005E450C" w:rsidRDefault="004E697F" w:rsidP="00D0408A">
            <w:pPr>
              <w:rPr>
                <w:rFonts w:ascii="Verdana" w:hAnsi="Verdana" w:cs="Arial"/>
                <w:sz w:val="20"/>
                <w:szCs w:val="20"/>
              </w:rPr>
            </w:pPr>
            <w:r w:rsidRPr="005E450C">
              <w:rPr>
                <w:rFonts w:ascii="Verdana" w:hAnsi="Verdana" w:cs="Arial"/>
                <w:sz w:val="20"/>
                <w:szCs w:val="20"/>
              </w:rPr>
              <w:t>6</w:t>
            </w:r>
          </w:p>
        </w:tc>
        <w:tc>
          <w:tcPr>
            <w:tcW w:w="1050" w:type="dxa"/>
          </w:tcPr>
          <w:p w14:paraId="3E7A313C"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rPr>
              <w:t>UC06</w:t>
            </w:r>
          </w:p>
        </w:tc>
        <w:tc>
          <w:tcPr>
            <w:tcW w:w="3132" w:type="dxa"/>
          </w:tcPr>
          <w:p w14:paraId="70BF9A71"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rPr>
              <w:t>Tìm kiếm sản phẩm</w:t>
            </w:r>
          </w:p>
        </w:tc>
        <w:tc>
          <w:tcPr>
            <w:tcW w:w="5718" w:type="dxa"/>
          </w:tcPr>
          <w:p w14:paraId="0194E47B"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rPr>
              <w:t>Cho phép khách hàng tìm kiếm sản phẩm dựa theo các từ khóa</w:t>
            </w:r>
          </w:p>
        </w:tc>
      </w:tr>
      <w:tr w:rsidR="004E697F" w:rsidRPr="005E450C" w14:paraId="530B9312" w14:textId="77777777" w:rsidTr="00D0408A">
        <w:tc>
          <w:tcPr>
            <w:tcW w:w="540" w:type="dxa"/>
          </w:tcPr>
          <w:p w14:paraId="585EEEF3" w14:textId="77777777" w:rsidR="004E697F" w:rsidRPr="005E450C" w:rsidRDefault="004E697F" w:rsidP="00D0408A">
            <w:pPr>
              <w:rPr>
                <w:rFonts w:ascii="Verdana" w:hAnsi="Verdana" w:cs="Arial"/>
                <w:sz w:val="20"/>
                <w:szCs w:val="20"/>
              </w:rPr>
            </w:pPr>
            <w:r w:rsidRPr="005E450C">
              <w:rPr>
                <w:rFonts w:ascii="Verdana" w:hAnsi="Verdana" w:cs="Arial"/>
                <w:sz w:val="20"/>
                <w:szCs w:val="20"/>
              </w:rPr>
              <w:t>7</w:t>
            </w:r>
          </w:p>
        </w:tc>
        <w:tc>
          <w:tcPr>
            <w:tcW w:w="1050" w:type="dxa"/>
          </w:tcPr>
          <w:p w14:paraId="4D01C1D5"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rPr>
              <w:t>UC07</w:t>
            </w:r>
          </w:p>
        </w:tc>
        <w:tc>
          <w:tcPr>
            <w:tcW w:w="3132" w:type="dxa"/>
          </w:tcPr>
          <w:p w14:paraId="5775F540"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rPr>
              <w:t>Đặt sản phẩm vào giỏ hàng</w:t>
            </w:r>
          </w:p>
        </w:tc>
        <w:tc>
          <w:tcPr>
            <w:tcW w:w="5718" w:type="dxa"/>
          </w:tcPr>
          <w:p w14:paraId="634E6F2A"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rPr>
              <w:t>Cho phép khách hàng đặt các sản phẩm yêu thích vào giỏ hàng</w:t>
            </w:r>
          </w:p>
        </w:tc>
      </w:tr>
      <w:tr w:rsidR="004E697F" w:rsidRPr="005E450C" w14:paraId="633F005B" w14:textId="77777777" w:rsidTr="00D0408A">
        <w:tc>
          <w:tcPr>
            <w:tcW w:w="540" w:type="dxa"/>
          </w:tcPr>
          <w:p w14:paraId="7E15FA31" w14:textId="77777777" w:rsidR="004E697F" w:rsidRPr="005E450C" w:rsidRDefault="004E697F" w:rsidP="00D0408A">
            <w:pPr>
              <w:rPr>
                <w:rFonts w:ascii="Verdana" w:hAnsi="Verdana" w:cs="Arial"/>
                <w:sz w:val="20"/>
                <w:szCs w:val="20"/>
              </w:rPr>
            </w:pPr>
            <w:r w:rsidRPr="005E450C">
              <w:rPr>
                <w:rFonts w:ascii="Verdana" w:hAnsi="Verdana" w:cs="Arial"/>
                <w:sz w:val="20"/>
                <w:szCs w:val="20"/>
              </w:rPr>
              <w:t>8</w:t>
            </w:r>
          </w:p>
        </w:tc>
        <w:tc>
          <w:tcPr>
            <w:tcW w:w="1050" w:type="dxa"/>
          </w:tcPr>
          <w:p w14:paraId="2C2C3625"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rPr>
              <w:t>UC08</w:t>
            </w:r>
          </w:p>
        </w:tc>
        <w:tc>
          <w:tcPr>
            <w:tcW w:w="3132" w:type="dxa"/>
          </w:tcPr>
          <w:p w14:paraId="3725E529"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rPr>
              <w:t>Quản lí giỏ hàng</w:t>
            </w:r>
          </w:p>
        </w:tc>
        <w:tc>
          <w:tcPr>
            <w:tcW w:w="5718" w:type="dxa"/>
          </w:tcPr>
          <w:p w14:paraId="43D526D1"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rPr>
              <w:t>Cho phép khách hàng xem lại các sản phẩm mình đã đặt vào giỏ hàng</w:t>
            </w:r>
          </w:p>
        </w:tc>
      </w:tr>
      <w:tr w:rsidR="004E697F" w:rsidRPr="005E450C" w14:paraId="6BE69785" w14:textId="77777777" w:rsidTr="00D0408A">
        <w:tc>
          <w:tcPr>
            <w:tcW w:w="540" w:type="dxa"/>
          </w:tcPr>
          <w:p w14:paraId="02FD9A80" w14:textId="77777777" w:rsidR="004E697F" w:rsidRPr="005E450C" w:rsidRDefault="004E697F" w:rsidP="00D0408A">
            <w:pPr>
              <w:rPr>
                <w:rFonts w:ascii="Verdana" w:hAnsi="Verdana" w:cs="Arial"/>
                <w:sz w:val="20"/>
                <w:szCs w:val="20"/>
              </w:rPr>
            </w:pPr>
            <w:r w:rsidRPr="005E450C">
              <w:rPr>
                <w:rFonts w:ascii="Verdana" w:hAnsi="Verdana" w:cs="Arial"/>
                <w:sz w:val="20"/>
                <w:szCs w:val="20"/>
              </w:rPr>
              <w:t>9</w:t>
            </w:r>
          </w:p>
        </w:tc>
        <w:tc>
          <w:tcPr>
            <w:tcW w:w="1050" w:type="dxa"/>
          </w:tcPr>
          <w:p w14:paraId="561CC224"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rPr>
              <w:t>UC09</w:t>
            </w:r>
          </w:p>
        </w:tc>
        <w:tc>
          <w:tcPr>
            <w:tcW w:w="3132" w:type="dxa"/>
          </w:tcPr>
          <w:p w14:paraId="2850CE47"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rPr>
              <w:t>Mua hàng</w:t>
            </w:r>
          </w:p>
        </w:tc>
        <w:tc>
          <w:tcPr>
            <w:tcW w:w="5718" w:type="dxa"/>
          </w:tcPr>
          <w:p w14:paraId="3F063330"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rPr>
              <w:t>Cho phép người dùng mua hàng</w:t>
            </w:r>
          </w:p>
        </w:tc>
      </w:tr>
      <w:tr w:rsidR="004E697F" w:rsidRPr="005E450C" w14:paraId="547B8FED" w14:textId="77777777" w:rsidTr="00D0408A">
        <w:tc>
          <w:tcPr>
            <w:tcW w:w="540" w:type="dxa"/>
          </w:tcPr>
          <w:p w14:paraId="084FB66A" w14:textId="77777777" w:rsidR="004E697F" w:rsidRPr="005E450C" w:rsidRDefault="004E697F" w:rsidP="00D0408A">
            <w:pPr>
              <w:rPr>
                <w:rFonts w:ascii="Verdana" w:hAnsi="Verdana" w:cs="Arial"/>
                <w:sz w:val="20"/>
                <w:szCs w:val="20"/>
              </w:rPr>
            </w:pPr>
            <w:r>
              <w:rPr>
                <w:rFonts w:ascii="Verdana" w:hAnsi="Verdana" w:cs="Arial"/>
                <w:sz w:val="20"/>
                <w:szCs w:val="20"/>
              </w:rPr>
              <w:t>10</w:t>
            </w:r>
          </w:p>
        </w:tc>
        <w:tc>
          <w:tcPr>
            <w:tcW w:w="1050" w:type="dxa"/>
          </w:tcPr>
          <w:p w14:paraId="7515C5F7"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rPr>
              <w:t>UC10</w:t>
            </w:r>
          </w:p>
        </w:tc>
        <w:tc>
          <w:tcPr>
            <w:tcW w:w="3132" w:type="dxa"/>
          </w:tcPr>
          <w:p w14:paraId="5F587D2E"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rPr>
              <w:t>Xem tin tức</w:t>
            </w:r>
          </w:p>
        </w:tc>
        <w:tc>
          <w:tcPr>
            <w:tcW w:w="5718" w:type="dxa"/>
          </w:tcPr>
          <w:p w14:paraId="60C72FA4"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rPr>
              <w:t>Cho phép người dùng xem các tin tức về khuyến mãi, về thời trang …</w:t>
            </w:r>
          </w:p>
        </w:tc>
      </w:tr>
      <w:tr w:rsidR="004E697F" w:rsidRPr="005E450C" w14:paraId="446A85D9" w14:textId="77777777" w:rsidTr="00D0408A">
        <w:tc>
          <w:tcPr>
            <w:tcW w:w="540" w:type="dxa"/>
          </w:tcPr>
          <w:p w14:paraId="234D5FC6" w14:textId="77777777" w:rsidR="004E697F" w:rsidRDefault="004E697F" w:rsidP="00D0408A">
            <w:pPr>
              <w:rPr>
                <w:rFonts w:ascii="Verdana" w:hAnsi="Verdana" w:cs="Arial"/>
                <w:sz w:val="20"/>
                <w:szCs w:val="20"/>
              </w:rPr>
            </w:pPr>
            <w:r>
              <w:rPr>
                <w:rFonts w:ascii="Verdana" w:hAnsi="Verdana" w:cs="Arial"/>
                <w:sz w:val="20"/>
                <w:szCs w:val="20"/>
              </w:rPr>
              <w:t>11</w:t>
            </w:r>
          </w:p>
        </w:tc>
        <w:tc>
          <w:tcPr>
            <w:tcW w:w="1050" w:type="dxa"/>
          </w:tcPr>
          <w:p w14:paraId="6A5FFF40"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rPr>
              <w:t>UC11</w:t>
            </w:r>
          </w:p>
        </w:tc>
        <w:tc>
          <w:tcPr>
            <w:tcW w:w="3132" w:type="dxa"/>
          </w:tcPr>
          <w:p w14:paraId="7FD02FA9"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rPr>
              <w:t>Bình luận</w:t>
            </w:r>
          </w:p>
        </w:tc>
        <w:tc>
          <w:tcPr>
            <w:tcW w:w="5718" w:type="dxa"/>
          </w:tcPr>
          <w:p w14:paraId="70C1586F"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rPr>
              <w:t>Cho phép người dùng để lại phản hồi với các sản phẩm, các tin tức.</w:t>
            </w:r>
          </w:p>
        </w:tc>
      </w:tr>
      <w:tr w:rsidR="00D17C55" w:rsidRPr="005E450C" w14:paraId="46EFC364" w14:textId="77777777" w:rsidTr="00D0408A">
        <w:trPr>
          <w:ins w:id="1016" w:author="EndlessLove" w:date="2016-11-06T14:49:00Z"/>
        </w:trPr>
        <w:tc>
          <w:tcPr>
            <w:tcW w:w="540" w:type="dxa"/>
          </w:tcPr>
          <w:p w14:paraId="62187778" w14:textId="7727AC57" w:rsidR="00D17C55" w:rsidRDefault="00D17C55" w:rsidP="00D0408A">
            <w:pPr>
              <w:rPr>
                <w:ins w:id="1017" w:author="EndlessLove" w:date="2016-11-06T14:49:00Z"/>
                <w:rFonts w:ascii="Verdana" w:hAnsi="Verdana" w:cs="Arial"/>
                <w:sz w:val="20"/>
                <w:szCs w:val="20"/>
              </w:rPr>
            </w:pPr>
            <w:ins w:id="1018" w:author="EndlessLove" w:date="2016-11-06T14:49:00Z">
              <w:r>
                <w:rPr>
                  <w:rFonts w:ascii="Verdana" w:hAnsi="Verdana" w:cs="Arial"/>
                  <w:sz w:val="20"/>
                  <w:szCs w:val="20"/>
                </w:rPr>
                <w:t>12</w:t>
              </w:r>
            </w:ins>
          </w:p>
        </w:tc>
        <w:tc>
          <w:tcPr>
            <w:tcW w:w="1050" w:type="dxa"/>
          </w:tcPr>
          <w:p w14:paraId="5FAC214A" w14:textId="480B7DB7" w:rsidR="00D17C55" w:rsidRPr="00F02E2F" w:rsidRDefault="00D17C55" w:rsidP="00D0408A">
            <w:pPr>
              <w:rPr>
                <w:ins w:id="1019" w:author="EndlessLove" w:date="2016-11-06T14:49:00Z"/>
                <w:rFonts w:ascii="Times New Roman" w:hAnsi="Times New Roman" w:cs="Times New Roman"/>
                <w:sz w:val="26"/>
                <w:szCs w:val="26"/>
              </w:rPr>
            </w:pPr>
            <w:ins w:id="1020" w:author="EndlessLove" w:date="2016-11-06T14:49:00Z">
              <w:r>
                <w:rPr>
                  <w:rFonts w:ascii="Times New Roman" w:hAnsi="Times New Roman" w:cs="Times New Roman"/>
                  <w:sz w:val="26"/>
                  <w:szCs w:val="26"/>
                </w:rPr>
                <w:t>UC12</w:t>
              </w:r>
            </w:ins>
          </w:p>
        </w:tc>
        <w:tc>
          <w:tcPr>
            <w:tcW w:w="3132" w:type="dxa"/>
          </w:tcPr>
          <w:p w14:paraId="698606E5" w14:textId="5C3869CF" w:rsidR="00D17C55" w:rsidRPr="00F02E2F" w:rsidRDefault="00D17C55" w:rsidP="00D0408A">
            <w:pPr>
              <w:rPr>
                <w:ins w:id="1021" w:author="EndlessLove" w:date="2016-11-06T14:49:00Z"/>
                <w:rFonts w:ascii="Times New Roman" w:hAnsi="Times New Roman" w:cs="Times New Roman"/>
                <w:sz w:val="26"/>
                <w:szCs w:val="26"/>
              </w:rPr>
            </w:pPr>
            <w:ins w:id="1022" w:author="EndlessLove" w:date="2016-11-06T14:49:00Z">
              <w:r>
                <w:rPr>
                  <w:rFonts w:ascii="Times New Roman" w:hAnsi="Times New Roman" w:cs="Times New Roman"/>
                  <w:sz w:val="26"/>
                  <w:szCs w:val="26"/>
                </w:rPr>
                <w:t>Gửi liên hệ (phản hồi)</w:t>
              </w:r>
            </w:ins>
          </w:p>
        </w:tc>
        <w:tc>
          <w:tcPr>
            <w:tcW w:w="5718" w:type="dxa"/>
          </w:tcPr>
          <w:p w14:paraId="55C3786D" w14:textId="6149AC6A" w:rsidR="00D17C55" w:rsidRPr="00F02E2F" w:rsidRDefault="00D17C55" w:rsidP="00D0408A">
            <w:pPr>
              <w:rPr>
                <w:ins w:id="1023" w:author="EndlessLove" w:date="2016-11-06T14:49:00Z"/>
                <w:rFonts w:ascii="Times New Roman" w:hAnsi="Times New Roman" w:cs="Times New Roman"/>
                <w:sz w:val="26"/>
                <w:szCs w:val="26"/>
              </w:rPr>
            </w:pPr>
            <w:ins w:id="1024" w:author="EndlessLove" w:date="2016-11-06T14:50:00Z">
              <w:r>
                <w:rPr>
                  <w:rFonts w:ascii="Times New Roman" w:hAnsi="Times New Roman" w:cs="Times New Roman"/>
                  <w:sz w:val="26"/>
                  <w:szCs w:val="26"/>
                </w:rPr>
                <w:t>Cho phép người dùng gửi liên hệ thắc mắc đến shop</w:t>
              </w:r>
            </w:ins>
          </w:p>
        </w:tc>
      </w:tr>
      <w:tr w:rsidR="00D17C55" w:rsidRPr="005E450C" w14:paraId="1A80AA11" w14:textId="77777777" w:rsidTr="00D0408A">
        <w:trPr>
          <w:ins w:id="1025" w:author="EndlessLove" w:date="2016-11-06T14:49:00Z"/>
        </w:trPr>
        <w:tc>
          <w:tcPr>
            <w:tcW w:w="540" w:type="dxa"/>
          </w:tcPr>
          <w:p w14:paraId="3D64BDCF" w14:textId="55090326" w:rsidR="00D17C55" w:rsidRDefault="00D17C55" w:rsidP="00D0408A">
            <w:pPr>
              <w:rPr>
                <w:ins w:id="1026" w:author="EndlessLove" w:date="2016-11-06T14:49:00Z"/>
                <w:rFonts w:ascii="Verdana" w:hAnsi="Verdana" w:cs="Arial"/>
                <w:sz w:val="20"/>
                <w:szCs w:val="20"/>
              </w:rPr>
            </w:pPr>
            <w:ins w:id="1027" w:author="EndlessLove" w:date="2016-11-06T14:49:00Z">
              <w:r>
                <w:rPr>
                  <w:rFonts w:ascii="Verdana" w:hAnsi="Verdana" w:cs="Arial"/>
                  <w:sz w:val="20"/>
                  <w:szCs w:val="20"/>
                </w:rPr>
                <w:t>13</w:t>
              </w:r>
            </w:ins>
          </w:p>
        </w:tc>
        <w:tc>
          <w:tcPr>
            <w:tcW w:w="1050" w:type="dxa"/>
          </w:tcPr>
          <w:p w14:paraId="5CD28471" w14:textId="55CAB2C1" w:rsidR="00D17C55" w:rsidRDefault="00D17C55" w:rsidP="00D0408A">
            <w:pPr>
              <w:rPr>
                <w:ins w:id="1028" w:author="EndlessLove" w:date="2016-11-06T14:49:00Z"/>
                <w:rFonts w:ascii="Times New Roman" w:hAnsi="Times New Roman" w:cs="Times New Roman"/>
                <w:sz w:val="26"/>
                <w:szCs w:val="26"/>
              </w:rPr>
            </w:pPr>
            <w:ins w:id="1029" w:author="EndlessLove" w:date="2016-11-06T14:49:00Z">
              <w:r>
                <w:rPr>
                  <w:rFonts w:ascii="Times New Roman" w:hAnsi="Times New Roman" w:cs="Times New Roman"/>
                  <w:sz w:val="26"/>
                  <w:szCs w:val="26"/>
                </w:rPr>
                <w:t>UC13</w:t>
              </w:r>
            </w:ins>
          </w:p>
        </w:tc>
        <w:tc>
          <w:tcPr>
            <w:tcW w:w="3132" w:type="dxa"/>
          </w:tcPr>
          <w:p w14:paraId="132FBF84" w14:textId="7B3FFFEA" w:rsidR="00D17C55" w:rsidRPr="00F02E2F" w:rsidRDefault="00D17C55" w:rsidP="00D0408A">
            <w:pPr>
              <w:rPr>
                <w:ins w:id="1030" w:author="EndlessLove" w:date="2016-11-06T14:49:00Z"/>
                <w:rFonts w:ascii="Times New Roman" w:hAnsi="Times New Roman" w:cs="Times New Roman"/>
                <w:sz w:val="26"/>
                <w:szCs w:val="26"/>
              </w:rPr>
            </w:pPr>
            <w:ins w:id="1031" w:author="EndlessLove" w:date="2016-11-06T14:50:00Z">
              <w:r>
                <w:rPr>
                  <w:rFonts w:ascii="Times New Roman" w:hAnsi="Times New Roman" w:cs="Times New Roman"/>
                  <w:sz w:val="26"/>
                  <w:szCs w:val="26"/>
                </w:rPr>
                <w:t>Gửi đánh giá</w:t>
              </w:r>
            </w:ins>
          </w:p>
        </w:tc>
        <w:tc>
          <w:tcPr>
            <w:tcW w:w="5718" w:type="dxa"/>
          </w:tcPr>
          <w:p w14:paraId="29D2E3FA" w14:textId="66021744" w:rsidR="00D17C55" w:rsidRPr="00F02E2F" w:rsidRDefault="00D17C55" w:rsidP="00D0408A">
            <w:pPr>
              <w:rPr>
                <w:ins w:id="1032" w:author="EndlessLove" w:date="2016-11-06T14:49:00Z"/>
                <w:rFonts w:ascii="Times New Roman" w:hAnsi="Times New Roman" w:cs="Times New Roman"/>
                <w:sz w:val="26"/>
                <w:szCs w:val="26"/>
              </w:rPr>
            </w:pPr>
            <w:ins w:id="1033" w:author="EndlessLove" w:date="2016-11-06T14:50:00Z">
              <w:r>
                <w:rPr>
                  <w:rFonts w:ascii="Times New Roman" w:hAnsi="Times New Roman" w:cs="Times New Roman"/>
                  <w:sz w:val="26"/>
                  <w:szCs w:val="26"/>
                </w:rPr>
                <w:t>Cho phép người dùng đánh giá trải nghiệm mua sắm trên website</w:t>
              </w:r>
            </w:ins>
          </w:p>
        </w:tc>
      </w:tr>
      <w:tr w:rsidR="004E697F" w:rsidRPr="005E450C" w14:paraId="4B6F41EB" w14:textId="77777777" w:rsidTr="00D0408A">
        <w:tc>
          <w:tcPr>
            <w:tcW w:w="10440" w:type="dxa"/>
            <w:gridSpan w:val="4"/>
          </w:tcPr>
          <w:p w14:paraId="459DA27C"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b/>
                <w:sz w:val="26"/>
                <w:szCs w:val="26"/>
              </w:rPr>
              <w:t>Người quản trị website :</w:t>
            </w:r>
          </w:p>
        </w:tc>
      </w:tr>
      <w:tr w:rsidR="004E697F" w:rsidRPr="005E450C" w14:paraId="4D0FB4BA" w14:textId="77777777" w:rsidTr="00D0408A">
        <w:tc>
          <w:tcPr>
            <w:tcW w:w="540" w:type="dxa"/>
          </w:tcPr>
          <w:p w14:paraId="0640AA2B" w14:textId="5EFFEF9C" w:rsidR="004E697F" w:rsidRDefault="004E697F" w:rsidP="00D0408A">
            <w:pPr>
              <w:rPr>
                <w:rFonts w:ascii="Verdana" w:hAnsi="Verdana" w:cs="Arial"/>
                <w:sz w:val="20"/>
                <w:szCs w:val="20"/>
              </w:rPr>
            </w:pPr>
            <w:r>
              <w:rPr>
                <w:rFonts w:ascii="Verdana" w:hAnsi="Verdana" w:cs="Arial"/>
                <w:sz w:val="20"/>
                <w:szCs w:val="20"/>
              </w:rPr>
              <w:t>1</w:t>
            </w:r>
            <w:ins w:id="1034" w:author="EndlessLove" w:date="2016-11-06T14:51:00Z">
              <w:r w:rsidR="00D17C55">
                <w:rPr>
                  <w:rFonts w:ascii="Verdana" w:hAnsi="Verdana" w:cs="Arial"/>
                  <w:sz w:val="20"/>
                  <w:szCs w:val="20"/>
                </w:rPr>
                <w:t>4</w:t>
              </w:r>
            </w:ins>
            <w:del w:id="1035" w:author="EndlessLove" w:date="2016-11-06T14:51:00Z">
              <w:r w:rsidDel="00D17C55">
                <w:rPr>
                  <w:rFonts w:ascii="Verdana" w:hAnsi="Verdana" w:cs="Arial"/>
                  <w:sz w:val="20"/>
                  <w:szCs w:val="20"/>
                </w:rPr>
                <w:delText>2</w:delText>
              </w:r>
            </w:del>
          </w:p>
        </w:tc>
        <w:tc>
          <w:tcPr>
            <w:tcW w:w="1050" w:type="dxa"/>
          </w:tcPr>
          <w:p w14:paraId="79CCE645" w14:textId="794384B6" w:rsidR="004E697F" w:rsidRPr="00F02E2F" w:rsidRDefault="004E697F" w:rsidP="00D0408A">
            <w:pPr>
              <w:rPr>
                <w:rFonts w:ascii="Times New Roman" w:hAnsi="Times New Roman" w:cs="Times New Roman"/>
                <w:sz w:val="26"/>
                <w:szCs w:val="26"/>
              </w:rPr>
            </w:pPr>
            <w:r>
              <w:rPr>
                <w:rFonts w:ascii="Times New Roman" w:hAnsi="Times New Roman" w:cs="Times New Roman"/>
                <w:sz w:val="26"/>
                <w:szCs w:val="26"/>
              </w:rPr>
              <w:t>UC1</w:t>
            </w:r>
            <w:ins w:id="1036" w:author="EndlessLove" w:date="2016-11-06T14:51:00Z">
              <w:r w:rsidR="00D17C55">
                <w:rPr>
                  <w:rFonts w:ascii="Times New Roman" w:hAnsi="Times New Roman" w:cs="Times New Roman"/>
                  <w:sz w:val="26"/>
                  <w:szCs w:val="26"/>
                </w:rPr>
                <w:t>4</w:t>
              </w:r>
            </w:ins>
            <w:del w:id="1037" w:author="EndlessLove" w:date="2016-11-06T14:51:00Z">
              <w:r w:rsidDel="00D17C55">
                <w:rPr>
                  <w:rFonts w:ascii="Times New Roman" w:hAnsi="Times New Roman" w:cs="Times New Roman"/>
                  <w:sz w:val="26"/>
                  <w:szCs w:val="26"/>
                </w:rPr>
                <w:delText>2</w:delText>
              </w:r>
            </w:del>
          </w:p>
        </w:tc>
        <w:tc>
          <w:tcPr>
            <w:tcW w:w="3132" w:type="dxa"/>
          </w:tcPr>
          <w:p w14:paraId="44AADD2D" w14:textId="77777777" w:rsidR="004E697F" w:rsidRPr="00F02E2F" w:rsidRDefault="004E697F" w:rsidP="00D0408A">
            <w:pPr>
              <w:rPr>
                <w:rFonts w:ascii="Times New Roman" w:hAnsi="Times New Roman" w:cs="Times New Roman"/>
                <w:sz w:val="26"/>
                <w:szCs w:val="26"/>
              </w:rPr>
            </w:pPr>
            <w:r>
              <w:rPr>
                <w:rFonts w:ascii="Times New Roman" w:hAnsi="Times New Roman" w:cs="Times New Roman"/>
                <w:sz w:val="26"/>
                <w:szCs w:val="26"/>
              </w:rPr>
              <w:t>Đăng nhập</w:t>
            </w:r>
          </w:p>
        </w:tc>
        <w:tc>
          <w:tcPr>
            <w:tcW w:w="5718" w:type="dxa"/>
          </w:tcPr>
          <w:p w14:paraId="69F3E7C7" w14:textId="77777777" w:rsidR="004E697F" w:rsidRPr="00F02E2F" w:rsidRDefault="004E697F" w:rsidP="00D0408A">
            <w:pPr>
              <w:rPr>
                <w:rFonts w:ascii="Times New Roman" w:hAnsi="Times New Roman" w:cs="Times New Roman"/>
                <w:sz w:val="26"/>
                <w:szCs w:val="26"/>
              </w:rPr>
            </w:pPr>
          </w:p>
        </w:tc>
      </w:tr>
      <w:tr w:rsidR="004E697F" w:rsidRPr="005E450C" w14:paraId="38AFF366" w14:textId="77777777" w:rsidTr="00D0408A">
        <w:tc>
          <w:tcPr>
            <w:tcW w:w="540" w:type="dxa"/>
          </w:tcPr>
          <w:p w14:paraId="6E9531F0" w14:textId="1B9823FE" w:rsidR="004E697F" w:rsidRDefault="004E697F" w:rsidP="00D0408A">
            <w:pPr>
              <w:rPr>
                <w:rFonts w:ascii="Verdana" w:hAnsi="Verdana" w:cs="Arial"/>
                <w:sz w:val="20"/>
                <w:szCs w:val="20"/>
              </w:rPr>
            </w:pPr>
            <w:r>
              <w:rPr>
                <w:rFonts w:ascii="Verdana" w:hAnsi="Verdana" w:cs="Arial"/>
                <w:sz w:val="20"/>
                <w:szCs w:val="20"/>
              </w:rPr>
              <w:t>1</w:t>
            </w:r>
            <w:ins w:id="1038" w:author="EndlessLove" w:date="2016-11-06T14:51:00Z">
              <w:r w:rsidR="00D17C55">
                <w:rPr>
                  <w:rFonts w:ascii="Verdana" w:hAnsi="Verdana" w:cs="Arial"/>
                  <w:sz w:val="20"/>
                  <w:szCs w:val="20"/>
                </w:rPr>
                <w:t>5</w:t>
              </w:r>
            </w:ins>
            <w:del w:id="1039" w:author="EndlessLove" w:date="2016-11-06T14:51:00Z">
              <w:r w:rsidDel="00D17C55">
                <w:rPr>
                  <w:rFonts w:ascii="Verdana" w:hAnsi="Verdana" w:cs="Arial"/>
                  <w:sz w:val="20"/>
                  <w:szCs w:val="20"/>
                </w:rPr>
                <w:delText>3</w:delText>
              </w:r>
            </w:del>
          </w:p>
        </w:tc>
        <w:tc>
          <w:tcPr>
            <w:tcW w:w="1050" w:type="dxa"/>
          </w:tcPr>
          <w:p w14:paraId="6CA9B361" w14:textId="2E47215F" w:rsidR="004E697F" w:rsidRPr="00F02E2F" w:rsidRDefault="004E697F" w:rsidP="00D0408A">
            <w:pPr>
              <w:rPr>
                <w:rFonts w:ascii="Times New Roman" w:hAnsi="Times New Roman" w:cs="Times New Roman"/>
                <w:sz w:val="26"/>
                <w:szCs w:val="26"/>
              </w:rPr>
            </w:pPr>
            <w:r>
              <w:rPr>
                <w:rFonts w:ascii="Times New Roman" w:hAnsi="Times New Roman" w:cs="Times New Roman"/>
                <w:sz w:val="26"/>
                <w:szCs w:val="26"/>
              </w:rPr>
              <w:t>UC1</w:t>
            </w:r>
            <w:ins w:id="1040" w:author="EndlessLove" w:date="2016-11-06T14:51:00Z">
              <w:r w:rsidR="00D17C55">
                <w:rPr>
                  <w:rFonts w:ascii="Times New Roman" w:hAnsi="Times New Roman" w:cs="Times New Roman"/>
                  <w:sz w:val="26"/>
                  <w:szCs w:val="26"/>
                </w:rPr>
                <w:t>5</w:t>
              </w:r>
            </w:ins>
            <w:del w:id="1041" w:author="EndlessLove" w:date="2016-11-06T14:51:00Z">
              <w:r w:rsidDel="00D17C55">
                <w:rPr>
                  <w:rFonts w:ascii="Times New Roman" w:hAnsi="Times New Roman" w:cs="Times New Roman"/>
                  <w:sz w:val="26"/>
                  <w:szCs w:val="26"/>
                </w:rPr>
                <w:delText>3</w:delText>
              </w:r>
            </w:del>
          </w:p>
        </w:tc>
        <w:tc>
          <w:tcPr>
            <w:tcW w:w="3132" w:type="dxa"/>
          </w:tcPr>
          <w:p w14:paraId="45537F5B" w14:textId="77777777" w:rsidR="004E697F" w:rsidRPr="00F02E2F" w:rsidRDefault="004E697F" w:rsidP="00D0408A">
            <w:pPr>
              <w:rPr>
                <w:rFonts w:ascii="Times New Roman" w:hAnsi="Times New Roman" w:cs="Times New Roman"/>
                <w:sz w:val="26"/>
                <w:szCs w:val="26"/>
              </w:rPr>
            </w:pPr>
            <w:r>
              <w:rPr>
                <w:rFonts w:ascii="Times New Roman" w:hAnsi="Times New Roman" w:cs="Times New Roman"/>
                <w:sz w:val="26"/>
                <w:szCs w:val="26"/>
              </w:rPr>
              <w:t>Quản lí sản phẩm</w:t>
            </w:r>
          </w:p>
        </w:tc>
        <w:tc>
          <w:tcPr>
            <w:tcW w:w="5718" w:type="dxa"/>
          </w:tcPr>
          <w:p w14:paraId="2F49AE49" w14:textId="77777777" w:rsidR="004E697F" w:rsidRPr="00F02E2F" w:rsidRDefault="004E697F" w:rsidP="00D0408A">
            <w:pPr>
              <w:rPr>
                <w:rFonts w:ascii="Times New Roman" w:hAnsi="Times New Roman" w:cs="Times New Roman"/>
                <w:sz w:val="26"/>
                <w:szCs w:val="26"/>
              </w:rPr>
            </w:pPr>
            <w:r>
              <w:rPr>
                <w:rFonts w:ascii="Times New Roman" w:hAnsi="Times New Roman" w:cs="Times New Roman"/>
                <w:sz w:val="26"/>
                <w:szCs w:val="26"/>
              </w:rPr>
              <w:t>Cho phép người quản trị thêm, sửa, xóa  thông tin sản phẩm và quản lí các sản phẩm khuyến mãi</w:t>
            </w:r>
          </w:p>
        </w:tc>
      </w:tr>
      <w:tr w:rsidR="004E697F" w:rsidRPr="005E450C" w14:paraId="45FCA35D" w14:textId="77777777" w:rsidTr="00D0408A">
        <w:tc>
          <w:tcPr>
            <w:tcW w:w="540" w:type="dxa"/>
          </w:tcPr>
          <w:p w14:paraId="51195177" w14:textId="36A98577" w:rsidR="004E697F" w:rsidRDefault="004E697F" w:rsidP="00D0408A">
            <w:pPr>
              <w:rPr>
                <w:rFonts w:ascii="Verdana" w:hAnsi="Verdana" w:cs="Arial"/>
                <w:sz w:val="20"/>
                <w:szCs w:val="20"/>
              </w:rPr>
            </w:pPr>
            <w:r>
              <w:rPr>
                <w:rFonts w:ascii="Verdana" w:hAnsi="Verdana" w:cs="Arial"/>
                <w:sz w:val="20"/>
                <w:szCs w:val="20"/>
              </w:rPr>
              <w:t>1</w:t>
            </w:r>
            <w:ins w:id="1042" w:author="EndlessLove" w:date="2016-11-06T14:51:00Z">
              <w:r w:rsidR="00D17C55">
                <w:rPr>
                  <w:rFonts w:ascii="Verdana" w:hAnsi="Verdana" w:cs="Arial"/>
                  <w:sz w:val="20"/>
                  <w:szCs w:val="20"/>
                </w:rPr>
                <w:t>6</w:t>
              </w:r>
            </w:ins>
            <w:del w:id="1043" w:author="EndlessLove" w:date="2016-11-06T14:51:00Z">
              <w:r w:rsidDel="00D17C55">
                <w:rPr>
                  <w:rFonts w:ascii="Verdana" w:hAnsi="Verdana" w:cs="Arial"/>
                  <w:sz w:val="20"/>
                  <w:szCs w:val="20"/>
                </w:rPr>
                <w:delText>4</w:delText>
              </w:r>
            </w:del>
          </w:p>
        </w:tc>
        <w:tc>
          <w:tcPr>
            <w:tcW w:w="1050" w:type="dxa"/>
          </w:tcPr>
          <w:p w14:paraId="53573206" w14:textId="79D7F8AC" w:rsidR="004E697F" w:rsidRDefault="004E697F" w:rsidP="00D0408A">
            <w:pPr>
              <w:rPr>
                <w:rFonts w:ascii="Times New Roman" w:hAnsi="Times New Roman" w:cs="Times New Roman"/>
                <w:sz w:val="26"/>
                <w:szCs w:val="26"/>
              </w:rPr>
            </w:pPr>
            <w:r>
              <w:rPr>
                <w:rFonts w:ascii="Times New Roman" w:hAnsi="Times New Roman" w:cs="Times New Roman"/>
                <w:sz w:val="26"/>
                <w:szCs w:val="26"/>
              </w:rPr>
              <w:t>UC1</w:t>
            </w:r>
            <w:ins w:id="1044" w:author="EndlessLove" w:date="2016-11-06T14:51:00Z">
              <w:r w:rsidR="00D17C55">
                <w:rPr>
                  <w:rFonts w:ascii="Times New Roman" w:hAnsi="Times New Roman" w:cs="Times New Roman"/>
                  <w:sz w:val="26"/>
                  <w:szCs w:val="26"/>
                </w:rPr>
                <w:t>6</w:t>
              </w:r>
            </w:ins>
            <w:del w:id="1045" w:author="EndlessLove" w:date="2016-11-06T14:51:00Z">
              <w:r w:rsidDel="00D17C55">
                <w:rPr>
                  <w:rFonts w:ascii="Times New Roman" w:hAnsi="Times New Roman" w:cs="Times New Roman"/>
                  <w:sz w:val="26"/>
                  <w:szCs w:val="26"/>
                </w:rPr>
                <w:delText>4</w:delText>
              </w:r>
            </w:del>
          </w:p>
        </w:tc>
        <w:tc>
          <w:tcPr>
            <w:tcW w:w="3132" w:type="dxa"/>
          </w:tcPr>
          <w:p w14:paraId="5326EA51" w14:textId="77777777" w:rsidR="004E697F" w:rsidRDefault="004E697F" w:rsidP="00D0408A">
            <w:pPr>
              <w:rPr>
                <w:rFonts w:ascii="Times New Roman" w:hAnsi="Times New Roman" w:cs="Times New Roman"/>
                <w:sz w:val="26"/>
                <w:szCs w:val="26"/>
              </w:rPr>
            </w:pPr>
            <w:r>
              <w:rPr>
                <w:rFonts w:ascii="Times New Roman" w:hAnsi="Times New Roman" w:cs="Times New Roman"/>
                <w:sz w:val="26"/>
                <w:szCs w:val="26"/>
              </w:rPr>
              <w:t>Quản lí tin tức</w:t>
            </w:r>
          </w:p>
        </w:tc>
        <w:tc>
          <w:tcPr>
            <w:tcW w:w="5718" w:type="dxa"/>
          </w:tcPr>
          <w:p w14:paraId="16F812F9" w14:textId="77777777" w:rsidR="004E697F" w:rsidRDefault="004E697F" w:rsidP="00D0408A">
            <w:pPr>
              <w:rPr>
                <w:rFonts w:ascii="Times New Roman" w:hAnsi="Times New Roman" w:cs="Times New Roman"/>
                <w:sz w:val="26"/>
                <w:szCs w:val="26"/>
              </w:rPr>
            </w:pPr>
            <w:r>
              <w:rPr>
                <w:rFonts w:ascii="Times New Roman" w:hAnsi="Times New Roman" w:cs="Times New Roman"/>
                <w:sz w:val="26"/>
                <w:szCs w:val="26"/>
              </w:rPr>
              <w:t>Cho phép người quản trị thêm, sửa, xóa các tin tức về sản phẩm, khuyến mãi, thời trang, …</w:t>
            </w:r>
          </w:p>
        </w:tc>
      </w:tr>
      <w:tr w:rsidR="004E697F" w:rsidRPr="005E450C" w14:paraId="2A17A9F9" w14:textId="77777777" w:rsidTr="00D0408A">
        <w:tc>
          <w:tcPr>
            <w:tcW w:w="540" w:type="dxa"/>
          </w:tcPr>
          <w:p w14:paraId="0813F683" w14:textId="2071F6EE" w:rsidR="004E697F" w:rsidRDefault="004E697F" w:rsidP="00D0408A">
            <w:pPr>
              <w:rPr>
                <w:rFonts w:ascii="Verdana" w:hAnsi="Verdana" w:cs="Arial"/>
                <w:sz w:val="20"/>
                <w:szCs w:val="20"/>
              </w:rPr>
            </w:pPr>
            <w:r>
              <w:rPr>
                <w:rFonts w:ascii="Verdana" w:hAnsi="Verdana" w:cs="Arial"/>
                <w:sz w:val="20"/>
                <w:szCs w:val="20"/>
              </w:rPr>
              <w:t>1</w:t>
            </w:r>
            <w:ins w:id="1046" w:author="EndlessLove" w:date="2016-11-06T14:51:00Z">
              <w:r w:rsidR="00D17C55">
                <w:rPr>
                  <w:rFonts w:ascii="Verdana" w:hAnsi="Verdana" w:cs="Arial"/>
                  <w:sz w:val="20"/>
                  <w:szCs w:val="20"/>
                </w:rPr>
                <w:t>7</w:t>
              </w:r>
            </w:ins>
            <w:del w:id="1047" w:author="EndlessLove" w:date="2016-11-06T14:51:00Z">
              <w:r w:rsidDel="00D17C55">
                <w:rPr>
                  <w:rFonts w:ascii="Verdana" w:hAnsi="Verdana" w:cs="Arial"/>
                  <w:sz w:val="20"/>
                  <w:szCs w:val="20"/>
                </w:rPr>
                <w:delText>5</w:delText>
              </w:r>
            </w:del>
          </w:p>
        </w:tc>
        <w:tc>
          <w:tcPr>
            <w:tcW w:w="1050" w:type="dxa"/>
          </w:tcPr>
          <w:p w14:paraId="00E4BD43" w14:textId="53436E58" w:rsidR="004E697F" w:rsidRPr="00F02E2F" w:rsidRDefault="004E697F" w:rsidP="00D0408A">
            <w:pPr>
              <w:rPr>
                <w:rFonts w:ascii="Times New Roman" w:hAnsi="Times New Roman" w:cs="Times New Roman"/>
                <w:sz w:val="26"/>
                <w:szCs w:val="26"/>
              </w:rPr>
            </w:pPr>
            <w:r>
              <w:rPr>
                <w:rFonts w:ascii="Times New Roman" w:hAnsi="Times New Roman" w:cs="Times New Roman"/>
                <w:sz w:val="26"/>
                <w:szCs w:val="26"/>
              </w:rPr>
              <w:t>UC1</w:t>
            </w:r>
            <w:ins w:id="1048" w:author="EndlessLove" w:date="2016-11-06T14:51:00Z">
              <w:r w:rsidR="00D17C55">
                <w:rPr>
                  <w:rFonts w:ascii="Times New Roman" w:hAnsi="Times New Roman" w:cs="Times New Roman"/>
                  <w:sz w:val="26"/>
                  <w:szCs w:val="26"/>
                </w:rPr>
                <w:t>7</w:t>
              </w:r>
            </w:ins>
            <w:del w:id="1049" w:author="EndlessLove" w:date="2016-11-06T14:51:00Z">
              <w:r w:rsidDel="00D17C55">
                <w:rPr>
                  <w:rFonts w:ascii="Times New Roman" w:hAnsi="Times New Roman" w:cs="Times New Roman"/>
                  <w:sz w:val="26"/>
                  <w:szCs w:val="26"/>
                </w:rPr>
                <w:delText>5</w:delText>
              </w:r>
            </w:del>
          </w:p>
        </w:tc>
        <w:tc>
          <w:tcPr>
            <w:tcW w:w="3132" w:type="dxa"/>
          </w:tcPr>
          <w:p w14:paraId="623D5342" w14:textId="77777777" w:rsidR="004E697F" w:rsidRPr="00F02E2F" w:rsidRDefault="004E697F" w:rsidP="00D0408A">
            <w:pPr>
              <w:rPr>
                <w:rFonts w:ascii="Times New Roman" w:hAnsi="Times New Roman" w:cs="Times New Roman"/>
                <w:sz w:val="26"/>
                <w:szCs w:val="26"/>
              </w:rPr>
            </w:pPr>
            <w:r>
              <w:rPr>
                <w:rFonts w:ascii="Times New Roman" w:hAnsi="Times New Roman" w:cs="Times New Roman"/>
                <w:sz w:val="26"/>
                <w:szCs w:val="26"/>
              </w:rPr>
              <w:t>Quản lí đơn hàng</w:t>
            </w:r>
          </w:p>
        </w:tc>
        <w:tc>
          <w:tcPr>
            <w:tcW w:w="5718" w:type="dxa"/>
          </w:tcPr>
          <w:p w14:paraId="65AFF35A" w14:textId="77777777" w:rsidR="004E697F" w:rsidRPr="00F02E2F" w:rsidRDefault="004E697F" w:rsidP="00D0408A">
            <w:pPr>
              <w:rPr>
                <w:rFonts w:ascii="Times New Roman" w:hAnsi="Times New Roman" w:cs="Times New Roman"/>
                <w:sz w:val="26"/>
                <w:szCs w:val="26"/>
              </w:rPr>
            </w:pPr>
            <w:r>
              <w:rPr>
                <w:rFonts w:ascii="Times New Roman" w:hAnsi="Times New Roman" w:cs="Times New Roman"/>
                <w:sz w:val="26"/>
                <w:szCs w:val="26"/>
              </w:rPr>
              <w:t>Cho phép người quản trị xem, xác nhận hoặc hủy đơn hàng</w:t>
            </w:r>
          </w:p>
        </w:tc>
      </w:tr>
      <w:tr w:rsidR="004E697F" w:rsidRPr="005E450C" w14:paraId="7B56CB4E" w14:textId="77777777" w:rsidTr="00D0408A">
        <w:tc>
          <w:tcPr>
            <w:tcW w:w="540" w:type="dxa"/>
          </w:tcPr>
          <w:p w14:paraId="68E08CF9" w14:textId="4F1AD3FD" w:rsidR="004E697F" w:rsidRDefault="004E697F" w:rsidP="00D0408A">
            <w:pPr>
              <w:rPr>
                <w:rFonts w:ascii="Verdana" w:hAnsi="Verdana" w:cs="Arial"/>
                <w:sz w:val="20"/>
                <w:szCs w:val="20"/>
              </w:rPr>
            </w:pPr>
            <w:r>
              <w:rPr>
                <w:rFonts w:ascii="Verdana" w:hAnsi="Verdana" w:cs="Arial"/>
                <w:sz w:val="20"/>
                <w:szCs w:val="20"/>
              </w:rPr>
              <w:t>1</w:t>
            </w:r>
            <w:ins w:id="1050" w:author="EndlessLove" w:date="2016-11-06T14:51:00Z">
              <w:r w:rsidR="00D17C55">
                <w:rPr>
                  <w:rFonts w:ascii="Verdana" w:hAnsi="Verdana" w:cs="Arial"/>
                  <w:sz w:val="20"/>
                  <w:szCs w:val="20"/>
                </w:rPr>
                <w:t>8</w:t>
              </w:r>
            </w:ins>
            <w:del w:id="1051" w:author="EndlessLove" w:date="2016-11-06T14:51:00Z">
              <w:r w:rsidDel="00D17C55">
                <w:rPr>
                  <w:rFonts w:ascii="Verdana" w:hAnsi="Verdana" w:cs="Arial"/>
                  <w:sz w:val="20"/>
                  <w:szCs w:val="20"/>
                </w:rPr>
                <w:delText>6</w:delText>
              </w:r>
            </w:del>
          </w:p>
        </w:tc>
        <w:tc>
          <w:tcPr>
            <w:tcW w:w="1050" w:type="dxa"/>
          </w:tcPr>
          <w:p w14:paraId="098D0C4B" w14:textId="0E06F861" w:rsidR="004E697F" w:rsidRPr="00F02E2F" w:rsidRDefault="004E697F" w:rsidP="00D0408A">
            <w:pPr>
              <w:rPr>
                <w:rFonts w:ascii="Times New Roman" w:hAnsi="Times New Roman" w:cs="Times New Roman"/>
                <w:sz w:val="26"/>
                <w:szCs w:val="26"/>
              </w:rPr>
            </w:pPr>
            <w:r>
              <w:rPr>
                <w:rFonts w:ascii="Times New Roman" w:hAnsi="Times New Roman" w:cs="Times New Roman"/>
                <w:sz w:val="26"/>
                <w:szCs w:val="26"/>
              </w:rPr>
              <w:t>UC1</w:t>
            </w:r>
            <w:ins w:id="1052" w:author="EndlessLove" w:date="2016-11-06T14:51:00Z">
              <w:r w:rsidR="00D17C55">
                <w:rPr>
                  <w:rFonts w:ascii="Times New Roman" w:hAnsi="Times New Roman" w:cs="Times New Roman"/>
                  <w:sz w:val="26"/>
                  <w:szCs w:val="26"/>
                </w:rPr>
                <w:t>8</w:t>
              </w:r>
            </w:ins>
            <w:del w:id="1053" w:author="EndlessLove" w:date="2016-11-06T14:51:00Z">
              <w:r w:rsidDel="00D17C55">
                <w:rPr>
                  <w:rFonts w:ascii="Times New Roman" w:hAnsi="Times New Roman" w:cs="Times New Roman"/>
                  <w:sz w:val="26"/>
                  <w:szCs w:val="26"/>
                </w:rPr>
                <w:delText>6</w:delText>
              </w:r>
            </w:del>
          </w:p>
        </w:tc>
        <w:tc>
          <w:tcPr>
            <w:tcW w:w="3132" w:type="dxa"/>
          </w:tcPr>
          <w:p w14:paraId="031D58F0" w14:textId="77777777" w:rsidR="004E697F" w:rsidRPr="00F02E2F" w:rsidRDefault="004E697F" w:rsidP="00D0408A">
            <w:pPr>
              <w:rPr>
                <w:rFonts w:ascii="Times New Roman" w:hAnsi="Times New Roman" w:cs="Times New Roman"/>
                <w:sz w:val="26"/>
                <w:szCs w:val="26"/>
              </w:rPr>
            </w:pPr>
            <w:r>
              <w:rPr>
                <w:rFonts w:ascii="Times New Roman" w:hAnsi="Times New Roman" w:cs="Times New Roman"/>
                <w:sz w:val="26"/>
                <w:szCs w:val="26"/>
              </w:rPr>
              <w:t>Bình luận</w:t>
            </w:r>
          </w:p>
        </w:tc>
        <w:tc>
          <w:tcPr>
            <w:tcW w:w="5718" w:type="dxa"/>
          </w:tcPr>
          <w:p w14:paraId="17E9B1CD" w14:textId="77777777" w:rsidR="004E697F" w:rsidRPr="00F02E2F" w:rsidRDefault="004E697F" w:rsidP="00D0408A">
            <w:pPr>
              <w:rPr>
                <w:rFonts w:ascii="Times New Roman" w:hAnsi="Times New Roman" w:cs="Times New Roman"/>
                <w:sz w:val="26"/>
                <w:szCs w:val="26"/>
              </w:rPr>
            </w:pPr>
            <w:r>
              <w:rPr>
                <w:rFonts w:ascii="Times New Roman" w:hAnsi="Times New Roman" w:cs="Times New Roman"/>
                <w:sz w:val="26"/>
                <w:szCs w:val="26"/>
              </w:rPr>
              <w:t>Cho phép người quản trị phản hồi lại bình luận của khách hàng</w:t>
            </w:r>
          </w:p>
        </w:tc>
      </w:tr>
      <w:tr w:rsidR="00D17C55" w:rsidRPr="005E450C" w14:paraId="7584C067" w14:textId="77777777" w:rsidTr="00D0408A">
        <w:trPr>
          <w:ins w:id="1054" w:author="EndlessLove" w:date="2016-11-06T14:51:00Z"/>
        </w:trPr>
        <w:tc>
          <w:tcPr>
            <w:tcW w:w="540" w:type="dxa"/>
          </w:tcPr>
          <w:p w14:paraId="2F599B77" w14:textId="00D61E64" w:rsidR="00D17C55" w:rsidRDefault="00D17C55" w:rsidP="00D0408A">
            <w:pPr>
              <w:rPr>
                <w:ins w:id="1055" w:author="EndlessLove" w:date="2016-11-06T14:51:00Z"/>
                <w:rFonts w:ascii="Verdana" w:hAnsi="Verdana" w:cs="Arial"/>
                <w:sz w:val="20"/>
                <w:szCs w:val="20"/>
              </w:rPr>
            </w:pPr>
            <w:ins w:id="1056" w:author="EndlessLove" w:date="2016-11-06T14:51:00Z">
              <w:r>
                <w:rPr>
                  <w:rFonts w:ascii="Verdana" w:hAnsi="Verdana" w:cs="Arial"/>
                  <w:sz w:val="20"/>
                  <w:szCs w:val="20"/>
                </w:rPr>
                <w:lastRenderedPageBreak/>
                <w:t>19</w:t>
              </w:r>
            </w:ins>
          </w:p>
        </w:tc>
        <w:tc>
          <w:tcPr>
            <w:tcW w:w="1050" w:type="dxa"/>
          </w:tcPr>
          <w:p w14:paraId="1BADFD79" w14:textId="31589641" w:rsidR="00D17C55" w:rsidRDefault="00D17C55" w:rsidP="00D0408A">
            <w:pPr>
              <w:rPr>
                <w:ins w:id="1057" w:author="EndlessLove" w:date="2016-11-06T14:51:00Z"/>
                <w:rFonts w:ascii="Times New Roman" w:hAnsi="Times New Roman" w:cs="Times New Roman"/>
                <w:sz w:val="26"/>
                <w:szCs w:val="26"/>
              </w:rPr>
            </w:pPr>
            <w:ins w:id="1058" w:author="EndlessLove" w:date="2016-11-06T14:51:00Z">
              <w:r>
                <w:rPr>
                  <w:rFonts w:ascii="Times New Roman" w:hAnsi="Times New Roman" w:cs="Times New Roman"/>
                  <w:sz w:val="26"/>
                  <w:szCs w:val="26"/>
                </w:rPr>
                <w:t>UC19</w:t>
              </w:r>
            </w:ins>
          </w:p>
        </w:tc>
        <w:tc>
          <w:tcPr>
            <w:tcW w:w="3132" w:type="dxa"/>
          </w:tcPr>
          <w:p w14:paraId="7CE1CB3E" w14:textId="2E8910BC" w:rsidR="00D17C55" w:rsidRDefault="00D17C55" w:rsidP="00D0408A">
            <w:pPr>
              <w:rPr>
                <w:ins w:id="1059" w:author="EndlessLove" w:date="2016-11-06T14:51:00Z"/>
                <w:rFonts w:ascii="Times New Roman" w:hAnsi="Times New Roman" w:cs="Times New Roman"/>
                <w:sz w:val="26"/>
                <w:szCs w:val="26"/>
              </w:rPr>
            </w:pPr>
            <w:ins w:id="1060" w:author="EndlessLove" w:date="2016-11-06T14:52:00Z">
              <w:r>
                <w:rPr>
                  <w:rFonts w:ascii="Times New Roman" w:hAnsi="Times New Roman" w:cs="Times New Roman"/>
                  <w:sz w:val="26"/>
                  <w:szCs w:val="26"/>
                </w:rPr>
                <w:t>Gửi phản hồi</w:t>
              </w:r>
            </w:ins>
          </w:p>
        </w:tc>
        <w:tc>
          <w:tcPr>
            <w:tcW w:w="5718" w:type="dxa"/>
          </w:tcPr>
          <w:p w14:paraId="7D3F03E1" w14:textId="5B53C876" w:rsidR="00D17C55" w:rsidRDefault="00D17C55" w:rsidP="00D0408A">
            <w:pPr>
              <w:rPr>
                <w:ins w:id="1061" w:author="EndlessLove" w:date="2016-11-06T14:51:00Z"/>
                <w:rFonts w:ascii="Times New Roman" w:hAnsi="Times New Roman" w:cs="Times New Roman"/>
                <w:sz w:val="26"/>
                <w:szCs w:val="26"/>
              </w:rPr>
            </w:pPr>
            <w:ins w:id="1062" w:author="EndlessLove" w:date="2016-11-06T14:53:00Z">
              <w:r>
                <w:rPr>
                  <w:rFonts w:ascii="Times New Roman" w:hAnsi="Times New Roman" w:cs="Times New Roman"/>
                  <w:sz w:val="26"/>
                  <w:szCs w:val="26"/>
                </w:rPr>
                <w:t>Cho phép người quản trị trả lời lại các liên hệ, thắc mắc của khách hàng</w:t>
              </w:r>
            </w:ins>
          </w:p>
        </w:tc>
      </w:tr>
    </w:tbl>
    <w:p w14:paraId="4BC26B44" w14:textId="77777777" w:rsidR="004E697F" w:rsidRDefault="004E697F" w:rsidP="004E697F">
      <w:pPr>
        <w:pStyle w:val="ListParagraph"/>
        <w:spacing w:after="240"/>
        <w:outlineLvl w:val="1"/>
        <w:rPr>
          <w:rFonts w:ascii="Times New Roman" w:hAnsi="Times New Roman" w:cs="Times New Roman"/>
          <w:b/>
          <w:sz w:val="26"/>
          <w:szCs w:val="26"/>
        </w:rPr>
      </w:pPr>
    </w:p>
    <w:p w14:paraId="7C99FA53" w14:textId="77777777" w:rsidR="004E697F" w:rsidRDefault="004E697F">
      <w:pPr>
        <w:pStyle w:val="OK"/>
        <w:numPr>
          <w:ilvl w:val="0"/>
          <w:numId w:val="0"/>
        </w:numPr>
        <w:ind w:left="720"/>
        <w:pPrChange w:id="1063" w:author="EndlessLove" w:date="2016-11-07T09:32:00Z">
          <w:pPr>
            <w:pStyle w:val="ListParagraph"/>
            <w:widowControl w:val="0"/>
            <w:spacing w:after="0" w:line="360" w:lineRule="auto"/>
            <w:ind w:left="525"/>
            <w:contextualSpacing w:val="0"/>
            <w:outlineLvl w:val="1"/>
          </w:pPr>
        </w:pPrChange>
      </w:pPr>
    </w:p>
    <w:p w14:paraId="3A252E33" w14:textId="373FEA20" w:rsidR="00877684" w:rsidRPr="004E697F" w:rsidRDefault="00803EFA">
      <w:pPr>
        <w:pStyle w:val="Style2"/>
        <w:pPrChange w:id="1064" w:author="EndlessLove" w:date="2016-11-07T12:30:00Z">
          <w:pPr>
            <w:pStyle w:val="ListParagraph"/>
            <w:numPr>
              <w:numId w:val="1"/>
            </w:numPr>
            <w:ind w:left="450" w:hanging="360"/>
          </w:pPr>
        </w:pPrChange>
      </w:pPr>
      <w:bookmarkStart w:id="1065" w:name="_Toc466284196"/>
      <w:bookmarkStart w:id="1066" w:name="_Toc466285943"/>
      <w:bookmarkStart w:id="1067" w:name="_Toc466287891"/>
      <w:bookmarkStart w:id="1068" w:name="_Toc466289101"/>
      <w:ins w:id="1069" w:author="EndlessLove" w:date="2016-11-07T12:30:00Z">
        <w:r>
          <w:t>2.</w:t>
        </w:r>
      </w:ins>
      <w:r w:rsidR="00877684" w:rsidRPr="004E697F">
        <w:t>THIẾT KẾ GIẢI PHÁP</w:t>
      </w:r>
      <w:bookmarkEnd w:id="1065"/>
      <w:bookmarkEnd w:id="1066"/>
      <w:bookmarkEnd w:id="1067"/>
      <w:bookmarkEnd w:id="1068"/>
    </w:p>
    <w:p w14:paraId="3F6A31AB" w14:textId="3D4990B6" w:rsidR="004D0A21" w:rsidRPr="00CD58A6" w:rsidRDefault="008E43F8">
      <w:pPr>
        <w:pStyle w:val="mystyle3"/>
        <w:numPr>
          <w:ilvl w:val="0"/>
          <w:numId w:val="0"/>
        </w:numPr>
        <w:rPr>
          <w:b w:val="0"/>
          <w:rPrChange w:id="1070" w:author="EndlessLove" w:date="2016-11-07T09:33:00Z">
            <w:rPr>
              <w:b/>
            </w:rPr>
          </w:rPrChange>
        </w:rPr>
        <w:pPrChange w:id="1071" w:author="EndlessLove" w:date="2016-11-07T12:36:00Z">
          <w:pPr>
            <w:pStyle w:val="ListParagraph"/>
            <w:numPr>
              <w:ilvl w:val="1"/>
              <w:numId w:val="20"/>
            </w:numPr>
            <w:spacing w:after="240"/>
            <w:ind w:left="525" w:hanging="525"/>
            <w:outlineLvl w:val="1"/>
          </w:pPr>
        </w:pPrChange>
      </w:pPr>
      <w:bookmarkStart w:id="1072" w:name="_Toc466289102"/>
      <w:ins w:id="1073" w:author="EndlessLove" w:date="2016-11-07T12:36:00Z">
        <w:r>
          <w:t xml:space="preserve">2.1 </w:t>
        </w:r>
      </w:ins>
      <w:r w:rsidR="007344DA" w:rsidRPr="001A3A98">
        <w:t>MÔ HÌNH MVC</w:t>
      </w:r>
      <w:bookmarkEnd w:id="1072"/>
    </w:p>
    <w:p w14:paraId="68005079" w14:textId="6C242611" w:rsidR="007344DA" w:rsidRDefault="007344DA" w:rsidP="00F40BF1">
      <w:pPr>
        <w:pStyle w:val="ListParagraph"/>
        <w:numPr>
          <w:ilvl w:val="0"/>
          <w:numId w:val="18"/>
        </w:numPr>
        <w:spacing w:after="240"/>
        <w:outlineLvl w:val="1"/>
        <w:rPr>
          <w:rFonts w:ascii="Times New Roman" w:hAnsi="Times New Roman" w:cs="Times New Roman"/>
          <w:sz w:val="26"/>
          <w:szCs w:val="26"/>
          <w:shd w:val="clear" w:color="auto" w:fill="FFFFFF"/>
        </w:rPr>
      </w:pPr>
      <w:r w:rsidRPr="007344DA">
        <w:rPr>
          <w:rFonts w:ascii="Times New Roman" w:hAnsi="Times New Roman" w:cs="Times New Roman"/>
          <w:sz w:val="26"/>
          <w:szCs w:val="26"/>
          <w:shd w:val="clear" w:color="auto" w:fill="FFFFFF"/>
        </w:rPr>
        <w:t xml:space="preserve">MVC </w:t>
      </w:r>
      <w:ins w:id="1074" w:author="EndlessLove" w:date="2016-09-27T10:26:00Z">
        <w:r w:rsidR="0035539F">
          <w:rPr>
            <w:rFonts w:ascii="Times New Roman" w:hAnsi="Times New Roman" w:cs="Times New Roman"/>
            <w:sz w:val="26"/>
            <w:szCs w:val="26"/>
            <w:shd w:val="clear" w:color="auto" w:fill="FFFFFF"/>
          </w:rPr>
          <w:t>(</w:t>
        </w:r>
      </w:ins>
      <w:del w:id="1075" w:author="EndlessLove" w:date="2016-09-27T10:26:00Z">
        <w:r w:rsidRPr="007344DA" w:rsidDel="0035539F">
          <w:rPr>
            <w:rFonts w:ascii="Times New Roman" w:hAnsi="Times New Roman" w:cs="Times New Roman"/>
            <w:sz w:val="26"/>
            <w:szCs w:val="26"/>
            <w:shd w:val="clear" w:color="auto" w:fill="FFFFFF"/>
          </w:rPr>
          <w:delText>là chữ viết tắt của</w:delText>
        </w:r>
        <w:r w:rsidRPr="007344DA" w:rsidDel="0035539F">
          <w:rPr>
            <w:rStyle w:val="apple-converted-space"/>
            <w:rFonts w:ascii="Times New Roman" w:hAnsi="Times New Roman" w:cs="Times New Roman"/>
            <w:sz w:val="26"/>
            <w:szCs w:val="26"/>
            <w:shd w:val="clear" w:color="auto" w:fill="FFFFFF"/>
          </w:rPr>
          <w:delText> </w:delText>
        </w:r>
      </w:del>
      <w:r w:rsidRPr="007344DA">
        <w:rPr>
          <w:rStyle w:val="Strong"/>
          <w:rFonts w:ascii="Times New Roman" w:hAnsi="Times New Roman" w:cs="Times New Roman"/>
          <w:sz w:val="26"/>
          <w:szCs w:val="26"/>
          <w:shd w:val="clear" w:color="auto" w:fill="FFFFFF"/>
        </w:rPr>
        <w:t>M</w:t>
      </w:r>
      <w:r w:rsidRPr="007344DA">
        <w:rPr>
          <w:rFonts w:ascii="Times New Roman" w:hAnsi="Times New Roman" w:cs="Times New Roman"/>
          <w:sz w:val="26"/>
          <w:szCs w:val="26"/>
          <w:shd w:val="clear" w:color="auto" w:fill="FFFFFF"/>
        </w:rPr>
        <w:t>odel -</w:t>
      </w:r>
      <w:r w:rsidRPr="007344DA">
        <w:rPr>
          <w:rStyle w:val="apple-converted-space"/>
          <w:rFonts w:ascii="Times New Roman" w:hAnsi="Times New Roman" w:cs="Times New Roman"/>
          <w:sz w:val="26"/>
          <w:szCs w:val="26"/>
          <w:shd w:val="clear" w:color="auto" w:fill="FFFFFF"/>
        </w:rPr>
        <w:t> </w:t>
      </w:r>
      <w:r w:rsidRPr="007344DA">
        <w:rPr>
          <w:rStyle w:val="Strong"/>
          <w:rFonts w:ascii="Times New Roman" w:hAnsi="Times New Roman" w:cs="Times New Roman"/>
          <w:sz w:val="26"/>
          <w:szCs w:val="26"/>
          <w:shd w:val="clear" w:color="auto" w:fill="FFFFFF"/>
        </w:rPr>
        <w:t>V</w:t>
      </w:r>
      <w:r w:rsidRPr="007344DA">
        <w:rPr>
          <w:rFonts w:ascii="Times New Roman" w:hAnsi="Times New Roman" w:cs="Times New Roman"/>
          <w:sz w:val="26"/>
          <w:szCs w:val="26"/>
          <w:shd w:val="clear" w:color="auto" w:fill="FFFFFF"/>
        </w:rPr>
        <w:t xml:space="preserve">iew </w:t>
      </w:r>
      <w:del w:id="1076" w:author="EndlessLove" w:date="2016-09-27T10:26:00Z">
        <w:r w:rsidRPr="007344DA" w:rsidDel="0035539F">
          <w:rPr>
            <w:rFonts w:ascii="Times New Roman" w:hAnsi="Times New Roman" w:cs="Times New Roman"/>
            <w:sz w:val="26"/>
            <w:szCs w:val="26"/>
            <w:shd w:val="clear" w:color="auto" w:fill="FFFFFF"/>
          </w:rPr>
          <w:delText>-</w:delText>
        </w:r>
      </w:del>
      <w:ins w:id="1077" w:author="EndlessLove" w:date="2016-09-27T10:26:00Z">
        <w:r w:rsidR="0035539F">
          <w:rPr>
            <w:rFonts w:ascii="Times New Roman" w:hAnsi="Times New Roman" w:cs="Times New Roman"/>
            <w:sz w:val="26"/>
            <w:szCs w:val="26"/>
            <w:shd w:val="clear" w:color="auto" w:fill="FFFFFF"/>
          </w:rPr>
          <w:t>–</w:t>
        </w:r>
      </w:ins>
      <w:r w:rsidRPr="007344DA">
        <w:rPr>
          <w:rStyle w:val="apple-converted-space"/>
          <w:rFonts w:ascii="Times New Roman" w:hAnsi="Times New Roman" w:cs="Times New Roman"/>
          <w:sz w:val="26"/>
          <w:szCs w:val="26"/>
          <w:shd w:val="clear" w:color="auto" w:fill="FFFFFF"/>
        </w:rPr>
        <w:t> </w:t>
      </w:r>
      <w:r w:rsidRPr="007344DA">
        <w:rPr>
          <w:rStyle w:val="Strong"/>
          <w:rFonts w:ascii="Times New Roman" w:hAnsi="Times New Roman" w:cs="Times New Roman"/>
          <w:sz w:val="26"/>
          <w:szCs w:val="26"/>
          <w:shd w:val="clear" w:color="auto" w:fill="FFFFFF"/>
        </w:rPr>
        <w:t>C</w:t>
      </w:r>
      <w:r w:rsidRPr="007344DA">
        <w:rPr>
          <w:rFonts w:ascii="Times New Roman" w:hAnsi="Times New Roman" w:cs="Times New Roman"/>
          <w:sz w:val="26"/>
          <w:szCs w:val="26"/>
          <w:shd w:val="clear" w:color="auto" w:fill="FFFFFF"/>
        </w:rPr>
        <w:t>ontroller</w:t>
      </w:r>
      <w:ins w:id="1078" w:author="EndlessLove" w:date="2016-09-27T10:26:00Z">
        <w:r w:rsidR="0035539F">
          <w:rPr>
            <w:rFonts w:ascii="Times New Roman" w:hAnsi="Times New Roman" w:cs="Times New Roman"/>
            <w:sz w:val="26"/>
            <w:szCs w:val="26"/>
            <w:shd w:val="clear" w:color="auto" w:fill="FFFFFF"/>
          </w:rPr>
          <w:t>)</w:t>
        </w:r>
      </w:ins>
      <w:r w:rsidRPr="007344DA">
        <w:rPr>
          <w:rFonts w:ascii="Times New Roman" w:hAnsi="Times New Roman" w:cs="Times New Roman"/>
          <w:sz w:val="26"/>
          <w:szCs w:val="26"/>
          <w:shd w:val="clear" w:color="auto" w:fill="FFFFFF"/>
        </w:rPr>
        <w:t>,</w:t>
      </w:r>
      <w:del w:id="1079" w:author="EndlessLove" w:date="2016-09-27T10:26:00Z">
        <w:r w:rsidRPr="007344DA" w:rsidDel="0035539F">
          <w:rPr>
            <w:rFonts w:ascii="Times New Roman" w:hAnsi="Times New Roman" w:cs="Times New Roman"/>
            <w:sz w:val="26"/>
            <w:szCs w:val="26"/>
            <w:shd w:val="clear" w:color="auto" w:fill="FFFFFF"/>
          </w:rPr>
          <w:delText xml:space="preserve"> đây là một</w:delText>
        </w:r>
        <w:commentRangeStart w:id="1080"/>
        <w:r w:rsidRPr="007344DA" w:rsidDel="0035539F">
          <w:rPr>
            <w:rFonts w:ascii="Times New Roman" w:hAnsi="Times New Roman" w:cs="Times New Roman"/>
            <w:sz w:val="26"/>
            <w:szCs w:val="26"/>
            <w:shd w:val="clear" w:color="auto" w:fill="FFFFFF"/>
          </w:rPr>
          <w:delText xml:space="preserve"> mô hì</w:delText>
        </w:r>
      </w:del>
      <w:del w:id="1081" w:author="EndlessLove" w:date="2016-09-27T10:23:00Z">
        <w:r w:rsidRPr="007344DA" w:rsidDel="00B2384A">
          <w:rPr>
            <w:rFonts w:ascii="Times New Roman" w:hAnsi="Times New Roman" w:cs="Times New Roman"/>
            <w:sz w:val="26"/>
            <w:szCs w:val="26"/>
            <w:shd w:val="clear" w:color="auto" w:fill="FFFFFF"/>
          </w:rPr>
          <w:delText>nh kiến phần mềm</w:delText>
        </w:r>
        <w:commentRangeEnd w:id="1080"/>
        <w:r w:rsidR="006B46A6" w:rsidDel="00B2384A">
          <w:rPr>
            <w:rStyle w:val="CommentReference"/>
          </w:rPr>
          <w:commentReference w:id="1080"/>
        </w:r>
      </w:del>
      <w:del w:id="1082" w:author="EndlessLove" w:date="2016-09-27T10:26:00Z">
        <w:r w:rsidRPr="007344DA" w:rsidDel="0035539F">
          <w:rPr>
            <w:rFonts w:ascii="Times New Roman" w:hAnsi="Times New Roman" w:cs="Times New Roman"/>
            <w:sz w:val="26"/>
            <w:szCs w:val="26"/>
            <w:shd w:val="clear" w:color="auto" w:fill="FFFFFF"/>
          </w:rPr>
          <w:delText xml:space="preserve"> được tạo ra với mục đích quản lý và xây dựng dự án phần mề</w:delText>
        </w:r>
        <w:r w:rsidDel="0035539F">
          <w:rPr>
            <w:rFonts w:ascii="Times New Roman" w:hAnsi="Times New Roman" w:cs="Times New Roman"/>
            <w:sz w:val="26"/>
            <w:szCs w:val="26"/>
            <w:shd w:val="clear" w:color="auto" w:fill="FFFFFF"/>
          </w:rPr>
          <w:delText>m nhằm tổ chức có</w:delText>
        </w:r>
        <w:r w:rsidRPr="007344DA" w:rsidDel="0035539F">
          <w:rPr>
            <w:rFonts w:ascii="Times New Roman" w:hAnsi="Times New Roman" w:cs="Times New Roman"/>
            <w:sz w:val="26"/>
            <w:szCs w:val="26"/>
            <w:shd w:val="clear" w:color="auto" w:fill="FFFFFF"/>
          </w:rPr>
          <w:delText xml:space="preserve"> hệ thống hơn</w:delText>
        </w:r>
      </w:del>
      <w:ins w:id="1083" w:author="EndlessLove" w:date="2016-09-27T10:26:00Z">
        <w:r w:rsidR="0035539F">
          <w:rPr>
            <w:rFonts w:ascii="Times New Roman" w:hAnsi="Times New Roman" w:cs="Times New Roman"/>
            <w:sz w:val="26"/>
            <w:szCs w:val="26"/>
            <w:shd w:val="clear" w:color="auto" w:fill="FFFFFF"/>
          </w:rPr>
          <w:t xml:space="preserve"> là mô hình gồm ba thành phẩn Model, View và Controller. MVC giúp cho việc tổ chức các thà</w:t>
        </w:r>
        <w:r w:rsidR="00741BD1">
          <w:rPr>
            <w:rFonts w:ascii="Times New Roman" w:hAnsi="Times New Roman" w:cs="Times New Roman"/>
            <w:sz w:val="26"/>
            <w:szCs w:val="26"/>
            <w:shd w:val="clear" w:color="auto" w:fill="FFFFFF"/>
          </w:rPr>
          <w:t>nh phần</w:t>
        </w:r>
        <w:r w:rsidR="0035539F">
          <w:rPr>
            <w:rFonts w:ascii="Times New Roman" w:hAnsi="Times New Roman" w:cs="Times New Roman"/>
            <w:sz w:val="26"/>
            <w:szCs w:val="26"/>
            <w:shd w:val="clear" w:color="auto" w:fill="FFFFFF"/>
          </w:rPr>
          <w:t xml:space="preserve"> trong </w:t>
        </w:r>
      </w:ins>
      <w:ins w:id="1084" w:author="EndlessLove" w:date="2016-09-27T10:31:00Z">
        <w:r w:rsidR="00741BD1" w:rsidRPr="00741BD1">
          <w:rPr>
            <w:rFonts w:ascii="Times New Roman" w:hAnsi="Times New Roman" w:cs="Times New Roman"/>
            <w:i/>
            <w:sz w:val="26"/>
            <w:szCs w:val="26"/>
            <w:shd w:val="clear" w:color="auto" w:fill="FFFFFF"/>
            <w:rPrChange w:id="1085" w:author="EndlessLove" w:date="2016-09-27T10:32:00Z">
              <w:rPr>
                <w:rFonts w:ascii="Times New Roman" w:hAnsi="Times New Roman" w:cs="Times New Roman"/>
                <w:sz w:val="26"/>
                <w:szCs w:val="26"/>
                <w:shd w:val="clear" w:color="auto" w:fill="FFFFFF"/>
              </w:rPr>
            </w:rPrChange>
          </w:rPr>
          <w:t>source code</w:t>
        </w:r>
      </w:ins>
      <w:ins w:id="1086" w:author="EndlessLove" w:date="2016-09-27T10:26:00Z">
        <w:r w:rsidR="0035539F">
          <w:rPr>
            <w:rFonts w:ascii="Times New Roman" w:hAnsi="Times New Roman" w:cs="Times New Roman"/>
            <w:sz w:val="26"/>
            <w:szCs w:val="26"/>
            <w:shd w:val="clear" w:color="auto" w:fill="FFFFFF"/>
          </w:rPr>
          <w:t xml:space="preserve"> về Web hay Desktop Application có hệ thống hơn</w:t>
        </w:r>
      </w:ins>
      <w:ins w:id="1087" w:author="EndlessLove" w:date="2016-09-27T10:31:00Z">
        <w:r w:rsidR="00741BD1">
          <w:rPr>
            <w:rFonts w:ascii="Times New Roman" w:hAnsi="Times New Roman" w:cs="Times New Roman"/>
            <w:sz w:val="26"/>
            <w:szCs w:val="26"/>
            <w:shd w:val="clear" w:color="auto" w:fill="FFFFFF"/>
          </w:rPr>
          <w:t>,</w:t>
        </w:r>
      </w:ins>
      <w:ins w:id="1088" w:author="EndlessLove" w:date="2016-09-27T10:26:00Z">
        <w:r w:rsidR="0035539F">
          <w:rPr>
            <w:rFonts w:ascii="Times New Roman" w:hAnsi="Times New Roman" w:cs="Times New Roman"/>
            <w:sz w:val="26"/>
            <w:szCs w:val="26"/>
            <w:shd w:val="clear" w:color="auto" w:fill="FFFFFF"/>
          </w:rPr>
          <w:t xml:space="preserve"> giúp người phát triển nhìn được tổng quan cấu trúc của dự án, từ đó dễ dàng trong</w:t>
        </w:r>
        <w:r w:rsidR="00741BD1">
          <w:rPr>
            <w:rFonts w:ascii="Times New Roman" w:hAnsi="Times New Roman" w:cs="Times New Roman"/>
            <w:sz w:val="26"/>
            <w:szCs w:val="26"/>
            <w:shd w:val="clear" w:color="auto" w:fill="FFFFFF"/>
          </w:rPr>
          <w:t xml:space="preserve"> việc triển khai, theo dõi và debug.</w:t>
        </w:r>
      </w:ins>
      <w:del w:id="1089" w:author="EndlessLove" w:date="2016-09-27T10:26:00Z">
        <w:r w:rsidRPr="007344DA" w:rsidDel="0035539F">
          <w:rPr>
            <w:rFonts w:ascii="Times New Roman" w:hAnsi="Times New Roman" w:cs="Times New Roman"/>
            <w:sz w:val="26"/>
            <w:szCs w:val="26"/>
            <w:shd w:val="clear" w:color="auto" w:fill="FFFFFF"/>
          </w:rPr>
          <w:delText>.</w:delText>
        </w:r>
      </w:del>
      <w:del w:id="1090" w:author="EndlessLove" w:date="2016-09-27T10:32:00Z">
        <w:r w:rsidRPr="007344DA" w:rsidDel="00741BD1">
          <w:rPr>
            <w:rFonts w:ascii="Times New Roman" w:hAnsi="Times New Roman" w:cs="Times New Roman"/>
            <w:sz w:val="26"/>
            <w:szCs w:val="26"/>
            <w:shd w:val="clear" w:color="auto" w:fill="FFFFFF"/>
          </w:rPr>
          <w:delText xml:space="preserve"> </w:delText>
        </w:r>
      </w:del>
      <w:del w:id="1091" w:author="EndlessLove" w:date="2016-09-27T10:25:00Z">
        <w:r w:rsidRPr="007344DA" w:rsidDel="0035539F">
          <w:rPr>
            <w:rFonts w:ascii="Times New Roman" w:hAnsi="Times New Roman" w:cs="Times New Roman"/>
            <w:sz w:val="26"/>
            <w:szCs w:val="26"/>
            <w:shd w:val="clear" w:color="auto" w:fill="FFFFFF"/>
          </w:rPr>
          <w:delText>Mô hình này được dùng khá rộng rãi và đặc biệt là trong các ngôn ngữ lậ</w:delText>
        </w:r>
        <w:r w:rsidDel="0035539F">
          <w:rPr>
            <w:rFonts w:ascii="Times New Roman" w:hAnsi="Times New Roman" w:cs="Times New Roman"/>
            <w:sz w:val="26"/>
            <w:szCs w:val="26"/>
            <w:shd w:val="clear" w:color="auto" w:fill="FFFFFF"/>
          </w:rPr>
          <w:delText xml:space="preserve">p trình web. Và </w:delText>
        </w:r>
        <w:r w:rsidRPr="007344DA" w:rsidDel="0035539F">
          <w:rPr>
            <w:rFonts w:ascii="Times New Roman" w:hAnsi="Times New Roman" w:cs="Times New Roman"/>
            <w:sz w:val="26"/>
            <w:szCs w:val="26"/>
            <w:shd w:val="clear" w:color="auto" w:fill="FFFFFF"/>
          </w:rPr>
          <w:delText>hiện tạ</w:delText>
        </w:r>
        <w:r w:rsidDel="0035539F">
          <w:rPr>
            <w:rFonts w:ascii="Times New Roman" w:hAnsi="Times New Roman" w:cs="Times New Roman"/>
            <w:sz w:val="26"/>
            <w:szCs w:val="26"/>
            <w:shd w:val="clear" w:color="auto" w:fill="FFFFFF"/>
          </w:rPr>
          <w:delText xml:space="preserve">i các framework về web (JAVA, PHP, ASP, …) đều được xây dựng dựa trên mô hình MVC này. </w:delText>
        </w:r>
      </w:del>
    </w:p>
    <w:p w14:paraId="6F1C2C9D" w14:textId="77777777" w:rsidR="007344DA" w:rsidRDefault="007344DA" w:rsidP="007344DA">
      <w:pPr>
        <w:pStyle w:val="ListParagraph"/>
        <w:spacing w:after="240"/>
        <w:outlineLvl w:val="1"/>
        <w:rPr>
          <w:rFonts w:ascii="Times New Roman" w:hAnsi="Times New Roman" w:cs="Times New Roman"/>
          <w:sz w:val="26"/>
          <w:szCs w:val="26"/>
          <w:shd w:val="clear" w:color="auto" w:fill="FFFFFF"/>
        </w:rPr>
      </w:pPr>
    </w:p>
    <w:p w14:paraId="26E86A23" w14:textId="77777777" w:rsidR="007344DA" w:rsidRPr="007344DA" w:rsidRDefault="007344DA" w:rsidP="007344DA">
      <w:pPr>
        <w:spacing w:after="240"/>
        <w:ind w:firstLine="720"/>
        <w:outlineLvl w:val="1"/>
        <w:rPr>
          <w:rFonts w:ascii="Times New Roman" w:hAnsi="Times New Roman" w:cs="Times New Roman"/>
          <w:b/>
          <w:sz w:val="26"/>
          <w:szCs w:val="26"/>
        </w:rPr>
      </w:pPr>
      <w:r w:rsidRPr="007344DA">
        <w:rPr>
          <w:rFonts w:ascii="Times New Roman" w:hAnsi="Times New Roman" w:cs="Times New Roman"/>
          <w:b/>
          <w:sz w:val="26"/>
          <w:szCs w:val="26"/>
          <w:shd w:val="clear" w:color="auto" w:fill="FFFFFF"/>
        </w:rPr>
        <w:t>Các thành phần trong mô hình MVC:</w:t>
      </w:r>
    </w:p>
    <w:p w14:paraId="3D3C9828" w14:textId="59EBE802" w:rsidR="007344DA" w:rsidRPr="007344DA" w:rsidRDefault="007344DA" w:rsidP="007344DA">
      <w:pPr>
        <w:numPr>
          <w:ilvl w:val="0"/>
          <w:numId w:val="18"/>
        </w:numPr>
        <w:shd w:val="clear" w:color="auto" w:fill="FFFFFF"/>
        <w:spacing w:beforeAutospacing="1" w:after="30" w:line="336" w:lineRule="atLeast"/>
        <w:rPr>
          <w:rFonts w:ascii="Times New Roman" w:eastAsia="Times New Roman" w:hAnsi="Times New Roman" w:cs="Times New Roman"/>
          <w:sz w:val="26"/>
          <w:szCs w:val="26"/>
        </w:rPr>
      </w:pPr>
      <w:r w:rsidRPr="007344DA">
        <w:rPr>
          <w:rFonts w:ascii="Times New Roman" w:eastAsia="Times New Roman" w:hAnsi="Times New Roman" w:cs="Times New Roman"/>
          <w:b/>
          <w:bCs/>
          <w:sz w:val="26"/>
          <w:szCs w:val="26"/>
        </w:rPr>
        <w:t>Model</w:t>
      </w:r>
      <w:r w:rsidRPr="007344DA">
        <w:rPr>
          <w:rFonts w:ascii="Times New Roman" w:eastAsia="Times New Roman" w:hAnsi="Times New Roman" w:cs="Times New Roman"/>
          <w:sz w:val="26"/>
          <w:szCs w:val="26"/>
        </w:rPr>
        <w:t xml:space="preserve">: </w:t>
      </w:r>
      <w:ins w:id="1092" w:author="EndlessLove" w:date="2016-09-27T10:34:00Z">
        <w:r w:rsidR="00972E2C">
          <w:rPr>
            <w:rFonts w:ascii="Times New Roman" w:eastAsia="Times New Roman" w:hAnsi="Times New Roman" w:cs="Times New Roman"/>
            <w:sz w:val="26"/>
            <w:szCs w:val="26"/>
          </w:rPr>
          <w:t>chứa các class</w:t>
        </w:r>
      </w:ins>
      <w:ins w:id="1093" w:author="EndlessLove" w:date="2016-09-27T10:35:00Z">
        <w:r w:rsidR="00972E2C">
          <w:rPr>
            <w:rFonts w:ascii="Times New Roman" w:eastAsia="Times New Roman" w:hAnsi="Times New Roman" w:cs="Times New Roman"/>
            <w:sz w:val="26"/>
            <w:szCs w:val="26"/>
          </w:rPr>
          <w:t>, các hàm, phương thức</w:t>
        </w:r>
      </w:ins>
      <w:ins w:id="1094" w:author="EndlessLove" w:date="2016-09-27T10:34:00Z">
        <w:r w:rsidR="00972E2C">
          <w:rPr>
            <w:rFonts w:ascii="Times New Roman" w:eastAsia="Times New Roman" w:hAnsi="Times New Roman" w:cs="Times New Roman"/>
            <w:sz w:val="26"/>
            <w:szCs w:val="26"/>
          </w:rPr>
          <w:t xml:space="preserve"> </w:t>
        </w:r>
      </w:ins>
      <w:r w:rsidRPr="007344DA">
        <w:rPr>
          <w:rFonts w:ascii="Times New Roman" w:eastAsia="Times New Roman" w:hAnsi="Times New Roman" w:cs="Times New Roman"/>
          <w:sz w:val="26"/>
          <w:szCs w:val="26"/>
        </w:rPr>
        <w:t>có nhiệm vụ thao tác với cơ sở dữ liệu</w:t>
      </w:r>
      <w:del w:id="1095" w:author="EndlessLove" w:date="2016-09-27T10:35:00Z">
        <w:r w:rsidRPr="007344DA" w:rsidDel="00972E2C">
          <w:rPr>
            <w:rFonts w:ascii="Times New Roman" w:eastAsia="Times New Roman" w:hAnsi="Times New Roman" w:cs="Times New Roman"/>
            <w:sz w:val="26"/>
            <w:szCs w:val="26"/>
          </w:rPr>
          <w:delText>,</w:delText>
        </w:r>
      </w:del>
      <w:ins w:id="1096" w:author="EndlessLove" w:date="2016-09-27T10:34:00Z">
        <w:r w:rsidR="00972E2C">
          <w:rPr>
            <w:rFonts w:ascii="Times New Roman" w:eastAsia="Times New Roman" w:hAnsi="Times New Roman" w:cs="Times New Roman"/>
            <w:sz w:val="26"/>
            <w:szCs w:val="26"/>
          </w:rPr>
          <w:t xml:space="preserve">. </w:t>
        </w:r>
      </w:ins>
      <w:del w:id="1097" w:author="EndlessLove" w:date="2016-09-27T10:34:00Z">
        <w:r w:rsidRPr="007344DA" w:rsidDel="00972E2C">
          <w:rPr>
            <w:rFonts w:ascii="Times New Roman" w:eastAsia="Times New Roman" w:hAnsi="Times New Roman" w:cs="Times New Roman"/>
            <w:sz w:val="26"/>
            <w:szCs w:val="26"/>
          </w:rPr>
          <w:delText xml:space="preserve"> nghĩa là nó sẽ chứa tất cả các hàm, các phương thức truy vấn trực tiếp với dữ liệu </w:delText>
        </w:r>
      </w:del>
      <w:del w:id="1098" w:author="EndlessLove" w:date="2016-09-27T10:35:00Z">
        <w:r w:rsidRPr="007344DA" w:rsidDel="00972E2C">
          <w:rPr>
            <w:rFonts w:ascii="Times New Roman" w:eastAsia="Times New Roman" w:hAnsi="Times New Roman" w:cs="Times New Roman"/>
            <w:sz w:val="26"/>
            <w:szCs w:val="26"/>
          </w:rPr>
          <w:delText>và </w:delText>
        </w:r>
      </w:del>
      <w:ins w:id="1099" w:author="EndlessLove" w:date="2016-09-27T08:21:00Z">
        <w:r w:rsidR="00B82C4E" w:rsidRPr="00B82C4E">
          <w:rPr>
            <w:rFonts w:ascii="Times New Roman" w:eastAsia="Times New Roman" w:hAnsi="Times New Roman" w:cs="Times New Roman"/>
            <w:b/>
            <w:sz w:val="26"/>
            <w:szCs w:val="26"/>
            <w:rPrChange w:id="1100" w:author="EndlessLove" w:date="2016-09-27T08:21:00Z">
              <w:rPr>
                <w:rFonts w:ascii="Times New Roman" w:eastAsia="Times New Roman" w:hAnsi="Times New Roman" w:cs="Times New Roman"/>
                <w:sz w:val="26"/>
                <w:szCs w:val="26"/>
              </w:rPr>
            </w:rPrChange>
          </w:rPr>
          <w:t>Controller</w:t>
        </w:r>
      </w:ins>
      <w:del w:id="1101" w:author="EndlessLove" w:date="2016-09-27T08:21:00Z">
        <w:r w:rsidRPr="007344DA" w:rsidDel="00B82C4E">
          <w:rPr>
            <w:rFonts w:ascii="Times New Roman" w:eastAsia="Times New Roman" w:hAnsi="Times New Roman" w:cs="Times New Roman"/>
            <w:sz w:val="26"/>
            <w:szCs w:val="26"/>
            <w:shd w:val="clear" w:color="auto" w:fill="F2F2F2"/>
          </w:rPr>
          <w:delText>controller</w:delText>
        </w:r>
      </w:del>
      <w:r w:rsidRPr="007344DA">
        <w:rPr>
          <w:rFonts w:ascii="Times New Roman" w:eastAsia="Times New Roman" w:hAnsi="Times New Roman" w:cs="Times New Roman"/>
          <w:sz w:val="26"/>
          <w:szCs w:val="26"/>
        </w:rPr>
        <w:t xml:space="preserve"> sẽ thông qua </w:t>
      </w:r>
      <w:del w:id="1102" w:author="EndlessLove" w:date="2016-09-27T10:35:00Z">
        <w:r w:rsidRPr="007344DA" w:rsidDel="00972E2C">
          <w:rPr>
            <w:rFonts w:ascii="Times New Roman" w:eastAsia="Times New Roman" w:hAnsi="Times New Roman" w:cs="Times New Roman"/>
            <w:sz w:val="26"/>
            <w:szCs w:val="26"/>
          </w:rPr>
          <w:delText xml:space="preserve">các hàm, phương thức </w:delText>
        </w:r>
      </w:del>
      <w:r w:rsidRPr="007344DA">
        <w:rPr>
          <w:rFonts w:ascii="Times New Roman" w:eastAsia="Times New Roman" w:hAnsi="Times New Roman" w:cs="Times New Roman"/>
          <w:sz w:val="26"/>
          <w:szCs w:val="26"/>
        </w:rPr>
        <w:t>đó để lấy dữ liệu rồi gửi qua </w:t>
      </w:r>
      <w:r w:rsidRPr="007344DA">
        <w:rPr>
          <w:rFonts w:ascii="Times New Roman" w:eastAsia="Times New Roman" w:hAnsi="Times New Roman" w:cs="Times New Roman"/>
          <w:b/>
          <w:bCs/>
          <w:sz w:val="26"/>
          <w:szCs w:val="26"/>
        </w:rPr>
        <w:t>View</w:t>
      </w:r>
      <w:ins w:id="1103" w:author="EndlessLove" w:date="2016-09-27T10:35:00Z">
        <w:r w:rsidR="00972E2C">
          <w:rPr>
            <w:rFonts w:ascii="Times New Roman" w:eastAsia="Times New Roman" w:hAnsi="Times New Roman" w:cs="Times New Roman"/>
            <w:b/>
            <w:bCs/>
            <w:sz w:val="26"/>
            <w:szCs w:val="26"/>
          </w:rPr>
          <w:t>.</w:t>
        </w:r>
      </w:ins>
    </w:p>
    <w:p w14:paraId="58A60F65" w14:textId="04DCE128" w:rsidR="007344DA" w:rsidRPr="007344DA" w:rsidRDefault="007344DA" w:rsidP="007344DA">
      <w:pPr>
        <w:numPr>
          <w:ilvl w:val="0"/>
          <w:numId w:val="18"/>
        </w:numPr>
        <w:shd w:val="clear" w:color="auto" w:fill="FFFFFF"/>
        <w:spacing w:beforeAutospacing="1" w:after="30" w:line="336" w:lineRule="atLeast"/>
        <w:rPr>
          <w:rFonts w:ascii="Times New Roman" w:eastAsia="Times New Roman" w:hAnsi="Times New Roman" w:cs="Times New Roman"/>
          <w:sz w:val="26"/>
          <w:szCs w:val="26"/>
        </w:rPr>
      </w:pPr>
      <w:r w:rsidRPr="007344DA">
        <w:rPr>
          <w:rFonts w:ascii="Times New Roman" w:eastAsia="Times New Roman" w:hAnsi="Times New Roman" w:cs="Times New Roman"/>
          <w:b/>
          <w:bCs/>
          <w:sz w:val="26"/>
          <w:szCs w:val="26"/>
        </w:rPr>
        <w:t>View</w:t>
      </w:r>
      <w:r w:rsidRPr="007344DA">
        <w:rPr>
          <w:rFonts w:ascii="Times New Roman" w:eastAsia="Times New Roman" w:hAnsi="Times New Roman" w:cs="Times New Roman"/>
          <w:sz w:val="26"/>
          <w:szCs w:val="26"/>
        </w:rPr>
        <w:t xml:space="preserve">: </w:t>
      </w:r>
      <w:ins w:id="1104" w:author="EndlessLove" w:date="2016-09-27T11:59:00Z">
        <w:r w:rsidR="00377F5D">
          <w:rPr>
            <w:rFonts w:ascii="Times New Roman" w:eastAsia="Times New Roman" w:hAnsi="Times New Roman" w:cs="Times New Roman"/>
            <w:sz w:val="26"/>
            <w:szCs w:val="26"/>
          </w:rPr>
          <w:t>chính l</w:t>
        </w:r>
        <w:r w:rsidR="00881CE4">
          <w:rPr>
            <w:rFonts w:ascii="Times New Roman" w:eastAsia="Times New Roman" w:hAnsi="Times New Roman" w:cs="Times New Roman"/>
            <w:sz w:val="26"/>
            <w:szCs w:val="26"/>
          </w:rPr>
          <w:t>à khung nhìn của người dùng</w:t>
        </w:r>
        <w:r w:rsidR="00377F5D">
          <w:rPr>
            <w:rFonts w:ascii="Times New Roman" w:eastAsia="Times New Roman" w:hAnsi="Times New Roman" w:cs="Times New Roman"/>
            <w:sz w:val="26"/>
            <w:szCs w:val="26"/>
          </w:rPr>
          <w:t>,</w:t>
        </w:r>
      </w:ins>
      <w:ins w:id="1105" w:author="EndlessLove" w:date="2016-09-27T12:02:00Z">
        <w:r w:rsidR="00881CE4">
          <w:rPr>
            <w:rFonts w:ascii="Times New Roman" w:eastAsia="Times New Roman" w:hAnsi="Times New Roman" w:cs="Times New Roman"/>
            <w:sz w:val="26"/>
            <w:szCs w:val="26"/>
          </w:rPr>
          <w:t xml:space="preserve"> là nơi chứa các đối tượng về giao diện người dùng.</w:t>
        </w:r>
      </w:ins>
      <w:ins w:id="1106" w:author="EndlessLove" w:date="2016-09-27T12:03:00Z">
        <w:r w:rsidR="00881CE4">
          <w:rPr>
            <w:rFonts w:ascii="Times New Roman" w:eastAsia="Times New Roman" w:hAnsi="Times New Roman" w:cs="Times New Roman"/>
            <w:sz w:val="26"/>
            <w:szCs w:val="26"/>
          </w:rPr>
          <w:t xml:space="preserve"> Nhiệm vụ của </w:t>
        </w:r>
        <w:r w:rsidR="00881CE4" w:rsidRPr="00881CE4">
          <w:rPr>
            <w:rFonts w:ascii="Times New Roman" w:eastAsia="Times New Roman" w:hAnsi="Times New Roman" w:cs="Times New Roman"/>
            <w:b/>
            <w:sz w:val="26"/>
            <w:szCs w:val="26"/>
            <w:rPrChange w:id="1107" w:author="EndlessLove" w:date="2016-09-27T12:03:00Z">
              <w:rPr>
                <w:rFonts w:ascii="Times New Roman" w:eastAsia="Times New Roman" w:hAnsi="Times New Roman" w:cs="Times New Roman"/>
                <w:sz w:val="26"/>
                <w:szCs w:val="26"/>
              </w:rPr>
            </w:rPrChange>
          </w:rPr>
          <w:t>View</w:t>
        </w:r>
      </w:ins>
      <w:ins w:id="1108" w:author="EndlessLove" w:date="2016-09-27T11:59:00Z">
        <w:r w:rsidR="00377F5D">
          <w:rPr>
            <w:rFonts w:ascii="Times New Roman" w:eastAsia="Times New Roman" w:hAnsi="Times New Roman" w:cs="Times New Roman"/>
            <w:sz w:val="26"/>
            <w:szCs w:val="26"/>
          </w:rPr>
          <w:t xml:space="preserve"> </w:t>
        </w:r>
      </w:ins>
      <w:del w:id="1109" w:author="EndlessLove" w:date="2016-09-27T11:59:00Z">
        <w:r w:rsidRPr="007344DA" w:rsidDel="00377F5D">
          <w:rPr>
            <w:rFonts w:ascii="Times New Roman" w:eastAsia="Times New Roman" w:hAnsi="Times New Roman" w:cs="Times New Roman"/>
            <w:sz w:val="26"/>
            <w:szCs w:val="26"/>
          </w:rPr>
          <w:delText>có nhiệm vụ tiếp</w:delText>
        </w:r>
      </w:del>
      <w:ins w:id="1110" w:author="EndlessLove" w:date="2016-09-27T11:59:00Z">
        <w:r w:rsidR="00881CE4">
          <w:rPr>
            <w:rFonts w:ascii="Times New Roman" w:eastAsia="Times New Roman" w:hAnsi="Times New Roman" w:cs="Times New Roman"/>
            <w:sz w:val="26"/>
            <w:szCs w:val="26"/>
          </w:rPr>
          <w:t>là</w:t>
        </w:r>
      </w:ins>
      <w:r w:rsidRPr="007344DA">
        <w:rPr>
          <w:rFonts w:ascii="Times New Roman" w:eastAsia="Times New Roman" w:hAnsi="Times New Roman" w:cs="Times New Roman"/>
          <w:sz w:val="26"/>
          <w:szCs w:val="26"/>
        </w:rPr>
        <w:t xml:space="preserve"> nhận dữ liệu từ </w:t>
      </w:r>
      <w:ins w:id="1111" w:author="EndlessLove" w:date="2016-09-27T08:21:00Z">
        <w:r w:rsidR="00B82C4E" w:rsidRPr="00B82C4E">
          <w:rPr>
            <w:rFonts w:ascii="Times New Roman" w:eastAsia="Times New Roman" w:hAnsi="Times New Roman" w:cs="Times New Roman"/>
            <w:b/>
            <w:sz w:val="26"/>
            <w:szCs w:val="26"/>
          </w:rPr>
          <w:t>C</w:t>
        </w:r>
        <w:r w:rsidR="00B82C4E" w:rsidRPr="00B82C4E">
          <w:rPr>
            <w:rFonts w:ascii="Times New Roman" w:eastAsia="Times New Roman" w:hAnsi="Times New Roman" w:cs="Times New Roman"/>
            <w:b/>
            <w:sz w:val="26"/>
            <w:szCs w:val="26"/>
            <w:rPrChange w:id="1112" w:author="EndlessLove" w:date="2016-09-27T08:21:00Z">
              <w:rPr>
                <w:rFonts w:ascii="Times New Roman" w:eastAsia="Times New Roman" w:hAnsi="Times New Roman" w:cs="Times New Roman"/>
                <w:sz w:val="26"/>
                <w:szCs w:val="26"/>
              </w:rPr>
            </w:rPrChange>
          </w:rPr>
          <w:t>ontroller</w:t>
        </w:r>
      </w:ins>
      <w:del w:id="1113" w:author="EndlessLove" w:date="2016-09-27T08:21:00Z">
        <w:r w:rsidRPr="007344DA" w:rsidDel="00B82C4E">
          <w:rPr>
            <w:rFonts w:ascii="Times New Roman" w:eastAsia="Times New Roman" w:hAnsi="Times New Roman" w:cs="Times New Roman"/>
            <w:sz w:val="26"/>
            <w:szCs w:val="26"/>
            <w:shd w:val="clear" w:color="auto" w:fill="F2F2F2"/>
          </w:rPr>
          <w:delText>controller</w:delText>
        </w:r>
      </w:del>
      <w:r w:rsidRPr="007344DA">
        <w:rPr>
          <w:rFonts w:ascii="Times New Roman" w:eastAsia="Times New Roman" w:hAnsi="Times New Roman" w:cs="Times New Roman"/>
          <w:sz w:val="26"/>
          <w:szCs w:val="26"/>
        </w:rPr>
        <w:t> và hiển thị nội dung sang các đoạn mã HTML</w:t>
      </w:r>
      <w:ins w:id="1114" w:author="EndlessLove" w:date="2016-09-27T12:00:00Z">
        <w:r w:rsidR="00377F5D">
          <w:rPr>
            <w:rFonts w:ascii="Times New Roman" w:eastAsia="Times New Roman" w:hAnsi="Times New Roman" w:cs="Times New Roman"/>
            <w:sz w:val="26"/>
            <w:szCs w:val="26"/>
          </w:rPr>
          <w:t>.</w:t>
        </w:r>
      </w:ins>
      <w:del w:id="1115" w:author="EndlessLove" w:date="2016-09-27T12:00:00Z">
        <w:r w:rsidRPr="007344DA" w:rsidDel="00377F5D">
          <w:rPr>
            <w:rFonts w:ascii="Times New Roman" w:eastAsia="Times New Roman" w:hAnsi="Times New Roman" w:cs="Times New Roman"/>
            <w:sz w:val="26"/>
            <w:szCs w:val="26"/>
          </w:rPr>
          <w:delText xml:space="preserve">, </w:delText>
        </w:r>
      </w:del>
      <w:del w:id="1116" w:author="EndlessLove" w:date="2016-09-27T08:21:00Z">
        <w:r w:rsidRPr="007344DA" w:rsidDel="00B82C4E">
          <w:rPr>
            <w:rFonts w:ascii="Times New Roman" w:eastAsia="Times New Roman" w:hAnsi="Times New Roman" w:cs="Times New Roman"/>
            <w:sz w:val="26"/>
            <w:szCs w:val="26"/>
          </w:rPr>
          <w:delText xml:space="preserve">bạn </w:delText>
        </w:r>
      </w:del>
      <w:del w:id="1117" w:author="EndlessLove" w:date="2016-09-27T11:59:00Z">
        <w:r w:rsidRPr="007344DA" w:rsidDel="00377F5D">
          <w:rPr>
            <w:rFonts w:ascii="Times New Roman" w:eastAsia="Times New Roman" w:hAnsi="Times New Roman" w:cs="Times New Roman"/>
            <w:sz w:val="26"/>
            <w:szCs w:val="26"/>
          </w:rPr>
          <w:delText>có thể hiểu nôm na đây người ta còn gọi là thành phần giao diện.</w:delText>
        </w:r>
      </w:del>
    </w:p>
    <w:p w14:paraId="75A97FDD" w14:textId="64156465" w:rsidR="007344DA" w:rsidRDefault="007344DA" w:rsidP="007344DA">
      <w:pPr>
        <w:numPr>
          <w:ilvl w:val="0"/>
          <w:numId w:val="18"/>
        </w:numPr>
        <w:shd w:val="clear" w:color="auto" w:fill="FFFFFF"/>
        <w:spacing w:beforeAutospacing="1" w:after="30" w:line="336" w:lineRule="atLeast"/>
        <w:rPr>
          <w:rFonts w:ascii="Times New Roman" w:eastAsia="Times New Roman" w:hAnsi="Times New Roman" w:cs="Times New Roman"/>
          <w:sz w:val="26"/>
          <w:szCs w:val="26"/>
        </w:rPr>
      </w:pPr>
      <w:r w:rsidRPr="007344DA">
        <w:rPr>
          <w:rFonts w:ascii="Times New Roman" w:eastAsia="Times New Roman" w:hAnsi="Times New Roman" w:cs="Times New Roman"/>
          <w:b/>
          <w:bCs/>
          <w:sz w:val="26"/>
          <w:szCs w:val="26"/>
        </w:rPr>
        <w:t>Controller</w:t>
      </w:r>
      <w:r w:rsidRPr="007344DA">
        <w:rPr>
          <w:rFonts w:ascii="Times New Roman" w:eastAsia="Times New Roman" w:hAnsi="Times New Roman" w:cs="Times New Roman"/>
          <w:sz w:val="26"/>
          <w:szCs w:val="26"/>
        </w:rPr>
        <w:t>: đóng vài trò trung gian giữa </w:t>
      </w:r>
      <w:ins w:id="1118" w:author="EndlessLove" w:date="2016-09-27T08:22:00Z">
        <w:r w:rsidR="00B82C4E" w:rsidRPr="00B82C4E">
          <w:rPr>
            <w:rFonts w:ascii="Times New Roman" w:eastAsia="Times New Roman" w:hAnsi="Times New Roman" w:cs="Times New Roman"/>
            <w:b/>
            <w:sz w:val="26"/>
            <w:szCs w:val="26"/>
            <w:rPrChange w:id="1119" w:author="EndlessLove" w:date="2016-09-27T08:22:00Z">
              <w:rPr>
                <w:rFonts w:ascii="Times New Roman" w:eastAsia="Times New Roman" w:hAnsi="Times New Roman" w:cs="Times New Roman"/>
                <w:sz w:val="26"/>
                <w:szCs w:val="26"/>
              </w:rPr>
            </w:rPrChange>
          </w:rPr>
          <w:t>Model</w:t>
        </w:r>
      </w:ins>
      <w:del w:id="1120" w:author="EndlessLove" w:date="2016-09-27T08:22:00Z">
        <w:r w:rsidRPr="007344DA" w:rsidDel="00B82C4E">
          <w:rPr>
            <w:rFonts w:ascii="Times New Roman" w:eastAsia="Times New Roman" w:hAnsi="Times New Roman" w:cs="Times New Roman"/>
            <w:sz w:val="26"/>
            <w:szCs w:val="26"/>
            <w:shd w:val="clear" w:color="auto" w:fill="F2F2F2"/>
          </w:rPr>
          <w:delText>Model</w:delText>
        </w:r>
        <w:r w:rsidRPr="007344DA" w:rsidDel="00B82C4E">
          <w:rPr>
            <w:rFonts w:ascii="Times New Roman" w:eastAsia="Times New Roman" w:hAnsi="Times New Roman" w:cs="Times New Roman"/>
            <w:sz w:val="26"/>
            <w:szCs w:val="26"/>
          </w:rPr>
          <w:delText> </w:delText>
        </w:r>
      </w:del>
      <w:ins w:id="1121" w:author="EndlessLove" w:date="2016-09-27T08:22:00Z">
        <w:r w:rsidR="00B82C4E" w:rsidRPr="007344DA">
          <w:rPr>
            <w:rFonts w:ascii="Times New Roman" w:eastAsia="Times New Roman" w:hAnsi="Times New Roman" w:cs="Times New Roman"/>
            <w:sz w:val="26"/>
            <w:szCs w:val="26"/>
          </w:rPr>
          <w:t> </w:t>
        </w:r>
      </w:ins>
      <w:r w:rsidRPr="007344DA">
        <w:rPr>
          <w:rFonts w:ascii="Times New Roman" w:eastAsia="Times New Roman" w:hAnsi="Times New Roman" w:cs="Times New Roman"/>
          <w:sz w:val="26"/>
          <w:szCs w:val="26"/>
        </w:rPr>
        <w:t>và </w:t>
      </w:r>
      <w:ins w:id="1122" w:author="EndlessLove" w:date="2016-09-27T08:22:00Z">
        <w:r w:rsidR="00B82C4E" w:rsidRPr="00B82C4E">
          <w:rPr>
            <w:rFonts w:ascii="Times New Roman" w:eastAsia="Times New Roman" w:hAnsi="Times New Roman" w:cs="Times New Roman"/>
            <w:b/>
            <w:sz w:val="26"/>
            <w:szCs w:val="26"/>
            <w:rPrChange w:id="1123" w:author="EndlessLove" w:date="2016-09-27T08:22:00Z">
              <w:rPr>
                <w:rFonts w:ascii="Times New Roman" w:eastAsia="Times New Roman" w:hAnsi="Times New Roman" w:cs="Times New Roman"/>
                <w:sz w:val="26"/>
                <w:szCs w:val="26"/>
              </w:rPr>
            </w:rPrChange>
          </w:rPr>
          <w:t>View</w:t>
        </w:r>
      </w:ins>
      <w:del w:id="1124" w:author="EndlessLove" w:date="2016-09-27T08:22:00Z">
        <w:r w:rsidRPr="007344DA" w:rsidDel="00B82C4E">
          <w:rPr>
            <w:rFonts w:ascii="Times New Roman" w:eastAsia="Times New Roman" w:hAnsi="Times New Roman" w:cs="Times New Roman"/>
            <w:sz w:val="26"/>
            <w:szCs w:val="26"/>
            <w:shd w:val="clear" w:color="auto" w:fill="F2F2F2"/>
          </w:rPr>
          <w:delText>View</w:delText>
        </w:r>
      </w:del>
      <w:r w:rsidRPr="007344DA">
        <w:rPr>
          <w:rFonts w:ascii="Times New Roman" w:eastAsia="Times New Roman" w:hAnsi="Times New Roman" w:cs="Times New Roman"/>
          <w:sz w:val="26"/>
          <w:szCs w:val="26"/>
        </w:rPr>
        <w:t xml:space="preserve">. Nó có nhiệm vụ tiếp nhận yêu cầu từ </w:t>
      </w:r>
      <w:ins w:id="1125" w:author="EndlessLove" w:date="2016-09-27T12:00:00Z">
        <w:r w:rsidR="00881CE4">
          <w:rPr>
            <w:rFonts w:ascii="Times New Roman" w:eastAsia="Times New Roman" w:hAnsi="Times New Roman" w:cs="Times New Roman"/>
            <w:sz w:val="26"/>
            <w:szCs w:val="26"/>
          </w:rPr>
          <w:t>người dùng</w:t>
        </w:r>
      </w:ins>
      <w:del w:id="1126" w:author="EndlessLove" w:date="2016-09-27T12:00:00Z">
        <w:r w:rsidRPr="007344DA" w:rsidDel="00881CE4">
          <w:rPr>
            <w:rFonts w:ascii="Times New Roman" w:eastAsia="Times New Roman" w:hAnsi="Times New Roman" w:cs="Times New Roman"/>
            <w:sz w:val="26"/>
            <w:szCs w:val="26"/>
          </w:rPr>
          <w:delText>client</w:delText>
        </w:r>
      </w:del>
      <w:r w:rsidRPr="007344DA">
        <w:rPr>
          <w:rFonts w:ascii="Times New Roman" w:eastAsia="Times New Roman" w:hAnsi="Times New Roman" w:cs="Times New Roman"/>
          <w:sz w:val="26"/>
          <w:szCs w:val="26"/>
        </w:rPr>
        <w:t xml:space="preserve"> sau đó </w:t>
      </w:r>
      <w:ins w:id="1127" w:author="EndlessLove" w:date="2016-09-27T12:04:00Z">
        <w:r w:rsidR="00881CE4">
          <w:rPr>
            <w:rFonts w:ascii="Times New Roman" w:eastAsia="Times New Roman" w:hAnsi="Times New Roman" w:cs="Times New Roman"/>
            <w:sz w:val="26"/>
            <w:szCs w:val="26"/>
          </w:rPr>
          <w:t xml:space="preserve">thao tác trực tiếp với </w:t>
        </w:r>
      </w:ins>
      <w:del w:id="1128" w:author="EndlessLove" w:date="2016-09-27T12:04:00Z">
        <w:r w:rsidRPr="007344DA" w:rsidDel="00881CE4">
          <w:rPr>
            <w:rFonts w:ascii="Times New Roman" w:eastAsia="Times New Roman" w:hAnsi="Times New Roman" w:cs="Times New Roman"/>
            <w:sz w:val="26"/>
            <w:szCs w:val="26"/>
          </w:rPr>
          <w:delText xml:space="preserve">xử lý </w:delText>
        </w:r>
      </w:del>
      <w:del w:id="1129" w:author="EndlessLove" w:date="2016-09-27T12:00:00Z">
        <w:r w:rsidRPr="007344DA" w:rsidDel="00881CE4">
          <w:rPr>
            <w:rFonts w:ascii="Times New Roman" w:eastAsia="Times New Roman" w:hAnsi="Times New Roman" w:cs="Times New Roman"/>
            <w:sz w:val="26"/>
            <w:szCs w:val="26"/>
          </w:rPr>
          <w:delText>request, load</w:delText>
        </w:r>
      </w:del>
      <w:del w:id="1130" w:author="EndlessLove" w:date="2016-09-27T12:04:00Z">
        <w:r w:rsidRPr="007344DA" w:rsidDel="00881CE4">
          <w:rPr>
            <w:rFonts w:ascii="Times New Roman" w:eastAsia="Times New Roman" w:hAnsi="Times New Roman" w:cs="Times New Roman"/>
            <w:sz w:val="26"/>
            <w:szCs w:val="26"/>
          </w:rPr>
          <w:delText> </w:delText>
        </w:r>
      </w:del>
      <w:ins w:id="1131" w:author="EndlessLove" w:date="2016-09-27T08:22:00Z">
        <w:r w:rsidR="00B82C4E" w:rsidRPr="00B82C4E">
          <w:rPr>
            <w:rFonts w:ascii="Times New Roman" w:eastAsia="Times New Roman" w:hAnsi="Times New Roman" w:cs="Times New Roman"/>
            <w:b/>
            <w:sz w:val="26"/>
            <w:szCs w:val="26"/>
            <w:rPrChange w:id="1132" w:author="EndlessLove" w:date="2016-09-27T08:22:00Z">
              <w:rPr>
                <w:rFonts w:ascii="Times New Roman" w:eastAsia="Times New Roman" w:hAnsi="Times New Roman" w:cs="Times New Roman"/>
                <w:sz w:val="26"/>
                <w:szCs w:val="26"/>
              </w:rPr>
            </w:rPrChange>
          </w:rPr>
          <w:t>Model</w:t>
        </w:r>
      </w:ins>
      <w:del w:id="1133" w:author="EndlessLove" w:date="2016-09-27T08:22:00Z">
        <w:r w:rsidRPr="007344DA" w:rsidDel="00B82C4E">
          <w:rPr>
            <w:rFonts w:ascii="Times New Roman" w:eastAsia="Times New Roman" w:hAnsi="Times New Roman" w:cs="Times New Roman"/>
            <w:sz w:val="26"/>
            <w:szCs w:val="26"/>
            <w:shd w:val="clear" w:color="auto" w:fill="F2F2F2"/>
          </w:rPr>
          <w:delText>model</w:delText>
        </w:r>
        <w:r w:rsidRPr="007344DA" w:rsidDel="00B82C4E">
          <w:rPr>
            <w:rFonts w:ascii="Times New Roman" w:eastAsia="Times New Roman" w:hAnsi="Times New Roman" w:cs="Times New Roman"/>
            <w:sz w:val="26"/>
            <w:szCs w:val="26"/>
          </w:rPr>
          <w:delText> </w:delText>
        </w:r>
      </w:del>
      <w:ins w:id="1134" w:author="EndlessLove" w:date="2016-09-27T08:22:00Z">
        <w:r w:rsidR="00B82C4E" w:rsidRPr="007344DA">
          <w:rPr>
            <w:rFonts w:ascii="Times New Roman" w:eastAsia="Times New Roman" w:hAnsi="Times New Roman" w:cs="Times New Roman"/>
            <w:sz w:val="26"/>
            <w:szCs w:val="26"/>
          </w:rPr>
          <w:t> </w:t>
        </w:r>
      </w:ins>
      <w:r w:rsidRPr="007344DA">
        <w:rPr>
          <w:rFonts w:ascii="Times New Roman" w:eastAsia="Times New Roman" w:hAnsi="Times New Roman" w:cs="Times New Roman"/>
          <w:sz w:val="26"/>
          <w:szCs w:val="26"/>
        </w:rPr>
        <w:t xml:space="preserve">tương ứng </w:t>
      </w:r>
      <w:ins w:id="1135" w:author="EndlessLove" w:date="2016-09-27T12:04:00Z">
        <w:r w:rsidR="00881CE4">
          <w:rPr>
            <w:rFonts w:ascii="Times New Roman" w:eastAsia="Times New Roman" w:hAnsi="Times New Roman" w:cs="Times New Roman"/>
            <w:sz w:val="26"/>
            <w:szCs w:val="26"/>
          </w:rPr>
          <w:t xml:space="preserve">để lấy dữ liệu </w:t>
        </w:r>
      </w:ins>
      <w:r w:rsidRPr="007344DA">
        <w:rPr>
          <w:rFonts w:ascii="Times New Roman" w:eastAsia="Times New Roman" w:hAnsi="Times New Roman" w:cs="Times New Roman"/>
          <w:sz w:val="26"/>
          <w:szCs w:val="26"/>
        </w:rPr>
        <w:t xml:space="preserve">và gửi </w:t>
      </w:r>
      <w:ins w:id="1136" w:author="EndlessLove" w:date="2016-09-27T12:04:00Z">
        <w:r w:rsidR="00881CE4">
          <w:rPr>
            <w:rFonts w:ascii="Times New Roman" w:eastAsia="Times New Roman" w:hAnsi="Times New Roman" w:cs="Times New Roman"/>
            <w:sz w:val="26"/>
            <w:szCs w:val="26"/>
          </w:rPr>
          <w:t>chúng</w:t>
        </w:r>
      </w:ins>
      <w:del w:id="1137" w:author="EndlessLove" w:date="2016-09-27T12:04:00Z">
        <w:r w:rsidRPr="007344DA" w:rsidDel="00881CE4">
          <w:rPr>
            <w:rFonts w:ascii="Times New Roman" w:eastAsia="Times New Roman" w:hAnsi="Times New Roman" w:cs="Times New Roman"/>
            <w:sz w:val="26"/>
            <w:szCs w:val="26"/>
          </w:rPr>
          <w:delText>data</w:delText>
        </w:r>
      </w:del>
      <w:r w:rsidRPr="007344DA">
        <w:rPr>
          <w:rFonts w:ascii="Times New Roman" w:eastAsia="Times New Roman" w:hAnsi="Times New Roman" w:cs="Times New Roman"/>
          <w:sz w:val="26"/>
          <w:szCs w:val="26"/>
        </w:rPr>
        <w:t xml:space="preserve"> qua </w:t>
      </w:r>
      <w:ins w:id="1138" w:author="EndlessLove" w:date="2016-09-27T08:23:00Z">
        <w:r w:rsidR="00B82C4E" w:rsidRPr="00B82C4E">
          <w:rPr>
            <w:rFonts w:ascii="Times New Roman" w:eastAsia="Times New Roman" w:hAnsi="Times New Roman" w:cs="Times New Roman"/>
            <w:b/>
            <w:sz w:val="26"/>
            <w:szCs w:val="26"/>
            <w:rPrChange w:id="1139" w:author="EndlessLove" w:date="2016-09-27T08:23:00Z">
              <w:rPr>
                <w:rFonts w:ascii="Times New Roman" w:eastAsia="Times New Roman" w:hAnsi="Times New Roman" w:cs="Times New Roman"/>
                <w:sz w:val="26"/>
                <w:szCs w:val="26"/>
              </w:rPr>
            </w:rPrChange>
          </w:rPr>
          <w:t>View</w:t>
        </w:r>
        <w:r w:rsidR="00B82C4E">
          <w:rPr>
            <w:rFonts w:ascii="Times New Roman" w:eastAsia="Times New Roman" w:hAnsi="Times New Roman" w:cs="Times New Roman"/>
            <w:sz w:val="26"/>
            <w:szCs w:val="26"/>
          </w:rPr>
          <w:t xml:space="preserve"> </w:t>
        </w:r>
      </w:ins>
      <w:del w:id="1140" w:author="EndlessLove" w:date="2016-09-27T08:22:00Z">
        <w:r w:rsidRPr="007344DA" w:rsidDel="00B82C4E">
          <w:rPr>
            <w:rFonts w:ascii="Times New Roman" w:eastAsia="Times New Roman" w:hAnsi="Times New Roman" w:cs="Times New Roman"/>
            <w:sz w:val="26"/>
            <w:szCs w:val="26"/>
            <w:shd w:val="clear" w:color="auto" w:fill="F2F2F2"/>
          </w:rPr>
          <w:delText>view</w:delText>
        </w:r>
        <w:r w:rsidRPr="007344DA" w:rsidDel="00B82C4E">
          <w:rPr>
            <w:rFonts w:ascii="Times New Roman" w:eastAsia="Times New Roman" w:hAnsi="Times New Roman" w:cs="Times New Roman"/>
            <w:sz w:val="26"/>
            <w:szCs w:val="26"/>
          </w:rPr>
          <w:delText> </w:delText>
        </w:r>
      </w:del>
      <w:r w:rsidRPr="007344DA">
        <w:rPr>
          <w:rFonts w:ascii="Times New Roman" w:eastAsia="Times New Roman" w:hAnsi="Times New Roman" w:cs="Times New Roman"/>
          <w:sz w:val="26"/>
          <w:szCs w:val="26"/>
        </w:rPr>
        <w:t>tương ứng rồi trả kết quả về cho client</w:t>
      </w:r>
      <w:r w:rsidR="00FD3BA5">
        <w:rPr>
          <w:rFonts w:ascii="Times New Roman" w:eastAsia="Times New Roman" w:hAnsi="Times New Roman" w:cs="Times New Roman"/>
          <w:sz w:val="26"/>
          <w:szCs w:val="26"/>
        </w:rPr>
        <w:t>.</w:t>
      </w:r>
    </w:p>
    <w:p w14:paraId="029B29E4" w14:textId="0B45D714" w:rsidR="00FD3BA5" w:rsidRPr="007344DA" w:rsidDel="003D766E" w:rsidRDefault="00FD3BA5" w:rsidP="00FD3BA5">
      <w:pPr>
        <w:shd w:val="clear" w:color="auto" w:fill="FFFFFF"/>
        <w:spacing w:beforeAutospacing="1" w:after="30" w:line="336" w:lineRule="atLeast"/>
        <w:ind w:left="1080"/>
        <w:rPr>
          <w:del w:id="1141" w:author="EndlessLove" w:date="2016-11-07T21:18:00Z"/>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anchor distT="0" distB="0" distL="114300" distR="114300" simplePos="0" relativeHeight="251668480" behindDoc="1" locked="0" layoutInCell="1" allowOverlap="1" wp14:anchorId="6760D7ED" wp14:editId="09488335">
            <wp:simplePos x="0" y="0"/>
            <wp:positionH relativeFrom="margin">
              <wp:align>center</wp:align>
            </wp:positionH>
            <wp:positionV relativeFrom="paragraph">
              <wp:posOffset>309245</wp:posOffset>
            </wp:positionV>
            <wp:extent cx="5172075" cy="3086100"/>
            <wp:effectExtent l="0" t="0" r="9525" b="0"/>
            <wp:wrapTight wrapText="bothSides">
              <wp:wrapPolygon edited="0">
                <wp:start x="0" y="0"/>
                <wp:lineTo x="0" y="21467"/>
                <wp:lineTo x="21560" y="21467"/>
                <wp:lineTo x="2156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hinh-mvc.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72075" cy="3086100"/>
                    </a:xfrm>
                    <a:prstGeom prst="rect">
                      <a:avLst/>
                    </a:prstGeom>
                  </pic:spPr>
                </pic:pic>
              </a:graphicData>
            </a:graphic>
          </wp:anchor>
        </w:drawing>
      </w:r>
    </w:p>
    <w:p w14:paraId="15A2B2D3" w14:textId="77777777" w:rsidR="007344DA" w:rsidRPr="007344DA" w:rsidRDefault="007344DA">
      <w:pPr>
        <w:shd w:val="clear" w:color="auto" w:fill="FFFFFF"/>
        <w:spacing w:beforeAutospacing="1" w:after="30" w:line="336" w:lineRule="atLeast"/>
        <w:ind w:left="1080"/>
        <w:rPr>
          <w:rFonts w:ascii="Times New Roman" w:hAnsi="Times New Roman" w:cs="Times New Roman"/>
          <w:b/>
          <w:sz w:val="26"/>
          <w:szCs w:val="26"/>
        </w:rPr>
        <w:pPrChange w:id="1142" w:author="EndlessLove" w:date="2016-11-07T21:18:00Z">
          <w:pPr>
            <w:pStyle w:val="ListParagraph"/>
            <w:spacing w:after="240"/>
            <w:ind w:left="1080"/>
            <w:outlineLvl w:val="1"/>
          </w:pPr>
        </w:pPrChange>
      </w:pPr>
    </w:p>
    <w:p w14:paraId="1DB2F577" w14:textId="77777777" w:rsidR="004D0A21" w:rsidRPr="007344DA" w:rsidRDefault="004D0A21" w:rsidP="004D0A21">
      <w:pPr>
        <w:pStyle w:val="ListParagraph"/>
        <w:rPr>
          <w:rFonts w:ascii="Times New Roman" w:hAnsi="Times New Roman" w:cs="Times New Roman"/>
          <w:sz w:val="26"/>
          <w:szCs w:val="26"/>
        </w:rPr>
      </w:pPr>
    </w:p>
    <w:p w14:paraId="757F922C" w14:textId="77777777" w:rsidR="004D0A21" w:rsidRPr="007344DA" w:rsidRDefault="004D0A21" w:rsidP="004D0A21">
      <w:pPr>
        <w:spacing w:after="240"/>
        <w:outlineLvl w:val="1"/>
        <w:rPr>
          <w:rFonts w:ascii="Times New Roman" w:hAnsi="Times New Roman" w:cs="Times New Roman"/>
          <w:sz w:val="26"/>
          <w:szCs w:val="26"/>
        </w:rPr>
      </w:pPr>
    </w:p>
    <w:p w14:paraId="3A1787D0" w14:textId="77777777" w:rsidR="00877684" w:rsidRDefault="00877684" w:rsidP="00877684">
      <w:pPr>
        <w:rPr>
          <w:rFonts w:ascii="Times New Roman" w:hAnsi="Times New Roman" w:cs="Times New Roman"/>
          <w:sz w:val="26"/>
          <w:szCs w:val="26"/>
        </w:rPr>
      </w:pPr>
    </w:p>
    <w:p w14:paraId="33C20AB5" w14:textId="77777777" w:rsidR="00FD3BA5" w:rsidRDefault="00FD3BA5" w:rsidP="00877684">
      <w:pPr>
        <w:rPr>
          <w:rFonts w:ascii="Times New Roman" w:hAnsi="Times New Roman" w:cs="Times New Roman"/>
          <w:sz w:val="26"/>
          <w:szCs w:val="26"/>
        </w:rPr>
      </w:pPr>
    </w:p>
    <w:p w14:paraId="36219AEB" w14:textId="77777777" w:rsidR="00FD3BA5" w:rsidRDefault="00FD3BA5" w:rsidP="00877684">
      <w:pPr>
        <w:rPr>
          <w:rFonts w:ascii="Times New Roman" w:hAnsi="Times New Roman" w:cs="Times New Roman"/>
          <w:sz w:val="26"/>
          <w:szCs w:val="26"/>
        </w:rPr>
      </w:pPr>
    </w:p>
    <w:p w14:paraId="4241090E" w14:textId="77777777" w:rsidR="00FD3BA5" w:rsidRDefault="00FD3BA5" w:rsidP="00877684">
      <w:pPr>
        <w:rPr>
          <w:rFonts w:ascii="Times New Roman" w:hAnsi="Times New Roman" w:cs="Times New Roman"/>
          <w:sz w:val="26"/>
          <w:szCs w:val="26"/>
        </w:rPr>
      </w:pPr>
    </w:p>
    <w:p w14:paraId="54053633" w14:textId="77777777" w:rsidR="00FD3BA5" w:rsidRDefault="00FD3BA5" w:rsidP="00877684">
      <w:pPr>
        <w:rPr>
          <w:rFonts w:ascii="Times New Roman" w:hAnsi="Times New Roman" w:cs="Times New Roman"/>
          <w:sz w:val="26"/>
          <w:szCs w:val="26"/>
        </w:rPr>
      </w:pPr>
    </w:p>
    <w:p w14:paraId="66FD33BE" w14:textId="77777777" w:rsidR="00FD3BA5" w:rsidRDefault="00FD3BA5" w:rsidP="00877684">
      <w:pPr>
        <w:rPr>
          <w:rFonts w:ascii="Times New Roman" w:hAnsi="Times New Roman" w:cs="Times New Roman"/>
          <w:sz w:val="26"/>
          <w:szCs w:val="26"/>
        </w:rPr>
      </w:pPr>
    </w:p>
    <w:p w14:paraId="1AB6EB79" w14:textId="77777777" w:rsidR="00FD3BA5" w:rsidRDefault="00FD3BA5" w:rsidP="00877684">
      <w:pPr>
        <w:rPr>
          <w:ins w:id="1143" w:author="EndlessLove" w:date="2016-09-27T12:05:00Z"/>
          <w:rFonts w:ascii="Times New Roman" w:hAnsi="Times New Roman" w:cs="Times New Roman"/>
          <w:sz w:val="26"/>
          <w:szCs w:val="26"/>
        </w:rPr>
      </w:pPr>
    </w:p>
    <w:p w14:paraId="23B96BA8" w14:textId="7E801074" w:rsidR="00881CE4" w:rsidRPr="00881CE4" w:rsidRDefault="00537A2E">
      <w:pPr>
        <w:jc w:val="center"/>
        <w:rPr>
          <w:rFonts w:ascii="Times New Roman" w:hAnsi="Times New Roman" w:cs="Times New Roman"/>
          <w:b/>
          <w:sz w:val="26"/>
          <w:szCs w:val="26"/>
          <w:rPrChange w:id="1144" w:author="EndlessLove" w:date="2016-09-27T12:05:00Z">
            <w:rPr>
              <w:rFonts w:ascii="Times New Roman" w:hAnsi="Times New Roman" w:cs="Times New Roman"/>
              <w:sz w:val="26"/>
              <w:szCs w:val="26"/>
            </w:rPr>
          </w:rPrChange>
        </w:rPr>
        <w:pPrChange w:id="1145" w:author="EndlessLove" w:date="2016-09-27T12:05:00Z">
          <w:pPr/>
        </w:pPrChange>
      </w:pPr>
      <w:ins w:id="1146" w:author="EndlessLove" w:date="2016-09-27T12:05:00Z">
        <w:r>
          <w:rPr>
            <w:rFonts w:ascii="Times New Roman" w:hAnsi="Times New Roman" w:cs="Times New Roman"/>
            <w:b/>
            <w:sz w:val="26"/>
            <w:szCs w:val="26"/>
          </w:rPr>
          <w:t>Hình 4</w:t>
        </w:r>
        <w:r w:rsidR="00881CE4" w:rsidRPr="00881CE4">
          <w:rPr>
            <w:rFonts w:ascii="Times New Roman" w:hAnsi="Times New Roman" w:cs="Times New Roman"/>
            <w:b/>
            <w:sz w:val="26"/>
            <w:szCs w:val="26"/>
            <w:rPrChange w:id="1147" w:author="EndlessLove" w:date="2016-09-27T12:05:00Z">
              <w:rPr>
                <w:rFonts w:ascii="Times New Roman" w:hAnsi="Times New Roman" w:cs="Times New Roman"/>
                <w:sz w:val="26"/>
                <w:szCs w:val="26"/>
              </w:rPr>
            </w:rPrChange>
          </w:rPr>
          <w:t>:</w:t>
        </w:r>
        <w:r w:rsidR="00881CE4">
          <w:rPr>
            <w:rFonts w:ascii="Times New Roman" w:hAnsi="Times New Roman" w:cs="Times New Roman"/>
            <w:b/>
            <w:sz w:val="26"/>
            <w:szCs w:val="26"/>
          </w:rPr>
          <w:t xml:space="preserve"> Mô Hình MVC</w:t>
        </w:r>
      </w:ins>
    </w:p>
    <w:p w14:paraId="76744690" w14:textId="77777777" w:rsidR="00FD3BA5" w:rsidRDefault="00FD3BA5" w:rsidP="00877684">
      <w:pPr>
        <w:rPr>
          <w:rFonts w:ascii="Times New Roman" w:hAnsi="Times New Roman" w:cs="Times New Roman"/>
          <w:sz w:val="26"/>
          <w:szCs w:val="26"/>
        </w:rPr>
      </w:pPr>
    </w:p>
    <w:p w14:paraId="65C3F8B2" w14:textId="77777777" w:rsidR="00FD3BA5" w:rsidRPr="00FD3BA5" w:rsidRDefault="00FD3BA5" w:rsidP="00FD3BA5">
      <w:pPr>
        <w:shd w:val="clear" w:color="auto" w:fill="FFFFFF"/>
        <w:spacing w:after="300" w:line="336" w:lineRule="atLeast"/>
        <w:rPr>
          <w:rFonts w:ascii="Times New Roman" w:eastAsia="Times New Roman" w:hAnsi="Times New Roman" w:cs="Times New Roman"/>
          <w:sz w:val="26"/>
          <w:szCs w:val="26"/>
        </w:rPr>
      </w:pPr>
      <w:r w:rsidRPr="00FD3BA5">
        <w:rPr>
          <w:rFonts w:ascii="Times New Roman" w:eastAsia="Times New Roman" w:hAnsi="Times New Roman" w:cs="Times New Roman"/>
          <w:b/>
          <w:bCs/>
          <w:sz w:val="26"/>
          <w:szCs w:val="26"/>
        </w:rPr>
        <w:t>Ưu điểm</w:t>
      </w:r>
      <w:r w:rsidRPr="00FD3BA5">
        <w:rPr>
          <w:rFonts w:ascii="Times New Roman" w:eastAsia="Times New Roman" w:hAnsi="Times New Roman" w:cs="Times New Roman"/>
          <w:sz w:val="26"/>
          <w:szCs w:val="26"/>
        </w:rPr>
        <w:t>:</w:t>
      </w:r>
    </w:p>
    <w:p w14:paraId="2A28C491" w14:textId="7B20EC6E" w:rsidR="00FD3BA5" w:rsidRPr="00FD3BA5" w:rsidRDefault="00FD3BA5" w:rsidP="00FD3BA5">
      <w:pPr>
        <w:numPr>
          <w:ilvl w:val="0"/>
          <w:numId w:val="22"/>
        </w:numPr>
        <w:shd w:val="clear" w:color="auto" w:fill="FFFFFF"/>
        <w:spacing w:before="100" w:beforeAutospacing="1" w:after="30" w:line="336" w:lineRule="atLeast"/>
        <w:rPr>
          <w:rFonts w:ascii="Times New Roman" w:eastAsia="Times New Roman" w:hAnsi="Times New Roman" w:cs="Times New Roman"/>
          <w:sz w:val="26"/>
          <w:szCs w:val="26"/>
        </w:rPr>
      </w:pPr>
      <w:r w:rsidRPr="00FD3BA5">
        <w:rPr>
          <w:rFonts w:ascii="Times New Roman" w:eastAsia="Times New Roman" w:hAnsi="Times New Roman" w:cs="Times New Roman"/>
          <w:sz w:val="26"/>
          <w:szCs w:val="26"/>
        </w:rPr>
        <w:t xml:space="preserve">Hệ thống phân ra từng phần nên dễ </w:t>
      </w:r>
      <w:del w:id="1148" w:author="EndlessLove" w:date="2016-09-27T12:08:00Z">
        <w:r w:rsidRPr="00FD3BA5" w:rsidDel="000C4C0F">
          <w:rPr>
            <w:rFonts w:ascii="Times New Roman" w:eastAsia="Times New Roman" w:hAnsi="Times New Roman" w:cs="Times New Roman"/>
            <w:sz w:val="26"/>
            <w:szCs w:val="26"/>
          </w:rPr>
          <w:delText>dáng phát triển</w:delText>
        </w:r>
      </w:del>
      <w:ins w:id="1149" w:author="EndlessLove" w:date="2016-09-27T12:08:00Z">
        <w:r w:rsidR="000C4C0F">
          <w:rPr>
            <w:rFonts w:ascii="Times New Roman" w:eastAsia="Times New Roman" w:hAnsi="Times New Roman" w:cs="Times New Roman"/>
            <w:sz w:val="26"/>
            <w:szCs w:val="26"/>
          </w:rPr>
          <w:t>dàng bảo trì, nâng cấp, phát triển</w:t>
        </w:r>
      </w:ins>
    </w:p>
    <w:p w14:paraId="7909CAD6" w14:textId="539B75F1" w:rsidR="00FD3BA5" w:rsidRPr="00FD3BA5" w:rsidDel="000C4C0F" w:rsidRDefault="00FD3BA5" w:rsidP="00FD3BA5">
      <w:pPr>
        <w:numPr>
          <w:ilvl w:val="0"/>
          <w:numId w:val="22"/>
        </w:numPr>
        <w:shd w:val="clear" w:color="auto" w:fill="FFFFFF"/>
        <w:spacing w:before="100" w:beforeAutospacing="1" w:after="30" w:line="336" w:lineRule="atLeast"/>
        <w:rPr>
          <w:del w:id="1150" w:author="EndlessLove" w:date="2016-09-27T12:08:00Z"/>
          <w:rFonts w:ascii="Times New Roman" w:eastAsia="Times New Roman" w:hAnsi="Times New Roman" w:cs="Times New Roman"/>
          <w:sz w:val="26"/>
          <w:szCs w:val="26"/>
        </w:rPr>
      </w:pPr>
      <w:del w:id="1151" w:author="EndlessLove" w:date="2016-09-27T12:08:00Z">
        <w:r w:rsidRPr="00FD3BA5" w:rsidDel="000C4C0F">
          <w:rPr>
            <w:rFonts w:ascii="Times New Roman" w:eastAsia="Times New Roman" w:hAnsi="Times New Roman" w:cs="Times New Roman"/>
            <w:sz w:val="26"/>
            <w:szCs w:val="26"/>
          </w:rPr>
          <w:delText xml:space="preserve">Chia thành nhiều </w:delText>
        </w:r>
      </w:del>
      <w:del w:id="1152" w:author="EndlessLove" w:date="2016-09-27T12:06:00Z">
        <w:r w:rsidRPr="00FD3BA5" w:rsidDel="00FD3D97">
          <w:rPr>
            <w:rFonts w:ascii="Times New Roman" w:eastAsia="Times New Roman" w:hAnsi="Times New Roman" w:cs="Times New Roman"/>
            <w:sz w:val="26"/>
            <w:szCs w:val="26"/>
          </w:rPr>
          <w:delText>modun</w:delText>
        </w:r>
      </w:del>
      <w:del w:id="1153" w:author="EndlessLove" w:date="2016-09-27T12:08:00Z">
        <w:r w:rsidRPr="00FD3BA5" w:rsidDel="000C4C0F">
          <w:rPr>
            <w:rFonts w:ascii="Times New Roman" w:eastAsia="Times New Roman" w:hAnsi="Times New Roman" w:cs="Times New Roman"/>
            <w:sz w:val="26"/>
            <w:szCs w:val="26"/>
          </w:rPr>
          <w:delText xml:space="preserve"> nhỏ nên nhiều người có thể làm chung dự án</w:delText>
        </w:r>
      </w:del>
    </w:p>
    <w:p w14:paraId="07B75D9F" w14:textId="4254A7F7" w:rsidR="00FD3BA5" w:rsidRPr="00FD3BA5" w:rsidDel="000C4C0F" w:rsidRDefault="00FD3BA5" w:rsidP="00FD3BA5">
      <w:pPr>
        <w:numPr>
          <w:ilvl w:val="0"/>
          <w:numId w:val="22"/>
        </w:numPr>
        <w:shd w:val="clear" w:color="auto" w:fill="FFFFFF"/>
        <w:spacing w:before="100" w:beforeAutospacing="1" w:after="30" w:line="336" w:lineRule="atLeast"/>
        <w:rPr>
          <w:del w:id="1154" w:author="EndlessLove" w:date="2016-09-27T12:09:00Z"/>
          <w:rFonts w:ascii="Times New Roman" w:eastAsia="Times New Roman" w:hAnsi="Times New Roman" w:cs="Times New Roman"/>
          <w:sz w:val="26"/>
          <w:szCs w:val="26"/>
        </w:rPr>
      </w:pPr>
      <w:del w:id="1155" w:author="EndlessLove" w:date="2016-09-27T12:09:00Z">
        <w:r w:rsidRPr="00FD3BA5" w:rsidDel="000C4C0F">
          <w:rPr>
            <w:rFonts w:ascii="Times New Roman" w:eastAsia="Times New Roman" w:hAnsi="Times New Roman" w:cs="Times New Roman"/>
            <w:sz w:val="26"/>
            <w:szCs w:val="26"/>
          </w:rPr>
          <w:delText xml:space="preserve">Vấn đề bảo trì cũng tương đối </w:delText>
        </w:r>
      </w:del>
      <w:commentRangeStart w:id="1156"/>
      <w:del w:id="1157" w:author="EndlessLove" w:date="2016-09-27T08:23:00Z">
        <w:r w:rsidRPr="00FD3BA5" w:rsidDel="00B82C4E">
          <w:rPr>
            <w:rFonts w:ascii="Times New Roman" w:eastAsia="Times New Roman" w:hAnsi="Times New Roman" w:cs="Times New Roman"/>
            <w:sz w:val="26"/>
            <w:szCs w:val="26"/>
          </w:rPr>
          <w:delText>ok</w:delText>
        </w:r>
      </w:del>
      <w:commentRangeEnd w:id="1156"/>
      <w:del w:id="1158" w:author="EndlessLove" w:date="2016-09-27T12:09:00Z">
        <w:r w:rsidR="006B46A6" w:rsidDel="000C4C0F">
          <w:rPr>
            <w:rStyle w:val="CommentReference"/>
          </w:rPr>
          <w:commentReference w:id="1156"/>
        </w:r>
        <w:r w:rsidRPr="00FD3BA5" w:rsidDel="000C4C0F">
          <w:rPr>
            <w:rFonts w:ascii="Times New Roman" w:eastAsia="Times New Roman" w:hAnsi="Times New Roman" w:cs="Times New Roman"/>
            <w:sz w:val="26"/>
            <w:szCs w:val="26"/>
          </w:rPr>
          <w:delText>, dễ nâng cấp</w:delText>
        </w:r>
      </w:del>
    </w:p>
    <w:p w14:paraId="208F4334" w14:textId="4DE9389F" w:rsidR="00FD3BA5" w:rsidRPr="00FD3BA5" w:rsidRDefault="00FD3BA5" w:rsidP="00FD3BA5">
      <w:pPr>
        <w:numPr>
          <w:ilvl w:val="0"/>
          <w:numId w:val="22"/>
        </w:numPr>
        <w:shd w:val="clear" w:color="auto" w:fill="FFFFFF"/>
        <w:spacing w:before="100" w:beforeAutospacing="1" w:after="30" w:line="336" w:lineRule="atLeast"/>
        <w:rPr>
          <w:rFonts w:ascii="Times New Roman" w:eastAsia="Times New Roman" w:hAnsi="Times New Roman" w:cs="Times New Roman"/>
          <w:sz w:val="26"/>
          <w:szCs w:val="26"/>
        </w:rPr>
      </w:pPr>
      <w:r w:rsidRPr="00FD3BA5">
        <w:rPr>
          <w:rFonts w:ascii="Times New Roman" w:eastAsia="Times New Roman" w:hAnsi="Times New Roman" w:cs="Times New Roman"/>
          <w:sz w:val="26"/>
          <w:szCs w:val="26"/>
        </w:rPr>
        <w:t xml:space="preserve">Dễ dàng </w:t>
      </w:r>
      <w:ins w:id="1159" w:author="EndlessLove" w:date="2016-09-27T08:23:00Z">
        <w:r w:rsidR="00B82C4E">
          <w:rPr>
            <w:rFonts w:ascii="Times New Roman" w:eastAsia="Times New Roman" w:hAnsi="Times New Roman" w:cs="Times New Roman"/>
            <w:sz w:val="26"/>
            <w:szCs w:val="26"/>
          </w:rPr>
          <w:t>tìm kiếm</w:t>
        </w:r>
      </w:ins>
      <w:ins w:id="1160" w:author="EndlessLove" w:date="2016-09-27T08:24:00Z">
        <w:r w:rsidR="00B82C4E">
          <w:rPr>
            <w:rFonts w:ascii="Times New Roman" w:eastAsia="Times New Roman" w:hAnsi="Times New Roman" w:cs="Times New Roman"/>
            <w:sz w:val="26"/>
            <w:szCs w:val="26"/>
          </w:rPr>
          <w:t>, khắc phục</w:t>
        </w:r>
      </w:ins>
      <w:ins w:id="1161" w:author="EndlessLove" w:date="2016-09-27T08:23:00Z">
        <w:r w:rsidR="00B82C4E">
          <w:rPr>
            <w:rFonts w:ascii="Times New Roman" w:eastAsia="Times New Roman" w:hAnsi="Times New Roman" w:cs="Times New Roman"/>
            <w:sz w:val="26"/>
            <w:szCs w:val="26"/>
          </w:rPr>
          <w:t xml:space="preserve"> lỗi</w:t>
        </w:r>
      </w:ins>
      <w:del w:id="1162" w:author="EndlessLove" w:date="2016-09-27T08:23:00Z">
        <w:r w:rsidRPr="00FD3BA5" w:rsidDel="00B82C4E">
          <w:rPr>
            <w:rFonts w:ascii="Times New Roman" w:eastAsia="Times New Roman" w:hAnsi="Times New Roman" w:cs="Times New Roman"/>
            <w:sz w:val="26"/>
            <w:szCs w:val="26"/>
          </w:rPr>
          <w:delText>debug</w:delText>
        </w:r>
      </w:del>
      <w:r w:rsidRPr="00FD3BA5">
        <w:rPr>
          <w:rFonts w:ascii="Times New Roman" w:eastAsia="Times New Roman" w:hAnsi="Times New Roman" w:cs="Times New Roman"/>
          <w:sz w:val="26"/>
          <w:szCs w:val="26"/>
        </w:rPr>
        <w:t xml:space="preserve"> trong quá trình xây dựng</w:t>
      </w:r>
    </w:p>
    <w:p w14:paraId="3311DC56" w14:textId="77777777" w:rsidR="00FD3BA5" w:rsidRPr="00FD3BA5" w:rsidRDefault="00FD3BA5" w:rsidP="00FD3BA5">
      <w:pPr>
        <w:shd w:val="clear" w:color="auto" w:fill="FFFFFF"/>
        <w:spacing w:after="300" w:line="336" w:lineRule="atLeast"/>
        <w:rPr>
          <w:rFonts w:ascii="Times New Roman" w:eastAsia="Times New Roman" w:hAnsi="Times New Roman" w:cs="Times New Roman"/>
          <w:sz w:val="26"/>
          <w:szCs w:val="26"/>
        </w:rPr>
      </w:pPr>
      <w:r w:rsidRPr="00FD3BA5">
        <w:rPr>
          <w:rFonts w:ascii="Times New Roman" w:eastAsia="Times New Roman" w:hAnsi="Times New Roman" w:cs="Times New Roman"/>
          <w:b/>
          <w:bCs/>
          <w:sz w:val="26"/>
          <w:szCs w:val="26"/>
        </w:rPr>
        <w:t>Nhược điểm</w:t>
      </w:r>
      <w:r w:rsidRPr="00FD3BA5">
        <w:rPr>
          <w:rFonts w:ascii="Times New Roman" w:eastAsia="Times New Roman" w:hAnsi="Times New Roman" w:cs="Times New Roman"/>
          <w:sz w:val="26"/>
          <w:szCs w:val="26"/>
        </w:rPr>
        <w:t>:</w:t>
      </w:r>
    </w:p>
    <w:p w14:paraId="4F3E9CCB" w14:textId="2026A4C7" w:rsidR="00FD3BA5" w:rsidRPr="00FD3BA5" w:rsidRDefault="00FD3BA5" w:rsidP="00FD3BA5">
      <w:pPr>
        <w:numPr>
          <w:ilvl w:val="0"/>
          <w:numId w:val="23"/>
        </w:numPr>
        <w:shd w:val="clear" w:color="auto" w:fill="FFFFFF"/>
        <w:spacing w:before="100" w:beforeAutospacing="1" w:after="30" w:line="336" w:lineRule="atLeast"/>
        <w:rPr>
          <w:rFonts w:ascii="Times New Roman" w:eastAsia="Times New Roman" w:hAnsi="Times New Roman" w:cs="Times New Roman"/>
          <w:sz w:val="26"/>
          <w:szCs w:val="26"/>
        </w:rPr>
      </w:pPr>
      <w:del w:id="1163" w:author="EndlessLove" w:date="2016-09-27T12:09:00Z">
        <w:r w:rsidRPr="00FD3BA5" w:rsidDel="00A7797D">
          <w:rPr>
            <w:rFonts w:ascii="Times New Roman" w:eastAsia="Times New Roman" w:hAnsi="Times New Roman" w:cs="Times New Roman"/>
            <w:sz w:val="26"/>
            <w:szCs w:val="26"/>
          </w:rPr>
          <w:delText xml:space="preserve">Xây dựng </w:delText>
        </w:r>
      </w:del>
      <w:del w:id="1164" w:author="EndlessLove" w:date="2016-09-27T08:24:00Z">
        <w:r w:rsidRPr="00FD3BA5" w:rsidDel="00B82C4E">
          <w:rPr>
            <w:rFonts w:ascii="Times New Roman" w:eastAsia="Times New Roman" w:hAnsi="Times New Roman" w:cs="Times New Roman"/>
            <w:sz w:val="26"/>
            <w:szCs w:val="26"/>
          </w:rPr>
          <w:delText>cầu kì</w:delText>
        </w:r>
      </w:del>
      <w:del w:id="1165" w:author="EndlessLove" w:date="2016-09-27T12:09:00Z">
        <w:r w:rsidRPr="00FD3BA5" w:rsidDel="00A7797D">
          <w:rPr>
            <w:rFonts w:ascii="Times New Roman" w:eastAsia="Times New Roman" w:hAnsi="Times New Roman" w:cs="Times New Roman"/>
            <w:sz w:val="26"/>
            <w:szCs w:val="26"/>
          </w:rPr>
          <w:delText xml:space="preserve"> và mất thời gian để xây dựng thư viện, cấu trúc</w:delText>
        </w:r>
      </w:del>
      <w:ins w:id="1166" w:author="EndlessLove" w:date="2016-09-27T12:09:00Z">
        <w:r w:rsidR="001530BF">
          <w:rPr>
            <w:rFonts w:ascii="Times New Roman" w:eastAsia="Times New Roman" w:hAnsi="Times New Roman" w:cs="Times New Roman"/>
            <w:sz w:val="26"/>
            <w:szCs w:val="26"/>
          </w:rPr>
          <w:t>Quá trình xây dựng</w:t>
        </w:r>
        <w:r w:rsidR="00A7797D">
          <w:rPr>
            <w:rFonts w:ascii="Times New Roman" w:eastAsia="Times New Roman" w:hAnsi="Times New Roman" w:cs="Times New Roman"/>
            <w:sz w:val="26"/>
            <w:szCs w:val="26"/>
          </w:rPr>
          <w:t xml:space="preserve"> các </w:t>
        </w:r>
      </w:ins>
      <w:ins w:id="1167" w:author="EndlessLove" w:date="2016-09-27T12:10:00Z">
        <w:r w:rsidR="00A7797D">
          <w:rPr>
            <w:rFonts w:ascii="Times New Roman" w:eastAsia="Times New Roman" w:hAnsi="Times New Roman" w:cs="Times New Roman"/>
            <w:sz w:val="26"/>
            <w:szCs w:val="26"/>
          </w:rPr>
          <w:t>thành phần, cấu trúc phức tạp, mất nhiều thời gian.</w:t>
        </w:r>
      </w:ins>
    </w:p>
    <w:p w14:paraId="3011F183" w14:textId="77777777" w:rsidR="00FD3BA5" w:rsidRDefault="00FD3BA5" w:rsidP="00877684">
      <w:pPr>
        <w:rPr>
          <w:rFonts w:ascii="Times New Roman" w:hAnsi="Times New Roman" w:cs="Times New Roman"/>
          <w:sz w:val="26"/>
          <w:szCs w:val="26"/>
        </w:rPr>
      </w:pPr>
    </w:p>
    <w:p w14:paraId="3ABB2C4F" w14:textId="7ECECD0E" w:rsidR="008E43F8" w:rsidRPr="002C128E" w:rsidRDefault="008E43F8">
      <w:pPr>
        <w:pStyle w:val="mystyle3"/>
        <w:numPr>
          <w:ilvl w:val="0"/>
          <w:numId w:val="0"/>
        </w:numPr>
        <w:ind w:left="180" w:hanging="180"/>
        <w:rPr>
          <w:ins w:id="1168" w:author="EndlessLove" w:date="2016-11-07T12:37:00Z"/>
        </w:rPr>
        <w:pPrChange w:id="1169" w:author="EndlessLove" w:date="2016-11-07T12:37:00Z">
          <w:pPr>
            <w:pStyle w:val="mystyle3"/>
            <w:numPr>
              <w:ilvl w:val="0"/>
              <w:numId w:val="18"/>
            </w:numPr>
            <w:ind w:left="990"/>
          </w:pPr>
        </w:pPrChange>
      </w:pPr>
      <w:bookmarkStart w:id="1170" w:name="_Toc466289103"/>
      <w:ins w:id="1171" w:author="EndlessLove" w:date="2016-11-07T12:37:00Z">
        <w:r>
          <w:t>2.2 CÁC NGÔN NGỮ VÀ CÔNG NGHỆ ĐƯỢC SỬ DỤNG</w:t>
        </w:r>
        <w:bookmarkEnd w:id="1170"/>
      </w:ins>
    </w:p>
    <w:p w14:paraId="3B6AF94B" w14:textId="2FDFE0AD" w:rsidR="00871F10" w:rsidRPr="00CD58A6" w:rsidDel="008E43F8" w:rsidRDefault="00871F10">
      <w:pPr>
        <w:pStyle w:val="mystyle3"/>
        <w:numPr>
          <w:ilvl w:val="1"/>
          <w:numId w:val="88"/>
        </w:numPr>
        <w:rPr>
          <w:del w:id="1172" w:author="EndlessLove" w:date="2016-11-07T12:37:00Z"/>
          <w:b w:val="0"/>
          <w:sz w:val="26"/>
          <w:rPrChange w:id="1173" w:author="EndlessLove" w:date="2016-11-07T09:33:00Z">
            <w:rPr>
              <w:del w:id="1174" w:author="EndlessLove" w:date="2016-11-07T12:37:00Z"/>
              <w:rFonts w:ascii="Times New Roman" w:hAnsi="Times New Roman" w:cs="Times New Roman"/>
              <w:b/>
              <w:sz w:val="26"/>
              <w:szCs w:val="26"/>
            </w:rPr>
          </w:rPrChange>
        </w:rPr>
        <w:pPrChange w:id="1175" w:author="EndlessLove" w:date="2016-11-07T12:37:00Z">
          <w:pPr>
            <w:pStyle w:val="ListParagraph"/>
            <w:numPr>
              <w:ilvl w:val="1"/>
              <w:numId w:val="20"/>
            </w:numPr>
            <w:spacing w:after="240"/>
            <w:ind w:left="525" w:hanging="525"/>
            <w:outlineLvl w:val="1"/>
          </w:pPr>
        </w:pPrChange>
      </w:pPr>
      <w:commentRangeStart w:id="1176"/>
      <w:del w:id="1177" w:author="EndlessLove" w:date="2016-11-07T12:37:00Z">
        <w:r w:rsidRPr="00CD58A6" w:rsidDel="008E43F8">
          <w:rPr>
            <w:b w:val="0"/>
            <w:sz w:val="26"/>
            <w:rPrChange w:id="1178" w:author="EndlessLove" w:date="2016-11-07T09:33:00Z">
              <w:rPr>
                <w:rFonts w:ascii="Times New Roman" w:hAnsi="Times New Roman" w:cs="Times New Roman"/>
                <w:b/>
                <w:sz w:val="26"/>
                <w:szCs w:val="26"/>
              </w:rPr>
            </w:rPrChange>
          </w:rPr>
          <w:delText xml:space="preserve">CÁC NGÔN NGỮ </w:delText>
        </w:r>
        <w:r w:rsidR="00D61F35" w:rsidRPr="00CD58A6" w:rsidDel="008E43F8">
          <w:rPr>
            <w:b w:val="0"/>
            <w:sz w:val="26"/>
            <w:rPrChange w:id="1179" w:author="EndlessLove" w:date="2016-11-07T09:33:00Z">
              <w:rPr>
                <w:rFonts w:ascii="Times New Roman" w:hAnsi="Times New Roman" w:cs="Times New Roman"/>
                <w:b/>
                <w:sz w:val="26"/>
                <w:szCs w:val="26"/>
              </w:rPr>
            </w:rPrChange>
          </w:rPr>
          <w:delText xml:space="preserve">VÀ CÔNG NGHỆ </w:delText>
        </w:r>
        <w:r w:rsidRPr="00CD58A6" w:rsidDel="008E43F8">
          <w:rPr>
            <w:b w:val="0"/>
            <w:sz w:val="26"/>
            <w:rPrChange w:id="1180" w:author="EndlessLove" w:date="2016-11-07T09:33:00Z">
              <w:rPr>
                <w:rFonts w:ascii="Times New Roman" w:hAnsi="Times New Roman" w:cs="Times New Roman"/>
                <w:b/>
                <w:sz w:val="26"/>
                <w:szCs w:val="26"/>
              </w:rPr>
            </w:rPrChange>
          </w:rPr>
          <w:delText>ĐƯỢ</w:delText>
        </w:r>
        <w:r w:rsidR="00D61F35" w:rsidRPr="00CD58A6" w:rsidDel="008E43F8">
          <w:rPr>
            <w:b w:val="0"/>
            <w:sz w:val="26"/>
            <w:rPrChange w:id="1181" w:author="EndlessLove" w:date="2016-11-07T09:33:00Z">
              <w:rPr>
                <w:rFonts w:ascii="Times New Roman" w:hAnsi="Times New Roman" w:cs="Times New Roman"/>
                <w:b/>
                <w:sz w:val="26"/>
                <w:szCs w:val="26"/>
              </w:rPr>
            </w:rPrChange>
          </w:rPr>
          <w:delText>C SỬ DỤNG</w:delText>
        </w:r>
        <w:commentRangeEnd w:id="1176"/>
        <w:r w:rsidR="009150A8" w:rsidRPr="00CD58A6" w:rsidDel="008E43F8">
          <w:rPr>
            <w:rStyle w:val="CommentReference"/>
            <w:sz w:val="26"/>
            <w:szCs w:val="26"/>
            <w:rPrChange w:id="1182" w:author="EndlessLove" w:date="2016-11-07T09:33:00Z">
              <w:rPr>
                <w:rStyle w:val="CommentReference"/>
              </w:rPr>
            </w:rPrChange>
          </w:rPr>
          <w:commentReference w:id="1176"/>
        </w:r>
      </w:del>
    </w:p>
    <w:p w14:paraId="60F9CF71" w14:textId="2D0957C4" w:rsidR="006F066A" w:rsidRPr="006F066A" w:rsidRDefault="00871F10">
      <w:pPr>
        <w:pStyle w:val="ListParagraph"/>
        <w:numPr>
          <w:ilvl w:val="0"/>
          <w:numId w:val="18"/>
        </w:numPr>
        <w:spacing w:after="240"/>
        <w:outlineLvl w:val="1"/>
        <w:rPr>
          <w:ins w:id="1183" w:author="EndlessLove" w:date="2016-09-27T10:22:00Z"/>
          <w:rStyle w:val="apple-converted-space"/>
          <w:rFonts w:ascii="Times New Roman" w:hAnsi="Times New Roman" w:cs="Times New Roman"/>
          <w:sz w:val="26"/>
          <w:szCs w:val="26"/>
          <w:rPrChange w:id="1184" w:author="EndlessLove" w:date="2016-09-27T10:22:00Z">
            <w:rPr>
              <w:ins w:id="1185" w:author="EndlessLove" w:date="2016-09-27T10:22:00Z"/>
              <w:rStyle w:val="apple-converted-space"/>
              <w:rFonts w:ascii="Times New Roman" w:hAnsi="Times New Roman" w:cs="Times New Roman"/>
              <w:sz w:val="26"/>
              <w:szCs w:val="26"/>
              <w:shd w:val="clear" w:color="auto" w:fill="FFFFFF"/>
            </w:rPr>
          </w:rPrChange>
        </w:rPr>
        <w:pPrChange w:id="1186" w:author="EndlessLove" w:date="2016-09-27T10:22:00Z">
          <w:pPr>
            <w:pStyle w:val="ListParagraph"/>
            <w:spacing w:after="240"/>
            <w:ind w:left="1080"/>
            <w:outlineLvl w:val="1"/>
          </w:pPr>
        </w:pPrChange>
      </w:pPr>
      <w:r w:rsidRPr="0035539F">
        <w:rPr>
          <w:rFonts w:ascii="Times New Roman" w:hAnsi="Times New Roman" w:cs="Times New Roman"/>
          <w:b/>
          <w:sz w:val="26"/>
          <w:szCs w:val="26"/>
        </w:rPr>
        <w:t xml:space="preserve">HTML </w:t>
      </w:r>
      <w:del w:id="1187" w:author="EndlessLove" w:date="2016-09-27T08:31:00Z">
        <w:r w:rsidRPr="0035539F" w:rsidDel="00565F5A">
          <w:rPr>
            <w:rFonts w:ascii="Times New Roman" w:hAnsi="Times New Roman" w:cs="Times New Roman"/>
            <w:sz w:val="26"/>
            <w:szCs w:val="26"/>
          </w:rPr>
          <w:delText>là</w:delText>
        </w:r>
        <w:r w:rsidRPr="006F066A" w:rsidDel="00565F5A">
          <w:rPr>
            <w:rFonts w:ascii="Times New Roman" w:hAnsi="Times New Roman" w:cs="Times New Roman"/>
            <w:sz w:val="26"/>
            <w:szCs w:val="26"/>
          </w:rPr>
          <w:delText xml:space="preserve"> viết tắt của “</w:delText>
        </w:r>
      </w:del>
      <w:ins w:id="1188" w:author="EndlessLove" w:date="2016-09-27T08:31:00Z">
        <w:r w:rsidR="00565F5A" w:rsidRPr="006F066A">
          <w:rPr>
            <w:rFonts w:ascii="Times New Roman" w:hAnsi="Times New Roman" w:cs="Times New Roman"/>
            <w:sz w:val="26"/>
            <w:szCs w:val="26"/>
          </w:rPr>
          <w:t>(</w:t>
        </w:r>
      </w:ins>
      <w:r w:rsidRPr="006F066A">
        <w:rPr>
          <w:rFonts w:ascii="Times New Roman" w:hAnsi="Times New Roman" w:cs="Times New Roman"/>
          <w:sz w:val="26"/>
          <w:szCs w:val="26"/>
          <w:rPrChange w:id="1189" w:author="EndlessLove" w:date="2016-09-27T10:22:00Z">
            <w:rPr>
              <w:rFonts w:ascii="Times New Roman" w:hAnsi="Times New Roman" w:cs="Times New Roman"/>
              <w:i/>
              <w:sz w:val="26"/>
              <w:szCs w:val="26"/>
            </w:rPr>
          </w:rPrChange>
        </w:rPr>
        <w:t>HyperText Markup Language</w:t>
      </w:r>
      <w:ins w:id="1190" w:author="EndlessLove" w:date="2016-09-27T08:31:00Z">
        <w:r w:rsidR="00565F5A" w:rsidRPr="006F066A">
          <w:rPr>
            <w:rFonts w:ascii="Times New Roman" w:hAnsi="Times New Roman" w:cs="Times New Roman"/>
            <w:sz w:val="26"/>
            <w:szCs w:val="26"/>
            <w:rPrChange w:id="1191" w:author="EndlessLove" w:date="2016-09-27T10:22:00Z">
              <w:rPr>
                <w:rFonts w:ascii="Times New Roman" w:hAnsi="Times New Roman" w:cs="Times New Roman"/>
                <w:i/>
                <w:sz w:val="26"/>
                <w:szCs w:val="26"/>
              </w:rPr>
            </w:rPrChange>
          </w:rPr>
          <w:t>)</w:t>
        </w:r>
      </w:ins>
      <w:del w:id="1192" w:author="EndlessLove" w:date="2016-09-27T08:31:00Z">
        <w:r w:rsidRPr="0035539F" w:rsidDel="00565F5A">
          <w:rPr>
            <w:rFonts w:ascii="Times New Roman" w:hAnsi="Times New Roman" w:cs="Times New Roman"/>
            <w:sz w:val="26"/>
            <w:szCs w:val="26"/>
          </w:rPr>
          <w:delText>” hay</w:delText>
        </w:r>
      </w:del>
      <w:r w:rsidRPr="0035539F">
        <w:rPr>
          <w:rFonts w:ascii="Times New Roman" w:hAnsi="Times New Roman" w:cs="Times New Roman"/>
          <w:sz w:val="26"/>
          <w:szCs w:val="26"/>
        </w:rPr>
        <w:t xml:space="preserve"> </w:t>
      </w:r>
      <w:del w:id="1193" w:author="EndlessLove" w:date="2016-09-27T08:32:00Z">
        <w:r w:rsidRPr="006F066A" w:rsidDel="00565F5A">
          <w:rPr>
            <w:rFonts w:ascii="Times New Roman" w:hAnsi="Times New Roman" w:cs="Times New Roman"/>
            <w:sz w:val="26"/>
            <w:szCs w:val="26"/>
          </w:rPr>
          <w:delText xml:space="preserve">còn gọi </w:delText>
        </w:r>
      </w:del>
      <w:r w:rsidRPr="006F066A">
        <w:rPr>
          <w:rFonts w:ascii="Times New Roman" w:hAnsi="Times New Roman" w:cs="Times New Roman"/>
          <w:sz w:val="26"/>
          <w:szCs w:val="26"/>
        </w:rPr>
        <w:t>là “</w:t>
      </w:r>
      <w:r w:rsidRPr="006F066A">
        <w:rPr>
          <w:rFonts w:ascii="Times New Roman" w:hAnsi="Times New Roman" w:cs="Times New Roman"/>
          <w:i/>
          <w:sz w:val="26"/>
          <w:szCs w:val="26"/>
          <w:shd w:val="clear" w:color="auto" w:fill="FFFFFF"/>
        </w:rPr>
        <w:t>ngôn ngữ đánh dấu siêu văn bản</w:t>
      </w:r>
      <w:r w:rsidRPr="006F066A">
        <w:rPr>
          <w:rFonts w:ascii="Times New Roman" w:hAnsi="Times New Roman" w:cs="Times New Roman"/>
          <w:sz w:val="26"/>
          <w:szCs w:val="26"/>
          <w:shd w:val="clear" w:color="auto" w:fill="FFFFFF"/>
        </w:rPr>
        <w:t>” là một</w:t>
      </w:r>
      <w:r w:rsidRPr="006F066A">
        <w:rPr>
          <w:rStyle w:val="apple-converted-space"/>
          <w:rFonts w:ascii="Times New Roman" w:hAnsi="Times New Roman" w:cs="Times New Roman"/>
          <w:sz w:val="26"/>
          <w:szCs w:val="26"/>
          <w:shd w:val="clear" w:color="auto" w:fill="FFFFFF"/>
        </w:rPr>
        <w:t> </w:t>
      </w:r>
      <w:r w:rsidRPr="006F066A">
        <w:rPr>
          <w:rFonts w:ascii="Times New Roman" w:hAnsi="Times New Roman" w:cs="Times New Roman"/>
          <w:sz w:val="26"/>
          <w:szCs w:val="26"/>
          <w:shd w:val="clear" w:color="auto" w:fill="FFFFFF"/>
        </w:rPr>
        <w:t xml:space="preserve">ngôn ngữ được thiết kế ra để tạo nên các </w:t>
      </w:r>
      <w:r w:rsidR="007622C1" w:rsidRPr="0035539F">
        <w:fldChar w:fldCharType="begin"/>
      </w:r>
      <w:r w:rsidR="007622C1">
        <w:instrText xml:space="preserve"> HYPERLINK "https://vi.wikipedia.org/wiki/Website" \o "Website" </w:instrText>
      </w:r>
      <w:r w:rsidR="007622C1" w:rsidRPr="0035539F">
        <w:fldChar w:fldCharType="separate"/>
      </w:r>
      <w:r w:rsidRPr="0035539F">
        <w:rPr>
          <w:rStyle w:val="Hyperlink"/>
          <w:rFonts w:ascii="Times New Roman" w:hAnsi="Times New Roman" w:cs="Times New Roman"/>
          <w:color w:val="auto"/>
          <w:sz w:val="26"/>
          <w:szCs w:val="26"/>
          <w:u w:val="none"/>
          <w:shd w:val="clear" w:color="auto" w:fill="FFFFFF"/>
        </w:rPr>
        <w:t>trang web</w:t>
      </w:r>
      <w:r w:rsidR="007622C1" w:rsidRPr="0035539F">
        <w:rPr>
          <w:rStyle w:val="Hyperlink"/>
          <w:rFonts w:ascii="Times New Roman" w:hAnsi="Times New Roman" w:cs="Times New Roman"/>
          <w:color w:val="auto"/>
          <w:sz w:val="26"/>
          <w:szCs w:val="26"/>
          <w:u w:val="none"/>
          <w:shd w:val="clear" w:color="auto" w:fill="FFFFFF"/>
        </w:rPr>
        <w:fldChar w:fldCharType="end"/>
      </w:r>
      <w:ins w:id="1194" w:author="EndlessLove" w:date="2016-09-27T10:22:00Z">
        <w:r w:rsidR="006F066A">
          <w:rPr>
            <w:rStyle w:val="apple-converted-space"/>
            <w:rFonts w:ascii="Times New Roman" w:hAnsi="Times New Roman" w:cs="Times New Roman"/>
            <w:sz w:val="26"/>
            <w:szCs w:val="26"/>
            <w:shd w:val="clear" w:color="auto" w:fill="FFFFFF"/>
          </w:rPr>
          <w:t>.</w:t>
        </w:r>
      </w:ins>
      <w:del w:id="1195" w:author="EndlessLove" w:date="2016-09-27T10:22:00Z">
        <w:r w:rsidRPr="0035539F" w:rsidDel="006F066A">
          <w:rPr>
            <w:rStyle w:val="apple-converted-space"/>
            <w:rFonts w:ascii="Times New Roman" w:hAnsi="Times New Roman" w:cs="Times New Roman"/>
            <w:sz w:val="26"/>
            <w:szCs w:val="26"/>
            <w:shd w:val="clear" w:color="auto" w:fill="FFFFFF"/>
          </w:rPr>
          <w:delText> </w:delText>
        </w:r>
      </w:del>
    </w:p>
    <w:p w14:paraId="11EA8FC2" w14:textId="6A97FB4A" w:rsidR="00871F10" w:rsidRPr="00871F10" w:rsidDel="006F066A" w:rsidRDefault="00871F10">
      <w:pPr>
        <w:pStyle w:val="ListParagraph"/>
        <w:spacing w:after="240"/>
        <w:ind w:left="1080"/>
        <w:outlineLvl w:val="1"/>
        <w:rPr>
          <w:del w:id="1196" w:author="EndlessLove" w:date="2016-09-27T10:22:00Z"/>
          <w:rFonts w:ascii="Times New Roman" w:hAnsi="Times New Roman" w:cs="Times New Roman"/>
          <w:sz w:val="26"/>
          <w:szCs w:val="26"/>
        </w:rPr>
        <w:pPrChange w:id="1197" w:author="EndlessLove" w:date="2016-09-27T10:22:00Z">
          <w:pPr>
            <w:pStyle w:val="ListParagraph"/>
            <w:numPr>
              <w:numId w:val="18"/>
            </w:numPr>
            <w:spacing w:after="240"/>
            <w:ind w:left="990" w:hanging="360"/>
            <w:outlineLvl w:val="1"/>
          </w:pPr>
        </w:pPrChange>
      </w:pPr>
      <w:del w:id="1198" w:author="EndlessLove" w:date="2016-09-27T10:22:00Z">
        <w:r w:rsidRPr="00871F10" w:rsidDel="006F066A">
          <w:rPr>
            <w:rFonts w:ascii="Times New Roman" w:hAnsi="Times New Roman" w:cs="Times New Roman"/>
            <w:sz w:val="26"/>
            <w:szCs w:val="26"/>
            <w:shd w:val="clear" w:color="auto" w:fill="FFFFFF"/>
          </w:rPr>
          <w:delText>với các mẩu thông tin được trình bày trên</w:delText>
        </w:r>
        <w:r w:rsidRPr="00871F10" w:rsidDel="006F066A">
          <w:rPr>
            <w:rStyle w:val="apple-converted-space"/>
            <w:rFonts w:ascii="Times New Roman" w:hAnsi="Times New Roman" w:cs="Times New Roman"/>
            <w:sz w:val="26"/>
            <w:szCs w:val="26"/>
            <w:shd w:val="clear" w:color="auto" w:fill="FFFFFF"/>
          </w:rPr>
          <w:delText> </w:delText>
        </w:r>
        <w:r w:rsidR="007622C1" w:rsidDel="006F066A">
          <w:fldChar w:fldCharType="begin"/>
        </w:r>
        <w:r w:rsidR="007622C1" w:rsidDel="006F066A">
          <w:delInstrText xml:space="preserve"> HYPERLINK "https://vi.wikipedia.org/wiki/World_Wide_Web" \o "World Wide Web" </w:delInstrText>
        </w:r>
        <w:r w:rsidR="007622C1" w:rsidDel="006F066A">
          <w:fldChar w:fldCharType="separate"/>
        </w:r>
        <w:r w:rsidRPr="00871F10" w:rsidDel="006F066A">
          <w:rPr>
            <w:rStyle w:val="Hyperlink"/>
            <w:rFonts w:ascii="Times New Roman" w:hAnsi="Times New Roman" w:cs="Times New Roman"/>
            <w:b/>
            <w:color w:val="auto"/>
            <w:sz w:val="26"/>
            <w:szCs w:val="26"/>
            <w:u w:val="none"/>
            <w:shd w:val="clear" w:color="auto" w:fill="FFFFFF"/>
          </w:rPr>
          <w:delText>World Wide Web</w:delText>
        </w:r>
        <w:r w:rsidR="007622C1" w:rsidDel="006F066A">
          <w:rPr>
            <w:rStyle w:val="Hyperlink"/>
            <w:rFonts w:ascii="Times New Roman" w:hAnsi="Times New Roman" w:cs="Times New Roman"/>
            <w:b/>
            <w:color w:val="auto"/>
            <w:sz w:val="26"/>
            <w:szCs w:val="26"/>
            <w:u w:val="none"/>
            <w:shd w:val="clear" w:color="auto" w:fill="FFFFFF"/>
          </w:rPr>
          <w:fldChar w:fldCharType="end"/>
        </w:r>
        <w:r w:rsidDel="006F066A">
          <w:rPr>
            <w:rFonts w:ascii="Times New Roman" w:hAnsi="Times New Roman" w:cs="Times New Roman"/>
            <w:b/>
            <w:sz w:val="26"/>
            <w:szCs w:val="26"/>
            <w:shd w:val="clear" w:color="auto" w:fill="FFFFFF"/>
          </w:rPr>
          <w:delText>.</w:delText>
        </w:r>
      </w:del>
    </w:p>
    <w:p w14:paraId="6E99D353" w14:textId="77777777" w:rsidR="00871F10" w:rsidRPr="00871F10" w:rsidRDefault="00871F10" w:rsidP="0035539F">
      <w:pPr>
        <w:pStyle w:val="ListParagraph"/>
        <w:spacing w:after="240"/>
        <w:ind w:left="1080"/>
        <w:outlineLvl w:val="1"/>
        <w:rPr>
          <w:rFonts w:ascii="Times New Roman" w:hAnsi="Times New Roman" w:cs="Times New Roman"/>
          <w:sz w:val="26"/>
          <w:szCs w:val="26"/>
        </w:rPr>
      </w:pPr>
    </w:p>
    <w:p w14:paraId="1E4D0CCB" w14:textId="1704335E" w:rsidR="00871F10" w:rsidRPr="00565F5A" w:rsidRDefault="006B46A6" w:rsidP="00871F10">
      <w:pPr>
        <w:pStyle w:val="ListParagraph"/>
        <w:numPr>
          <w:ilvl w:val="0"/>
          <w:numId w:val="18"/>
        </w:numPr>
        <w:spacing w:after="240"/>
        <w:outlineLvl w:val="1"/>
        <w:rPr>
          <w:rFonts w:ascii="Times New Roman" w:hAnsi="Times New Roman" w:cs="Times New Roman"/>
          <w:sz w:val="26"/>
          <w:szCs w:val="26"/>
        </w:rPr>
      </w:pPr>
      <w:ins w:id="1199" w:author="ThieuCo" w:date="2016-09-03T13:52:00Z">
        <w:del w:id="1200" w:author="EndlessLove" w:date="2016-09-27T08:32:00Z">
          <w:r w:rsidRPr="00565F5A" w:rsidDel="00565F5A">
            <w:rPr>
              <w:rFonts w:ascii="Times New Roman" w:hAnsi="Times New Roman" w:cs="Times New Roman"/>
              <w:b/>
              <w:bCs/>
              <w:color w:val="222222"/>
              <w:sz w:val="26"/>
              <w:szCs w:val="26"/>
              <w:shd w:val="clear" w:color="auto" w:fill="FFFFFF"/>
              <w:rPrChange w:id="1201" w:author="EndlessLove" w:date="2016-09-27T08:33:00Z">
                <w:rPr>
                  <w:rFonts w:ascii="Times New Roman" w:hAnsi="Times New Roman" w:cs="Times New Roman"/>
                  <w:b/>
                  <w:bCs/>
                  <w:color w:val="222222"/>
                  <w:sz w:val="26"/>
                  <w:szCs w:val="26"/>
                  <w:highlight w:val="yellow"/>
                  <w:shd w:val="clear" w:color="auto" w:fill="FFFFFF"/>
                </w:rPr>
              </w:rPrChange>
            </w:rPr>
            <w:delText xml:space="preserve">EM COPY TỪ ĐÂY PHẢI KHÔNG? https://www.izwebz.com/css/css-introduction/ </w:delText>
          </w:r>
        </w:del>
      </w:ins>
      <w:r w:rsidR="00871F10" w:rsidRPr="00565F5A">
        <w:rPr>
          <w:rFonts w:ascii="Times New Roman" w:hAnsi="Times New Roman" w:cs="Times New Roman"/>
          <w:b/>
          <w:bCs/>
          <w:color w:val="222222"/>
          <w:sz w:val="26"/>
          <w:szCs w:val="26"/>
          <w:shd w:val="clear" w:color="auto" w:fill="FFFFFF"/>
        </w:rPr>
        <w:t xml:space="preserve">CSS </w:t>
      </w:r>
      <w:del w:id="1202" w:author="EndlessLove" w:date="2016-09-27T08:34:00Z">
        <w:r w:rsidR="00871F10" w:rsidRPr="00565F5A" w:rsidDel="00565F5A">
          <w:rPr>
            <w:rFonts w:ascii="Times New Roman" w:hAnsi="Times New Roman" w:cs="Times New Roman"/>
            <w:b/>
            <w:bCs/>
            <w:color w:val="222222"/>
            <w:sz w:val="26"/>
            <w:szCs w:val="26"/>
            <w:shd w:val="clear" w:color="auto" w:fill="FFFFFF"/>
          </w:rPr>
          <w:delText>là</w:delText>
        </w:r>
        <w:r w:rsidR="00871F10" w:rsidRPr="00565F5A" w:rsidDel="00565F5A">
          <w:rPr>
            <w:rStyle w:val="apple-converted-space"/>
            <w:rFonts w:ascii="Times New Roman" w:hAnsi="Times New Roman" w:cs="Times New Roman"/>
            <w:color w:val="222222"/>
            <w:sz w:val="26"/>
            <w:szCs w:val="26"/>
            <w:shd w:val="clear" w:color="auto" w:fill="FFFFFF"/>
          </w:rPr>
          <w:delText> </w:delText>
        </w:r>
      </w:del>
      <w:del w:id="1203" w:author="EndlessLove" w:date="2016-09-27T08:33:00Z">
        <w:r w:rsidR="00871F10" w:rsidRPr="00565F5A" w:rsidDel="00565F5A">
          <w:rPr>
            <w:rFonts w:ascii="Times New Roman" w:hAnsi="Times New Roman" w:cs="Times New Roman"/>
            <w:color w:val="222222"/>
            <w:sz w:val="26"/>
            <w:szCs w:val="26"/>
            <w:shd w:val="clear" w:color="auto" w:fill="FFFFFF"/>
          </w:rPr>
          <w:delText xml:space="preserve">viết tắt </w:delText>
        </w:r>
      </w:del>
      <w:del w:id="1204" w:author="EndlessLove" w:date="2016-09-27T08:32:00Z">
        <w:r w:rsidR="00871F10" w:rsidRPr="00565F5A" w:rsidDel="00565F5A">
          <w:rPr>
            <w:rFonts w:ascii="Times New Roman" w:hAnsi="Times New Roman" w:cs="Times New Roman"/>
            <w:color w:val="222222"/>
            <w:sz w:val="26"/>
            <w:szCs w:val="26"/>
            <w:shd w:val="clear" w:color="auto" w:fill="FFFFFF"/>
          </w:rPr>
          <w:delText xml:space="preserve">của </w:delText>
        </w:r>
      </w:del>
      <w:ins w:id="1205" w:author="EndlessLove" w:date="2016-09-27T08:33:00Z">
        <w:r w:rsidR="00565F5A" w:rsidRPr="00565F5A">
          <w:rPr>
            <w:rFonts w:ascii="Times New Roman" w:hAnsi="Times New Roman" w:cs="Times New Roman"/>
            <w:color w:val="222222"/>
            <w:sz w:val="26"/>
            <w:szCs w:val="26"/>
            <w:shd w:val="clear" w:color="auto" w:fill="FFFFFF"/>
            <w:rPrChange w:id="1206" w:author="EndlessLove" w:date="2016-09-27T08:33:00Z">
              <w:rPr>
                <w:rFonts w:ascii="Times New Roman" w:hAnsi="Times New Roman" w:cs="Times New Roman"/>
                <w:color w:val="222222"/>
                <w:sz w:val="26"/>
                <w:szCs w:val="26"/>
                <w:highlight w:val="yellow"/>
                <w:shd w:val="clear" w:color="auto" w:fill="FFFFFF"/>
              </w:rPr>
            </w:rPrChange>
          </w:rPr>
          <w:t>(</w:t>
        </w:r>
      </w:ins>
      <w:del w:id="1207" w:author="EndlessLove" w:date="2016-09-27T08:33:00Z">
        <w:r w:rsidR="00871F10" w:rsidRPr="00565F5A" w:rsidDel="00565F5A">
          <w:rPr>
            <w:rFonts w:ascii="Times New Roman" w:hAnsi="Times New Roman" w:cs="Times New Roman"/>
            <w:color w:val="222222"/>
            <w:sz w:val="26"/>
            <w:szCs w:val="26"/>
            <w:shd w:val="clear" w:color="auto" w:fill="FFFFFF"/>
          </w:rPr>
          <w:delText>“</w:delText>
        </w:r>
      </w:del>
      <w:r w:rsidR="00871F10" w:rsidRPr="00565F5A">
        <w:rPr>
          <w:rFonts w:ascii="Times New Roman" w:hAnsi="Times New Roman" w:cs="Times New Roman"/>
          <w:color w:val="222222"/>
          <w:sz w:val="26"/>
          <w:szCs w:val="26"/>
          <w:shd w:val="clear" w:color="auto" w:fill="FFFFFF"/>
          <w:rPrChange w:id="1208" w:author="EndlessLove" w:date="2016-09-27T08:33:00Z">
            <w:rPr>
              <w:rFonts w:ascii="Times New Roman" w:hAnsi="Times New Roman" w:cs="Times New Roman"/>
              <w:i/>
              <w:color w:val="222222"/>
              <w:sz w:val="26"/>
              <w:szCs w:val="26"/>
              <w:shd w:val="clear" w:color="auto" w:fill="FFFFFF"/>
            </w:rPr>
          </w:rPrChange>
        </w:rPr>
        <w:t>Cascading Style Sheets</w:t>
      </w:r>
      <w:ins w:id="1209" w:author="EndlessLove" w:date="2016-09-27T08:33:00Z">
        <w:r w:rsidR="00565F5A" w:rsidRPr="00565F5A">
          <w:rPr>
            <w:rFonts w:ascii="Times New Roman" w:hAnsi="Times New Roman" w:cs="Times New Roman"/>
            <w:color w:val="222222"/>
            <w:sz w:val="26"/>
            <w:szCs w:val="26"/>
            <w:shd w:val="clear" w:color="auto" w:fill="FFFFFF"/>
            <w:rPrChange w:id="1210" w:author="EndlessLove" w:date="2016-09-27T08:33:00Z">
              <w:rPr>
                <w:rFonts w:ascii="Times New Roman" w:hAnsi="Times New Roman" w:cs="Times New Roman"/>
                <w:color w:val="222222"/>
                <w:sz w:val="26"/>
                <w:szCs w:val="26"/>
                <w:highlight w:val="yellow"/>
                <w:shd w:val="clear" w:color="auto" w:fill="FFFFFF"/>
              </w:rPr>
            </w:rPrChange>
          </w:rPr>
          <w:t>)</w:t>
        </w:r>
      </w:ins>
      <w:del w:id="1211" w:author="EndlessLove" w:date="2016-09-27T08:33:00Z">
        <w:r w:rsidR="00871F10" w:rsidRPr="00565F5A" w:rsidDel="00565F5A">
          <w:rPr>
            <w:rFonts w:ascii="Times New Roman" w:hAnsi="Times New Roman" w:cs="Times New Roman"/>
            <w:color w:val="222222"/>
            <w:sz w:val="26"/>
            <w:szCs w:val="26"/>
            <w:shd w:val="clear" w:color="auto" w:fill="FFFFFF"/>
          </w:rPr>
          <w:delText>”,</w:delText>
        </w:r>
      </w:del>
      <w:r w:rsidR="00871F10" w:rsidRPr="00565F5A">
        <w:rPr>
          <w:rFonts w:ascii="Times New Roman" w:hAnsi="Times New Roman" w:cs="Times New Roman"/>
          <w:color w:val="222222"/>
          <w:sz w:val="26"/>
          <w:szCs w:val="26"/>
          <w:shd w:val="clear" w:color="auto" w:fill="FFFFFF"/>
        </w:rPr>
        <w:t xml:space="preserve"> </w:t>
      </w:r>
      <w:del w:id="1212" w:author="EndlessLove" w:date="2016-09-27T08:34:00Z">
        <w:r w:rsidR="00871F10" w:rsidRPr="00565F5A" w:rsidDel="00565F5A">
          <w:rPr>
            <w:rFonts w:ascii="Times New Roman" w:hAnsi="Times New Roman" w:cs="Times New Roman"/>
            <w:color w:val="222222"/>
            <w:sz w:val="26"/>
            <w:szCs w:val="26"/>
            <w:shd w:val="clear" w:color="auto" w:fill="FFFFFF"/>
          </w:rPr>
          <w:delText>nó chỉ đơn thuần</w:delText>
        </w:r>
        <w:r w:rsidR="00871F10" w:rsidRPr="00565F5A" w:rsidDel="00565F5A">
          <w:rPr>
            <w:rStyle w:val="apple-converted-space"/>
            <w:rFonts w:ascii="Times New Roman" w:hAnsi="Times New Roman" w:cs="Times New Roman"/>
            <w:color w:val="222222"/>
            <w:sz w:val="26"/>
            <w:szCs w:val="26"/>
            <w:shd w:val="clear" w:color="auto" w:fill="FFFFFF"/>
          </w:rPr>
          <w:delText> </w:delText>
        </w:r>
        <w:r w:rsidR="00871F10" w:rsidRPr="00565F5A" w:rsidDel="00565F5A">
          <w:rPr>
            <w:rFonts w:ascii="Times New Roman" w:hAnsi="Times New Roman" w:cs="Times New Roman"/>
            <w:bCs/>
            <w:color w:val="222222"/>
            <w:sz w:val="26"/>
            <w:szCs w:val="26"/>
            <w:shd w:val="clear" w:color="auto" w:fill="FFFFFF"/>
          </w:rPr>
          <w:delText>là</w:delText>
        </w:r>
        <w:r w:rsidR="00871F10" w:rsidRPr="00565F5A" w:rsidDel="00565F5A">
          <w:rPr>
            <w:rStyle w:val="apple-converted-space"/>
            <w:rFonts w:ascii="Times New Roman" w:hAnsi="Times New Roman" w:cs="Times New Roman"/>
            <w:color w:val="222222"/>
            <w:sz w:val="26"/>
            <w:szCs w:val="26"/>
            <w:shd w:val="clear" w:color="auto" w:fill="FFFFFF"/>
          </w:rPr>
          <w:delText> </w:delText>
        </w:r>
        <w:r w:rsidR="00871F10" w:rsidRPr="00565F5A" w:rsidDel="00565F5A">
          <w:rPr>
            <w:rFonts w:ascii="Times New Roman" w:hAnsi="Times New Roman" w:cs="Times New Roman"/>
            <w:color w:val="222222"/>
            <w:sz w:val="26"/>
            <w:szCs w:val="26"/>
            <w:shd w:val="clear" w:color="auto" w:fill="FFFFFF"/>
          </w:rPr>
          <w:delText>một dạng file text với phần tên mở rộng</w:delText>
        </w:r>
        <w:r w:rsidR="00871F10" w:rsidRPr="00565F5A" w:rsidDel="00565F5A">
          <w:rPr>
            <w:rStyle w:val="apple-converted-space"/>
            <w:rFonts w:ascii="Times New Roman" w:hAnsi="Times New Roman" w:cs="Times New Roman"/>
            <w:color w:val="222222"/>
            <w:sz w:val="26"/>
            <w:szCs w:val="26"/>
            <w:shd w:val="clear" w:color="auto" w:fill="FFFFFF"/>
          </w:rPr>
          <w:delText> </w:delText>
        </w:r>
        <w:r w:rsidR="00871F10" w:rsidRPr="00565F5A" w:rsidDel="00565F5A">
          <w:rPr>
            <w:rFonts w:ascii="Times New Roman" w:hAnsi="Times New Roman" w:cs="Times New Roman"/>
            <w:bCs/>
            <w:color w:val="222222"/>
            <w:sz w:val="26"/>
            <w:szCs w:val="26"/>
            <w:shd w:val="clear" w:color="auto" w:fill="FFFFFF"/>
          </w:rPr>
          <w:delText>là</w:delText>
        </w:r>
        <w:r w:rsidR="00871F10" w:rsidRPr="00565F5A" w:rsidDel="00565F5A">
          <w:rPr>
            <w:rStyle w:val="apple-converted-space"/>
            <w:rFonts w:ascii="Times New Roman" w:hAnsi="Times New Roman" w:cs="Times New Roman"/>
            <w:color w:val="222222"/>
            <w:sz w:val="26"/>
            <w:szCs w:val="26"/>
            <w:shd w:val="clear" w:color="auto" w:fill="FFFFFF"/>
          </w:rPr>
          <w:delText> </w:delText>
        </w:r>
        <w:r w:rsidR="00871F10" w:rsidRPr="00565F5A" w:rsidDel="00565F5A">
          <w:rPr>
            <w:rFonts w:ascii="Times New Roman" w:hAnsi="Times New Roman" w:cs="Times New Roman"/>
            <w:color w:val="222222"/>
            <w:sz w:val="26"/>
            <w:szCs w:val="26"/>
            <w:shd w:val="clear" w:color="auto" w:fill="FFFFFF"/>
          </w:rPr>
          <w:delText>.</w:delText>
        </w:r>
        <w:r w:rsidR="00871F10" w:rsidRPr="00565F5A" w:rsidDel="00565F5A">
          <w:rPr>
            <w:rFonts w:ascii="Times New Roman" w:hAnsi="Times New Roman" w:cs="Times New Roman"/>
            <w:b/>
            <w:bCs/>
            <w:color w:val="222222"/>
            <w:sz w:val="26"/>
            <w:szCs w:val="26"/>
            <w:shd w:val="clear" w:color="auto" w:fill="FFFFFF"/>
          </w:rPr>
          <w:delText>css</w:delText>
        </w:r>
        <w:r w:rsidR="00871F10" w:rsidRPr="00565F5A" w:rsidDel="00565F5A">
          <w:rPr>
            <w:rFonts w:ascii="Times New Roman" w:hAnsi="Times New Roman" w:cs="Times New Roman"/>
            <w:color w:val="222222"/>
            <w:sz w:val="26"/>
            <w:szCs w:val="26"/>
            <w:shd w:val="clear" w:color="auto" w:fill="FFFFFF"/>
          </w:rPr>
          <w:delText>. Trong style sheet này chứa những câu lệnh</w:delText>
        </w:r>
        <w:r w:rsidR="00871F10" w:rsidRPr="00565F5A" w:rsidDel="00565F5A">
          <w:rPr>
            <w:rStyle w:val="apple-converted-space"/>
            <w:rFonts w:ascii="Times New Roman" w:hAnsi="Times New Roman" w:cs="Times New Roman"/>
            <w:color w:val="222222"/>
            <w:sz w:val="26"/>
            <w:szCs w:val="26"/>
            <w:shd w:val="clear" w:color="auto" w:fill="FFFFFF"/>
          </w:rPr>
          <w:delText> </w:delText>
        </w:r>
        <w:r w:rsidR="00871F10" w:rsidRPr="00565F5A" w:rsidDel="00565F5A">
          <w:rPr>
            <w:rFonts w:ascii="Times New Roman" w:hAnsi="Times New Roman" w:cs="Times New Roman"/>
            <w:b/>
            <w:bCs/>
            <w:color w:val="222222"/>
            <w:sz w:val="26"/>
            <w:szCs w:val="26"/>
            <w:shd w:val="clear" w:color="auto" w:fill="FFFFFF"/>
          </w:rPr>
          <w:delText>CSS</w:delText>
        </w:r>
        <w:r w:rsidR="00871F10" w:rsidRPr="00565F5A" w:rsidDel="00565F5A">
          <w:rPr>
            <w:rFonts w:ascii="Times New Roman" w:hAnsi="Times New Roman" w:cs="Times New Roman"/>
            <w:color w:val="222222"/>
            <w:sz w:val="26"/>
            <w:szCs w:val="26"/>
            <w:shd w:val="clear" w:color="auto" w:fill="FFFFFF"/>
          </w:rPr>
          <w:delText>. Mỗi một lệnh của</w:delText>
        </w:r>
        <w:r w:rsidR="00871F10" w:rsidRPr="00565F5A" w:rsidDel="00565F5A">
          <w:rPr>
            <w:rStyle w:val="apple-converted-space"/>
            <w:rFonts w:ascii="Times New Roman" w:hAnsi="Times New Roman" w:cs="Times New Roman"/>
            <w:color w:val="222222"/>
            <w:sz w:val="26"/>
            <w:szCs w:val="26"/>
            <w:shd w:val="clear" w:color="auto" w:fill="FFFFFF"/>
          </w:rPr>
          <w:delText> </w:delText>
        </w:r>
        <w:r w:rsidR="00871F10" w:rsidRPr="00565F5A" w:rsidDel="00565F5A">
          <w:rPr>
            <w:rFonts w:ascii="Times New Roman" w:hAnsi="Times New Roman" w:cs="Times New Roman"/>
            <w:b/>
            <w:bCs/>
            <w:color w:val="222222"/>
            <w:sz w:val="26"/>
            <w:szCs w:val="26"/>
            <w:shd w:val="clear" w:color="auto" w:fill="FFFFFF"/>
          </w:rPr>
          <w:delText>CSS</w:delText>
        </w:r>
        <w:r w:rsidR="00871F10" w:rsidRPr="00565F5A" w:rsidDel="00565F5A">
          <w:rPr>
            <w:rStyle w:val="apple-converted-space"/>
            <w:rFonts w:ascii="Times New Roman" w:hAnsi="Times New Roman" w:cs="Times New Roman"/>
            <w:color w:val="222222"/>
            <w:sz w:val="26"/>
            <w:szCs w:val="26"/>
            <w:shd w:val="clear" w:color="auto" w:fill="FFFFFF"/>
          </w:rPr>
          <w:delText> </w:delText>
        </w:r>
        <w:r w:rsidR="00871F10" w:rsidRPr="00565F5A" w:rsidDel="00565F5A">
          <w:rPr>
            <w:rFonts w:ascii="Times New Roman" w:hAnsi="Times New Roman" w:cs="Times New Roman"/>
            <w:color w:val="222222"/>
            <w:sz w:val="26"/>
            <w:szCs w:val="26"/>
            <w:shd w:val="clear" w:color="auto" w:fill="FFFFFF"/>
          </w:rPr>
          <w:delText>sẽ định dạng một phần nhất định của HTML ví dụ như: font của chữ, đường viền, màu nền, căn chỉnh hình ả</w:delText>
        </w:r>
        <w:r w:rsidR="00CD3CDD" w:rsidRPr="00565F5A" w:rsidDel="00565F5A">
          <w:rPr>
            <w:rFonts w:ascii="Times New Roman" w:hAnsi="Times New Roman" w:cs="Times New Roman"/>
            <w:color w:val="222222"/>
            <w:sz w:val="26"/>
            <w:szCs w:val="26"/>
            <w:shd w:val="clear" w:color="auto" w:fill="FFFFFF"/>
          </w:rPr>
          <w:delText>nh, …</w:delText>
        </w:r>
      </w:del>
      <w:ins w:id="1213" w:author="EndlessLove" w:date="2016-09-27T08:34:00Z">
        <w:r w:rsidR="00565F5A">
          <w:rPr>
            <w:rFonts w:ascii="Times New Roman" w:hAnsi="Times New Roman" w:cs="Times New Roman"/>
            <w:color w:val="222222"/>
            <w:sz w:val="26"/>
            <w:szCs w:val="26"/>
            <w:shd w:val="clear" w:color="auto" w:fill="FFFFFF"/>
          </w:rPr>
          <w:t xml:space="preserve">giúp ta định dạng lại bố cục, font chữ, </w:t>
        </w:r>
      </w:ins>
      <w:ins w:id="1214" w:author="EndlessLove" w:date="2016-09-27T08:35:00Z">
        <w:r w:rsidR="00565F5A">
          <w:rPr>
            <w:rFonts w:ascii="Times New Roman" w:hAnsi="Times New Roman" w:cs="Times New Roman"/>
            <w:color w:val="222222"/>
            <w:sz w:val="26"/>
            <w:szCs w:val="26"/>
            <w:shd w:val="clear" w:color="auto" w:fill="FFFFFF"/>
          </w:rPr>
          <w:t>màu nền,… trên tập tin HTML. Chúng ta có thể chèn trự</w:t>
        </w:r>
      </w:ins>
      <w:ins w:id="1215" w:author="EndlessLove" w:date="2016-09-27T08:36:00Z">
        <w:r w:rsidR="00565F5A">
          <w:rPr>
            <w:rFonts w:ascii="Times New Roman" w:hAnsi="Times New Roman" w:cs="Times New Roman"/>
            <w:color w:val="222222"/>
            <w:sz w:val="26"/>
            <w:szCs w:val="26"/>
            <w:shd w:val="clear" w:color="auto" w:fill="FFFFFF"/>
          </w:rPr>
          <w:t>c</w:t>
        </w:r>
      </w:ins>
      <w:ins w:id="1216" w:author="EndlessLove" w:date="2016-09-27T08:35:00Z">
        <w:r w:rsidR="00565F5A">
          <w:rPr>
            <w:rFonts w:ascii="Times New Roman" w:hAnsi="Times New Roman" w:cs="Times New Roman"/>
            <w:color w:val="222222"/>
            <w:sz w:val="26"/>
            <w:szCs w:val="26"/>
            <w:shd w:val="clear" w:color="auto" w:fill="FFFFFF"/>
          </w:rPr>
          <w:t xml:space="preserve"> tiếp </w:t>
        </w:r>
      </w:ins>
      <w:ins w:id="1217" w:author="EndlessLove" w:date="2016-09-27T08:37:00Z">
        <w:r w:rsidR="00565F5A">
          <w:rPr>
            <w:rFonts w:ascii="Times New Roman" w:hAnsi="Times New Roman" w:cs="Times New Roman"/>
            <w:color w:val="222222"/>
            <w:sz w:val="26"/>
            <w:szCs w:val="26"/>
            <w:shd w:val="clear" w:color="auto" w:fill="FFFFFF"/>
          </w:rPr>
          <w:t xml:space="preserve">code </w:t>
        </w:r>
      </w:ins>
      <w:ins w:id="1218" w:author="EndlessLove" w:date="2016-09-27T08:35:00Z">
        <w:r w:rsidR="00565F5A">
          <w:rPr>
            <w:rFonts w:ascii="Times New Roman" w:hAnsi="Times New Roman" w:cs="Times New Roman"/>
            <w:b/>
            <w:color w:val="222222"/>
            <w:sz w:val="26"/>
            <w:szCs w:val="26"/>
            <w:shd w:val="clear" w:color="auto" w:fill="FFFFFF"/>
          </w:rPr>
          <w:t>CSS</w:t>
        </w:r>
        <w:r w:rsidR="00565F5A">
          <w:rPr>
            <w:rFonts w:ascii="Times New Roman" w:hAnsi="Times New Roman" w:cs="Times New Roman"/>
            <w:color w:val="222222"/>
            <w:sz w:val="26"/>
            <w:szCs w:val="26"/>
            <w:shd w:val="clear" w:color="auto" w:fill="FFFFFF"/>
          </w:rPr>
          <w:t xml:space="preserve"> </w:t>
        </w:r>
      </w:ins>
      <w:ins w:id="1219" w:author="EndlessLove" w:date="2016-09-27T08:36:00Z">
        <w:r w:rsidR="00565F5A">
          <w:rPr>
            <w:rFonts w:ascii="Times New Roman" w:hAnsi="Times New Roman" w:cs="Times New Roman"/>
            <w:color w:val="222222"/>
            <w:sz w:val="26"/>
            <w:szCs w:val="26"/>
            <w:shd w:val="clear" w:color="auto" w:fill="FFFFFF"/>
          </w:rPr>
          <w:t xml:space="preserve"> vào tập tin </w:t>
        </w:r>
        <w:r w:rsidR="00565F5A">
          <w:rPr>
            <w:rFonts w:ascii="Times New Roman" w:hAnsi="Times New Roman" w:cs="Times New Roman"/>
            <w:b/>
            <w:color w:val="222222"/>
            <w:sz w:val="26"/>
            <w:szCs w:val="26"/>
            <w:shd w:val="clear" w:color="auto" w:fill="FFFFFF"/>
          </w:rPr>
          <w:t xml:space="preserve">HTML </w:t>
        </w:r>
        <w:r w:rsidR="00565F5A">
          <w:rPr>
            <w:rFonts w:ascii="Times New Roman" w:hAnsi="Times New Roman" w:cs="Times New Roman"/>
            <w:color w:val="222222"/>
            <w:sz w:val="26"/>
            <w:szCs w:val="26"/>
            <w:shd w:val="clear" w:color="auto" w:fill="FFFFFF"/>
          </w:rPr>
          <w:t xml:space="preserve">hoặc gián tiếp bằng cách chèn tập tin </w:t>
        </w:r>
        <w:r w:rsidR="00565F5A" w:rsidRPr="00565F5A">
          <w:rPr>
            <w:rFonts w:ascii="Times New Roman" w:hAnsi="Times New Roman" w:cs="Times New Roman"/>
            <w:b/>
            <w:color w:val="222222"/>
            <w:sz w:val="26"/>
            <w:szCs w:val="26"/>
            <w:shd w:val="clear" w:color="auto" w:fill="FFFFFF"/>
            <w:rPrChange w:id="1220" w:author="EndlessLove" w:date="2016-09-27T08:37:00Z">
              <w:rPr>
                <w:rFonts w:ascii="Times New Roman" w:hAnsi="Times New Roman" w:cs="Times New Roman"/>
                <w:color w:val="222222"/>
                <w:sz w:val="26"/>
                <w:szCs w:val="26"/>
                <w:shd w:val="clear" w:color="auto" w:fill="FFFFFF"/>
              </w:rPr>
            </w:rPrChange>
          </w:rPr>
          <w:t>CSS</w:t>
        </w:r>
      </w:ins>
      <w:ins w:id="1221" w:author="EndlessLove" w:date="2016-09-27T08:37:00Z">
        <w:r w:rsidR="00565F5A">
          <w:rPr>
            <w:rFonts w:ascii="Times New Roman" w:hAnsi="Times New Roman" w:cs="Times New Roman"/>
            <w:b/>
            <w:color w:val="222222"/>
            <w:sz w:val="26"/>
            <w:szCs w:val="26"/>
            <w:shd w:val="clear" w:color="auto" w:fill="FFFFFF"/>
          </w:rPr>
          <w:t xml:space="preserve"> </w:t>
        </w:r>
      </w:ins>
      <w:ins w:id="1222" w:author="EndlessLove" w:date="2016-09-27T08:38:00Z">
        <w:r w:rsidR="00565F5A">
          <w:rPr>
            <w:rFonts w:ascii="Times New Roman" w:hAnsi="Times New Roman" w:cs="Times New Roman"/>
            <w:color w:val="222222"/>
            <w:sz w:val="26"/>
            <w:szCs w:val="26"/>
            <w:shd w:val="clear" w:color="auto" w:fill="FFFFFF"/>
          </w:rPr>
          <w:t xml:space="preserve">vào </w:t>
        </w:r>
        <w:r w:rsidR="00565F5A" w:rsidRPr="00565F5A">
          <w:rPr>
            <w:rFonts w:ascii="Times New Roman" w:hAnsi="Times New Roman" w:cs="Times New Roman"/>
            <w:b/>
            <w:color w:val="222222"/>
            <w:sz w:val="26"/>
            <w:szCs w:val="26"/>
            <w:shd w:val="clear" w:color="auto" w:fill="FFFFFF"/>
            <w:rPrChange w:id="1223" w:author="EndlessLove" w:date="2016-09-27T08:38:00Z">
              <w:rPr>
                <w:rFonts w:ascii="Times New Roman" w:hAnsi="Times New Roman" w:cs="Times New Roman"/>
                <w:color w:val="222222"/>
                <w:sz w:val="26"/>
                <w:szCs w:val="26"/>
                <w:shd w:val="clear" w:color="auto" w:fill="FFFFFF"/>
              </w:rPr>
            </w:rPrChange>
          </w:rPr>
          <w:t>HTML</w:t>
        </w:r>
        <w:r w:rsidR="00565F5A" w:rsidRPr="00565F5A">
          <w:rPr>
            <w:rFonts w:ascii="Times New Roman" w:hAnsi="Times New Roman" w:cs="Times New Roman"/>
            <w:color w:val="222222"/>
            <w:sz w:val="26"/>
            <w:szCs w:val="26"/>
            <w:shd w:val="clear" w:color="auto" w:fill="FFFFFF"/>
            <w:rPrChange w:id="1224" w:author="EndlessLove" w:date="2016-09-27T08:38:00Z">
              <w:rPr>
                <w:rFonts w:ascii="Times New Roman" w:hAnsi="Times New Roman" w:cs="Times New Roman"/>
                <w:b/>
                <w:color w:val="222222"/>
                <w:sz w:val="26"/>
                <w:szCs w:val="26"/>
                <w:shd w:val="clear" w:color="auto" w:fill="FFFFFF"/>
              </w:rPr>
            </w:rPrChange>
          </w:rPr>
          <w:t>.</w:t>
        </w:r>
      </w:ins>
    </w:p>
    <w:p w14:paraId="0CF0821E" w14:textId="77777777" w:rsidR="008D3445" w:rsidRPr="008D3445" w:rsidRDefault="008D3445" w:rsidP="008D3445">
      <w:pPr>
        <w:pStyle w:val="ListParagraph"/>
        <w:rPr>
          <w:rFonts w:ascii="Times New Roman" w:hAnsi="Times New Roman" w:cs="Times New Roman"/>
          <w:sz w:val="26"/>
          <w:szCs w:val="26"/>
        </w:rPr>
      </w:pPr>
    </w:p>
    <w:p w14:paraId="01BC7F7C" w14:textId="0617AA9C" w:rsidR="008D3445" w:rsidRPr="00565F5A" w:rsidRDefault="008D3445" w:rsidP="008D3445">
      <w:pPr>
        <w:numPr>
          <w:ilvl w:val="0"/>
          <w:numId w:val="18"/>
        </w:numPr>
        <w:shd w:val="clear" w:color="auto" w:fill="FFFFFF"/>
        <w:spacing w:before="100" w:beforeAutospacing="1" w:after="100" w:afterAutospacing="1" w:line="367" w:lineRule="atLeast"/>
        <w:rPr>
          <w:rFonts w:ascii="Times New Roman" w:eastAsia="Times New Roman" w:hAnsi="Times New Roman" w:cs="Times New Roman"/>
          <w:sz w:val="26"/>
          <w:szCs w:val="26"/>
        </w:rPr>
      </w:pPr>
      <w:r w:rsidRPr="00D02090">
        <w:rPr>
          <w:rFonts w:ascii="Times New Roman" w:eastAsia="Times New Roman" w:hAnsi="Times New Roman" w:cs="Times New Roman"/>
          <w:b/>
          <w:sz w:val="26"/>
          <w:szCs w:val="26"/>
        </w:rPr>
        <w:lastRenderedPageBreak/>
        <w:t>Bootstrap</w:t>
      </w:r>
      <w:ins w:id="1225" w:author="EndlessLove" w:date="2016-09-27T08:38:00Z">
        <w:r w:rsidR="00565F5A">
          <w:rPr>
            <w:rFonts w:ascii="Times New Roman" w:eastAsia="Times New Roman" w:hAnsi="Times New Roman" w:cs="Times New Roman"/>
            <w:b/>
            <w:sz w:val="26"/>
            <w:szCs w:val="26"/>
          </w:rPr>
          <w:t xml:space="preserve"> </w:t>
        </w:r>
      </w:ins>
      <w:ins w:id="1226" w:author="ThieuCo" w:date="2016-09-03T13:51:00Z">
        <w:del w:id="1227" w:author="EndlessLove" w:date="2016-09-27T08:38:00Z">
          <w:r w:rsidR="006B46A6" w:rsidDel="00565F5A">
            <w:rPr>
              <w:rFonts w:ascii="Times New Roman" w:eastAsia="Times New Roman" w:hAnsi="Times New Roman" w:cs="Times New Roman"/>
              <w:b/>
              <w:sz w:val="26"/>
              <w:szCs w:val="26"/>
            </w:rPr>
            <w:delText xml:space="preserve"> </w:delText>
          </w:r>
          <w:r w:rsidR="006B46A6" w:rsidRPr="00565F5A" w:rsidDel="00565F5A">
            <w:rPr>
              <w:rFonts w:ascii="Times New Roman" w:eastAsia="Times New Roman" w:hAnsi="Times New Roman" w:cs="Times New Roman"/>
              <w:b/>
              <w:sz w:val="26"/>
              <w:szCs w:val="26"/>
            </w:rPr>
            <w:delText xml:space="preserve">EM COPY TỪ ĐÂY PHẢI KHÔNG? </w:delText>
          </w:r>
        </w:del>
      </w:ins>
      <w:ins w:id="1228" w:author="ThieuCo" w:date="2016-09-03T13:52:00Z">
        <w:del w:id="1229" w:author="EndlessLove" w:date="2016-09-27T08:38:00Z">
          <w:r w:rsidR="006B46A6" w:rsidRPr="00565F5A" w:rsidDel="00565F5A">
            <w:rPr>
              <w:rFonts w:ascii="Times New Roman" w:eastAsia="Times New Roman" w:hAnsi="Times New Roman" w:cs="Times New Roman"/>
              <w:b/>
              <w:sz w:val="26"/>
              <w:szCs w:val="26"/>
            </w:rPr>
            <w:delText>http://blog.vucongtinh.com/2015/02/bai-1-gioi-thieu-ve-twitter-bootstrap.html</w:delText>
          </w:r>
        </w:del>
      </w:ins>
      <w:del w:id="1230" w:author="EndlessLove" w:date="2016-09-27T08:38:00Z">
        <w:r w:rsidRPr="00565F5A" w:rsidDel="00565F5A">
          <w:rPr>
            <w:rFonts w:ascii="Times New Roman" w:eastAsia="Times New Roman" w:hAnsi="Times New Roman" w:cs="Times New Roman"/>
            <w:sz w:val="26"/>
            <w:szCs w:val="26"/>
          </w:rPr>
          <w:delText xml:space="preserve"> </w:delText>
        </w:r>
      </w:del>
      <w:r w:rsidRPr="00565F5A">
        <w:rPr>
          <w:rFonts w:ascii="Times New Roman" w:eastAsia="Times New Roman" w:hAnsi="Times New Roman" w:cs="Times New Roman"/>
          <w:sz w:val="26"/>
          <w:szCs w:val="26"/>
        </w:rPr>
        <w:t xml:space="preserve">là </w:t>
      </w:r>
      <w:ins w:id="1231" w:author="EndlessLove" w:date="2016-09-27T08:39:00Z">
        <w:r w:rsidR="00565F5A">
          <w:rPr>
            <w:rFonts w:ascii="Times New Roman" w:eastAsia="Times New Roman" w:hAnsi="Times New Roman" w:cs="Times New Roman"/>
            <w:sz w:val="26"/>
            <w:szCs w:val="26"/>
          </w:rPr>
          <w:t xml:space="preserve">một bộ </w:t>
        </w:r>
      </w:ins>
      <w:r w:rsidRPr="00565F5A">
        <w:rPr>
          <w:rFonts w:ascii="Times New Roman" w:eastAsia="Times New Roman" w:hAnsi="Times New Roman" w:cs="Times New Roman"/>
          <w:sz w:val="26"/>
          <w:szCs w:val="26"/>
        </w:rPr>
        <w:t>framework</w:t>
      </w:r>
      <w:ins w:id="1232" w:author="EndlessLove" w:date="2016-09-27T08:40:00Z">
        <w:r w:rsidR="003920B6">
          <w:rPr>
            <w:rFonts w:ascii="Times New Roman" w:eastAsia="Times New Roman" w:hAnsi="Times New Roman" w:cs="Times New Roman"/>
            <w:sz w:val="26"/>
            <w:szCs w:val="26"/>
          </w:rPr>
          <w:t xml:space="preserve"> bao gồm các tập tin như </w:t>
        </w:r>
        <w:r w:rsidR="003920B6" w:rsidRPr="003920B6">
          <w:rPr>
            <w:rFonts w:ascii="Times New Roman" w:eastAsia="Times New Roman" w:hAnsi="Times New Roman" w:cs="Times New Roman"/>
            <w:b/>
            <w:sz w:val="26"/>
            <w:szCs w:val="26"/>
            <w:rPrChange w:id="1233" w:author="EndlessLove" w:date="2016-09-27T08:40:00Z">
              <w:rPr>
                <w:rFonts w:ascii="Times New Roman" w:eastAsia="Times New Roman" w:hAnsi="Times New Roman" w:cs="Times New Roman"/>
                <w:sz w:val="26"/>
                <w:szCs w:val="26"/>
              </w:rPr>
            </w:rPrChange>
          </w:rPr>
          <w:t>css</w:t>
        </w:r>
        <w:r w:rsidR="003920B6">
          <w:rPr>
            <w:rFonts w:ascii="Times New Roman" w:eastAsia="Times New Roman" w:hAnsi="Times New Roman" w:cs="Times New Roman"/>
            <w:sz w:val="26"/>
            <w:szCs w:val="26"/>
          </w:rPr>
          <w:t xml:space="preserve">, </w:t>
        </w:r>
        <w:r w:rsidR="003920B6" w:rsidRPr="003920B6">
          <w:rPr>
            <w:rFonts w:ascii="Times New Roman" w:eastAsia="Times New Roman" w:hAnsi="Times New Roman" w:cs="Times New Roman"/>
            <w:b/>
            <w:sz w:val="26"/>
            <w:szCs w:val="26"/>
            <w:rPrChange w:id="1234" w:author="EndlessLove" w:date="2016-09-27T08:40:00Z">
              <w:rPr>
                <w:rFonts w:ascii="Times New Roman" w:eastAsia="Times New Roman" w:hAnsi="Times New Roman" w:cs="Times New Roman"/>
                <w:sz w:val="26"/>
                <w:szCs w:val="26"/>
              </w:rPr>
            </w:rPrChange>
          </w:rPr>
          <w:t>jquery</w:t>
        </w:r>
      </w:ins>
      <w:del w:id="1235" w:author="EndlessLove" w:date="2016-09-27T08:40:00Z">
        <w:r w:rsidRPr="00565F5A" w:rsidDel="003920B6">
          <w:rPr>
            <w:rFonts w:ascii="Times New Roman" w:eastAsia="Times New Roman" w:hAnsi="Times New Roman" w:cs="Times New Roman"/>
            <w:sz w:val="26"/>
            <w:szCs w:val="26"/>
          </w:rPr>
          <w:delText> </w:delText>
        </w:r>
      </w:del>
      <w:del w:id="1236" w:author="EndlessLove" w:date="2016-09-27T08:39:00Z">
        <w:r w:rsidRPr="00565F5A" w:rsidDel="00565F5A">
          <w:rPr>
            <w:rFonts w:ascii="Times New Roman" w:eastAsia="Times New Roman" w:hAnsi="Times New Roman" w:cs="Times New Roman"/>
            <w:i/>
            <w:iCs/>
            <w:sz w:val="26"/>
            <w:szCs w:val="26"/>
          </w:rPr>
          <w:delText>HTML</w:delText>
        </w:r>
        <w:r w:rsidRPr="00565F5A" w:rsidDel="00565F5A">
          <w:rPr>
            <w:rFonts w:ascii="Times New Roman" w:eastAsia="Times New Roman" w:hAnsi="Times New Roman" w:cs="Times New Roman"/>
            <w:sz w:val="26"/>
            <w:szCs w:val="26"/>
          </w:rPr>
          <w:delText>, </w:delText>
        </w:r>
        <w:r w:rsidRPr="00565F5A" w:rsidDel="00565F5A">
          <w:rPr>
            <w:rFonts w:ascii="Times New Roman" w:eastAsia="Times New Roman" w:hAnsi="Times New Roman" w:cs="Times New Roman"/>
            <w:i/>
            <w:iCs/>
            <w:sz w:val="26"/>
            <w:szCs w:val="26"/>
          </w:rPr>
          <w:delText>CSS</w:delText>
        </w:r>
        <w:r w:rsidRPr="00565F5A" w:rsidDel="00565F5A">
          <w:rPr>
            <w:rFonts w:ascii="Times New Roman" w:eastAsia="Times New Roman" w:hAnsi="Times New Roman" w:cs="Times New Roman"/>
            <w:sz w:val="26"/>
            <w:szCs w:val="26"/>
          </w:rPr>
          <w:delText>, </w:delText>
        </w:r>
        <w:r w:rsidRPr="00565F5A" w:rsidDel="00565F5A">
          <w:rPr>
            <w:rFonts w:ascii="Times New Roman" w:eastAsia="Times New Roman" w:hAnsi="Times New Roman" w:cs="Times New Roman"/>
            <w:i/>
            <w:iCs/>
            <w:sz w:val="26"/>
            <w:szCs w:val="26"/>
          </w:rPr>
          <w:delText>Javascript</w:delText>
        </w:r>
        <w:r w:rsidRPr="00565F5A" w:rsidDel="00565F5A">
          <w:rPr>
            <w:rFonts w:ascii="Times New Roman" w:eastAsia="Times New Roman" w:hAnsi="Times New Roman" w:cs="Times New Roman"/>
            <w:sz w:val="26"/>
            <w:szCs w:val="26"/>
          </w:rPr>
          <w:delText xml:space="preserve"> phổ biến nhất cho những người phát triển responsive hay phát triển website. </w:delText>
        </w:r>
        <w:r w:rsidRPr="00565F5A" w:rsidDel="003920B6">
          <w:rPr>
            <w:rFonts w:ascii="Times New Roman" w:hAnsi="Times New Roman" w:cs="Times New Roman"/>
            <w:sz w:val="26"/>
            <w:szCs w:val="26"/>
            <w:shd w:val="clear" w:color="auto" w:fill="FFFFFF"/>
          </w:rPr>
          <w:delText>Nó là 1 thư viện</w:delText>
        </w:r>
        <w:r w:rsidRPr="00565F5A" w:rsidDel="003920B6">
          <w:rPr>
            <w:rStyle w:val="apple-converted-space"/>
            <w:rFonts w:ascii="Times New Roman" w:hAnsi="Times New Roman" w:cs="Times New Roman"/>
            <w:sz w:val="26"/>
            <w:szCs w:val="26"/>
            <w:shd w:val="clear" w:color="auto" w:fill="FFFFFF"/>
          </w:rPr>
          <w:delText> </w:delText>
        </w:r>
        <w:r w:rsidRPr="00565F5A" w:rsidDel="003920B6">
          <w:rPr>
            <w:rFonts w:ascii="Times New Roman" w:hAnsi="Times New Roman" w:cs="Times New Roman"/>
            <w:i/>
            <w:iCs/>
            <w:sz w:val="26"/>
            <w:szCs w:val="26"/>
            <w:shd w:val="clear" w:color="auto" w:fill="FFFFFF"/>
          </w:rPr>
          <w:delText>CSS</w:delText>
        </w:r>
        <w:r w:rsidRPr="00565F5A" w:rsidDel="003920B6">
          <w:rPr>
            <w:rStyle w:val="apple-converted-space"/>
            <w:rFonts w:ascii="Times New Roman" w:hAnsi="Times New Roman" w:cs="Times New Roman"/>
            <w:sz w:val="26"/>
            <w:szCs w:val="26"/>
            <w:shd w:val="clear" w:color="auto" w:fill="FFFFFF"/>
          </w:rPr>
          <w:delText> </w:delText>
        </w:r>
        <w:r w:rsidRPr="00565F5A" w:rsidDel="003920B6">
          <w:rPr>
            <w:rFonts w:ascii="Times New Roman" w:hAnsi="Times New Roman" w:cs="Times New Roman"/>
            <w:sz w:val="26"/>
            <w:szCs w:val="26"/>
            <w:shd w:val="clear" w:color="auto" w:fill="FFFFFF"/>
          </w:rPr>
          <w:delText>được xây dựng sẵn để xây dựng giao diện, công việc của chúng ta là xây dựng HTML đặt đúng các ID, Class cho các phần tử</w:delText>
        </w:r>
        <w:r w:rsidRPr="00565F5A" w:rsidDel="003920B6">
          <w:rPr>
            <w:rStyle w:val="apple-converted-space"/>
            <w:rFonts w:ascii="Times New Roman" w:hAnsi="Times New Roman" w:cs="Times New Roman"/>
            <w:sz w:val="26"/>
            <w:szCs w:val="26"/>
            <w:shd w:val="clear" w:color="auto" w:fill="FFFFFF"/>
          </w:rPr>
          <w:delText> </w:delText>
        </w:r>
        <w:r w:rsidRPr="00565F5A" w:rsidDel="003920B6">
          <w:rPr>
            <w:rFonts w:ascii="Times New Roman" w:hAnsi="Times New Roman" w:cs="Times New Roman"/>
            <w:i/>
            <w:iCs/>
            <w:sz w:val="26"/>
            <w:szCs w:val="26"/>
            <w:shd w:val="clear" w:color="auto" w:fill="FFFFFF"/>
          </w:rPr>
          <w:delText>HTML</w:delText>
        </w:r>
        <w:r w:rsidRPr="00565F5A" w:rsidDel="003920B6">
          <w:rPr>
            <w:rStyle w:val="apple-converted-space"/>
            <w:rFonts w:ascii="Times New Roman" w:hAnsi="Times New Roman" w:cs="Times New Roman"/>
            <w:sz w:val="26"/>
            <w:szCs w:val="26"/>
            <w:shd w:val="clear" w:color="auto" w:fill="FFFFFF"/>
          </w:rPr>
          <w:delText> </w:delText>
        </w:r>
        <w:r w:rsidRPr="00565F5A" w:rsidDel="003920B6">
          <w:rPr>
            <w:rFonts w:ascii="Times New Roman" w:hAnsi="Times New Roman" w:cs="Times New Roman"/>
            <w:sz w:val="26"/>
            <w:szCs w:val="26"/>
            <w:shd w:val="clear" w:color="auto" w:fill="FFFFFF"/>
          </w:rPr>
          <w:delText>theo đúng chuẩn Bootstrap là chúng ta sẽ có 1 giao diện theo ý mình có hỗ trợ</w:delText>
        </w:r>
        <w:r w:rsidRPr="00565F5A" w:rsidDel="003920B6">
          <w:rPr>
            <w:rStyle w:val="apple-converted-space"/>
            <w:rFonts w:ascii="Times New Roman" w:hAnsi="Times New Roman" w:cs="Times New Roman"/>
            <w:sz w:val="26"/>
            <w:szCs w:val="26"/>
            <w:shd w:val="clear" w:color="auto" w:fill="FFFFFF"/>
          </w:rPr>
          <w:delText> </w:delText>
        </w:r>
        <w:r w:rsidRPr="00565F5A" w:rsidDel="003920B6">
          <w:rPr>
            <w:rFonts w:ascii="Times New Roman" w:hAnsi="Times New Roman" w:cs="Times New Roman"/>
            <w:i/>
            <w:iCs/>
            <w:sz w:val="26"/>
            <w:szCs w:val="26"/>
            <w:shd w:val="clear" w:color="auto" w:fill="FFFFFF"/>
          </w:rPr>
          <w:delText>Responsive.</w:delText>
        </w:r>
      </w:del>
      <w:ins w:id="1237" w:author="EndlessLove" w:date="2016-09-27T08:40:00Z">
        <w:r w:rsidR="003920B6">
          <w:rPr>
            <w:rFonts w:ascii="Times New Roman" w:hAnsi="Times New Roman" w:cs="Times New Roman"/>
            <w:i/>
            <w:iCs/>
            <w:sz w:val="26"/>
            <w:szCs w:val="26"/>
            <w:shd w:val="clear" w:color="auto" w:fill="FFFFFF"/>
          </w:rPr>
          <w:t xml:space="preserve">, </w:t>
        </w:r>
        <w:r w:rsidR="003920B6" w:rsidRPr="003920B6">
          <w:rPr>
            <w:rFonts w:ascii="Times New Roman" w:hAnsi="Times New Roman" w:cs="Times New Roman"/>
            <w:b/>
            <w:iCs/>
            <w:sz w:val="26"/>
            <w:szCs w:val="26"/>
            <w:shd w:val="clear" w:color="auto" w:fill="FFFFFF"/>
            <w:rPrChange w:id="1238" w:author="EndlessLove" w:date="2016-09-27T08:40:00Z">
              <w:rPr>
                <w:rFonts w:ascii="Times New Roman" w:hAnsi="Times New Roman" w:cs="Times New Roman"/>
                <w:i/>
                <w:iCs/>
                <w:sz w:val="26"/>
                <w:szCs w:val="26"/>
                <w:shd w:val="clear" w:color="auto" w:fill="FFFFFF"/>
              </w:rPr>
            </w:rPrChange>
          </w:rPr>
          <w:t>javascript</w:t>
        </w:r>
        <w:r w:rsidR="003920B6">
          <w:rPr>
            <w:rFonts w:ascii="Times New Roman" w:hAnsi="Times New Roman" w:cs="Times New Roman"/>
            <w:b/>
            <w:iCs/>
            <w:sz w:val="26"/>
            <w:szCs w:val="26"/>
            <w:shd w:val="clear" w:color="auto" w:fill="FFFFFF"/>
          </w:rPr>
          <w:t xml:space="preserve"> </w:t>
        </w:r>
        <w:r w:rsidR="003920B6">
          <w:rPr>
            <w:rFonts w:ascii="Times New Roman" w:hAnsi="Times New Roman" w:cs="Times New Roman"/>
            <w:iCs/>
            <w:sz w:val="26"/>
            <w:szCs w:val="26"/>
            <w:shd w:val="clear" w:color="auto" w:fill="FFFFFF"/>
          </w:rPr>
          <w:t xml:space="preserve">được viết sẵn, người thiết kế website chỉ cần áp dụng các tập tin đó </w:t>
        </w:r>
      </w:ins>
      <w:ins w:id="1239" w:author="EndlessLove" w:date="2016-09-27T08:42:00Z">
        <w:r w:rsidR="003920B6">
          <w:rPr>
            <w:rFonts w:ascii="Times New Roman" w:hAnsi="Times New Roman" w:cs="Times New Roman"/>
            <w:iCs/>
            <w:sz w:val="26"/>
            <w:szCs w:val="26"/>
            <w:shd w:val="clear" w:color="auto" w:fill="FFFFFF"/>
          </w:rPr>
          <w:t>để thiết kế w</w:t>
        </w:r>
        <w:r w:rsidR="00B61411">
          <w:rPr>
            <w:rFonts w:ascii="Times New Roman" w:hAnsi="Times New Roman" w:cs="Times New Roman"/>
            <w:iCs/>
            <w:sz w:val="26"/>
            <w:szCs w:val="26"/>
            <w:shd w:val="clear" w:color="auto" w:fill="FFFFFF"/>
          </w:rPr>
          <w:t xml:space="preserve">ebsite một cách dễ dàng hơn. </w:t>
        </w:r>
      </w:ins>
      <w:ins w:id="1240" w:author="EndlessLove" w:date="2016-09-27T08:47:00Z">
        <w:r w:rsidR="00B61411">
          <w:rPr>
            <w:rFonts w:ascii="Times New Roman" w:hAnsi="Times New Roman" w:cs="Times New Roman"/>
            <w:iCs/>
            <w:sz w:val="26"/>
            <w:szCs w:val="26"/>
            <w:shd w:val="clear" w:color="auto" w:fill="FFFFFF"/>
          </w:rPr>
          <w:t xml:space="preserve">Tính năng hữu ích trên </w:t>
        </w:r>
      </w:ins>
      <w:ins w:id="1241" w:author="EndlessLove" w:date="2016-09-27T08:42:00Z">
        <w:r w:rsidR="00B61411" w:rsidRPr="00B61411">
          <w:rPr>
            <w:rFonts w:ascii="Times New Roman" w:hAnsi="Times New Roman" w:cs="Times New Roman"/>
            <w:b/>
            <w:iCs/>
            <w:sz w:val="26"/>
            <w:szCs w:val="26"/>
            <w:shd w:val="clear" w:color="auto" w:fill="FFFFFF"/>
            <w:rPrChange w:id="1242" w:author="EndlessLove" w:date="2016-09-27T08:46:00Z">
              <w:rPr>
                <w:rFonts w:ascii="Times New Roman" w:hAnsi="Times New Roman" w:cs="Times New Roman"/>
                <w:iCs/>
                <w:sz w:val="26"/>
                <w:szCs w:val="26"/>
                <w:shd w:val="clear" w:color="auto" w:fill="FFFFFF"/>
              </w:rPr>
            </w:rPrChange>
          </w:rPr>
          <w:t>B</w:t>
        </w:r>
        <w:r w:rsidR="003920B6" w:rsidRPr="003920B6">
          <w:rPr>
            <w:rFonts w:ascii="Times New Roman" w:hAnsi="Times New Roman" w:cs="Times New Roman"/>
            <w:b/>
            <w:iCs/>
            <w:sz w:val="26"/>
            <w:szCs w:val="26"/>
            <w:shd w:val="clear" w:color="auto" w:fill="FFFFFF"/>
            <w:rPrChange w:id="1243" w:author="EndlessLove" w:date="2016-09-27T08:43:00Z">
              <w:rPr>
                <w:rFonts w:ascii="Times New Roman" w:hAnsi="Times New Roman" w:cs="Times New Roman"/>
                <w:iCs/>
                <w:sz w:val="26"/>
                <w:szCs w:val="26"/>
                <w:shd w:val="clear" w:color="auto" w:fill="FFFFFF"/>
              </w:rPr>
            </w:rPrChange>
          </w:rPr>
          <w:t>oot</w:t>
        </w:r>
      </w:ins>
      <w:ins w:id="1244" w:author="EndlessLove" w:date="2016-09-27T08:43:00Z">
        <w:r w:rsidR="003920B6" w:rsidRPr="003920B6">
          <w:rPr>
            <w:rFonts w:ascii="Times New Roman" w:hAnsi="Times New Roman" w:cs="Times New Roman"/>
            <w:b/>
            <w:iCs/>
            <w:sz w:val="26"/>
            <w:szCs w:val="26"/>
            <w:shd w:val="clear" w:color="auto" w:fill="FFFFFF"/>
            <w:rPrChange w:id="1245" w:author="EndlessLove" w:date="2016-09-27T08:43:00Z">
              <w:rPr>
                <w:rFonts w:ascii="Times New Roman" w:hAnsi="Times New Roman" w:cs="Times New Roman"/>
                <w:iCs/>
                <w:sz w:val="26"/>
                <w:szCs w:val="26"/>
                <w:shd w:val="clear" w:color="auto" w:fill="FFFFFF"/>
              </w:rPr>
            </w:rPrChange>
          </w:rPr>
          <w:t>strap</w:t>
        </w:r>
        <w:r w:rsidR="003920B6" w:rsidRPr="003920B6">
          <w:rPr>
            <w:rFonts w:ascii="Times New Roman" w:hAnsi="Times New Roman" w:cs="Times New Roman"/>
            <w:iCs/>
            <w:sz w:val="26"/>
            <w:szCs w:val="26"/>
            <w:shd w:val="clear" w:color="auto" w:fill="FFFFFF"/>
            <w:rPrChange w:id="1246" w:author="EndlessLove" w:date="2016-09-27T08:43:00Z">
              <w:rPr>
                <w:rFonts w:ascii="Times New Roman" w:hAnsi="Times New Roman" w:cs="Times New Roman"/>
                <w:b/>
                <w:iCs/>
                <w:sz w:val="26"/>
                <w:szCs w:val="26"/>
                <w:shd w:val="clear" w:color="auto" w:fill="FFFFFF"/>
              </w:rPr>
            </w:rPrChange>
          </w:rPr>
          <w:t xml:space="preserve"> </w:t>
        </w:r>
      </w:ins>
      <w:ins w:id="1247" w:author="EndlessLove" w:date="2016-09-27T08:47:00Z">
        <w:r w:rsidR="00B61411">
          <w:rPr>
            <w:rFonts w:ascii="Times New Roman" w:hAnsi="Times New Roman" w:cs="Times New Roman"/>
            <w:iCs/>
            <w:sz w:val="26"/>
            <w:szCs w:val="26"/>
            <w:shd w:val="clear" w:color="auto" w:fill="FFFFFF"/>
          </w:rPr>
          <w:t xml:space="preserve">là </w:t>
        </w:r>
      </w:ins>
      <w:ins w:id="1248" w:author="EndlessLove" w:date="2016-09-27T08:43:00Z">
        <w:r w:rsidR="003920B6" w:rsidRPr="003920B6">
          <w:rPr>
            <w:rFonts w:ascii="Times New Roman" w:hAnsi="Times New Roman" w:cs="Times New Roman"/>
            <w:iCs/>
            <w:sz w:val="26"/>
            <w:szCs w:val="26"/>
            <w:shd w:val="clear" w:color="auto" w:fill="FFFFFF"/>
            <w:rPrChange w:id="1249" w:author="EndlessLove" w:date="2016-09-27T08:43:00Z">
              <w:rPr>
                <w:rFonts w:ascii="Times New Roman" w:hAnsi="Times New Roman" w:cs="Times New Roman"/>
                <w:b/>
                <w:iCs/>
                <w:sz w:val="26"/>
                <w:szCs w:val="26"/>
                <w:shd w:val="clear" w:color="auto" w:fill="FFFFFF"/>
              </w:rPr>
            </w:rPrChange>
          </w:rPr>
          <w:t>h</w:t>
        </w:r>
        <w:r w:rsidR="003920B6">
          <w:rPr>
            <w:rFonts w:ascii="Times New Roman" w:hAnsi="Times New Roman" w:cs="Times New Roman"/>
            <w:iCs/>
            <w:sz w:val="26"/>
            <w:szCs w:val="26"/>
            <w:shd w:val="clear" w:color="auto" w:fill="FFFFFF"/>
          </w:rPr>
          <w:t xml:space="preserve">ỗ trợ </w:t>
        </w:r>
      </w:ins>
      <w:ins w:id="1250" w:author="EndlessLove" w:date="2016-09-27T08:47:00Z">
        <w:r w:rsidR="00B61411">
          <w:rPr>
            <w:rFonts w:ascii="Times New Roman" w:hAnsi="Times New Roman" w:cs="Times New Roman"/>
            <w:iCs/>
            <w:sz w:val="26"/>
            <w:szCs w:val="26"/>
            <w:shd w:val="clear" w:color="auto" w:fill="FFFFFF"/>
          </w:rPr>
          <w:t>“</w:t>
        </w:r>
      </w:ins>
      <w:ins w:id="1251" w:author="EndlessLove" w:date="2016-09-27T08:43:00Z">
        <w:r w:rsidR="003920B6">
          <w:rPr>
            <w:rFonts w:ascii="Times New Roman" w:hAnsi="Times New Roman" w:cs="Times New Roman"/>
            <w:iCs/>
            <w:sz w:val="26"/>
            <w:szCs w:val="26"/>
            <w:shd w:val="clear" w:color="auto" w:fill="FFFFFF"/>
          </w:rPr>
          <w:t>web đáp ứng tức</w:t>
        </w:r>
      </w:ins>
      <w:ins w:id="1252" w:author="EndlessLove" w:date="2016-09-27T08:47:00Z">
        <w:r w:rsidR="00B61411">
          <w:rPr>
            <w:rFonts w:ascii="Times New Roman" w:hAnsi="Times New Roman" w:cs="Times New Roman"/>
            <w:iCs/>
            <w:sz w:val="26"/>
            <w:szCs w:val="26"/>
            <w:shd w:val="clear" w:color="auto" w:fill="FFFFFF"/>
          </w:rPr>
          <w:t>”</w:t>
        </w:r>
      </w:ins>
      <w:ins w:id="1253" w:author="EndlessLove" w:date="2016-09-27T08:43:00Z">
        <w:r w:rsidR="003920B6">
          <w:rPr>
            <w:rFonts w:ascii="Times New Roman" w:hAnsi="Times New Roman" w:cs="Times New Roman"/>
            <w:iCs/>
            <w:sz w:val="26"/>
            <w:szCs w:val="26"/>
            <w:shd w:val="clear" w:color="auto" w:fill="FFFFFF"/>
          </w:rPr>
          <w:t xml:space="preserve"> là khi website viết bằng </w:t>
        </w:r>
        <w:r w:rsidR="003920B6" w:rsidRPr="003920B6">
          <w:rPr>
            <w:rFonts w:ascii="Times New Roman" w:hAnsi="Times New Roman" w:cs="Times New Roman"/>
            <w:b/>
            <w:iCs/>
            <w:sz w:val="26"/>
            <w:szCs w:val="26"/>
            <w:shd w:val="clear" w:color="auto" w:fill="FFFFFF"/>
            <w:rPrChange w:id="1254" w:author="EndlessLove" w:date="2016-09-27T08:44:00Z">
              <w:rPr>
                <w:rFonts w:ascii="Times New Roman" w:hAnsi="Times New Roman" w:cs="Times New Roman"/>
                <w:iCs/>
                <w:sz w:val="26"/>
                <w:szCs w:val="26"/>
                <w:shd w:val="clear" w:color="auto" w:fill="FFFFFF"/>
              </w:rPr>
            </w:rPrChange>
          </w:rPr>
          <w:t>Bootstrap</w:t>
        </w:r>
      </w:ins>
      <w:ins w:id="1255" w:author="EndlessLove" w:date="2016-09-27T08:44:00Z">
        <w:r w:rsidR="003920B6">
          <w:rPr>
            <w:rFonts w:ascii="Times New Roman" w:hAnsi="Times New Roman" w:cs="Times New Roman"/>
            <w:b/>
            <w:iCs/>
            <w:sz w:val="26"/>
            <w:szCs w:val="26"/>
            <w:shd w:val="clear" w:color="auto" w:fill="FFFFFF"/>
          </w:rPr>
          <w:t xml:space="preserve"> </w:t>
        </w:r>
        <w:r w:rsidR="003920B6" w:rsidRPr="003920B6">
          <w:rPr>
            <w:rFonts w:ascii="Times New Roman" w:hAnsi="Times New Roman" w:cs="Times New Roman"/>
            <w:iCs/>
            <w:sz w:val="26"/>
            <w:szCs w:val="26"/>
            <w:shd w:val="clear" w:color="auto" w:fill="FFFFFF"/>
            <w:rPrChange w:id="1256" w:author="EndlessLove" w:date="2016-09-27T08:44:00Z">
              <w:rPr>
                <w:rFonts w:ascii="Times New Roman" w:hAnsi="Times New Roman" w:cs="Times New Roman"/>
                <w:b/>
                <w:iCs/>
                <w:sz w:val="26"/>
                <w:szCs w:val="26"/>
                <w:shd w:val="clear" w:color="auto" w:fill="FFFFFF"/>
              </w:rPr>
            </w:rPrChange>
          </w:rPr>
          <w:t>có t</w:t>
        </w:r>
        <w:r w:rsidR="003920B6">
          <w:rPr>
            <w:rFonts w:ascii="Times New Roman" w:hAnsi="Times New Roman" w:cs="Times New Roman"/>
            <w:iCs/>
            <w:sz w:val="26"/>
            <w:szCs w:val="26"/>
            <w:shd w:val="clear" w:color="auto" w:fill="FFFFFF"/>
          </w:rPr>
          <w:t>hể hiển thị đúng bố cục trên mọi thiết bị có kích thước màn hình khác nhau như laptop, tablet, smartphone.</w:t>
        </w:r>
      </w:ins>
      <w:ins w:id="1257" w:author="EndlessLove" w:date="2016-09-27T08:47:00Z">
        <w:r w:rsidR="00B61411">
          <w:rPr>
            <w:rFonts w:ascii="Times New Roman" w:hAnsi="Times New Roman" w:cs="Times New Roman"/>
            <w:iCs/>
            <w:sz w:val="26"/>
            <w:szCs w:val="26"/>
            <w:shd w:val="clear" w:color="auto" w:fill="FFFFFF"/>
          </w:rPr>
          <w:t xml:space="preserve"> Ngoài ra, ta có thể áp dụng các thẻ của </w:t>
        </w:r>
        <w:r w:rsidR="00B61411" w:rsidRPr="00B61411">
          <w:rPr>
            <w:rFonts w:ascii="Times New Roman" w:hAnsi="Times New Roman" w:cs="Times New Roman"/>
            <w:b/>
            <w:iCs/>
            <w:sz w:val="26"/>
            <w:szCs w:val="26"/>
            <w:shd w:val="clear" w:color="auto" w:fill="FFFFFF"/>
            <w:rPrChange w:id="1258" w:author="EndlessLove" w:date="2016-09-27T08:48:00Z">
              <w:rPr>
                <w:rFonts w:ascii="Times New Roman" w:hAnsi="Times New Roman" w:cs="Times New Roman"/>
                <w:iCs/>
                <w:sz w:val="26"/>
                <w:szCs w:val="26"/>
                <w:shd w:val="clear" w:color="auto" w:fill="FFFFFF"/>
              </w:rPr>
            </w:rPrChange>
          </w:rPr>
          <w:t>HTML</w:t>
        </w:r>
      </w:ins>
      <w:ins w:id="1259" w:author="EndlessLove" w:date="2016-09-27T08:49:00Z">
        <w:r w:rsidR="00B61411">
          <w:rPr>
            <w:rFonts w:ascii="Times New Roman" w:hAnsi="Times New Roman" w:cs="Times New Roman"/>
            <w:b/>
            <w:iCs/>
            <w:sz w:val="26"/>
            <w:szCs w:val="26"/>
            <w:shd w:val="clear" w:color="auto" w:fill="FFFFFF"/>
          </w:rPr>
          <w:t xml:space="preserve">, CSS </w:t>
        </w:r>
      </w:ins>
      <w:ins w:id="1260" w:author="EndlessLove" w:date="2016-09-27T08:50:00Z">
        <w:r w:rsidR="00B61411" w:rsidRPr="00D0408A">
          <w:rPr>
            <w:rFonts w:ascii="Times New Roman" w:hAnsi="Times New Roman" w:cs="Times New Roman"/>
            <w:sz w:val="26"/>
            <w:szCs w:val="26"/>
            <w:rPrChange w:id="1261" w:author="EndlessLove" w:date="2016-09-27T08:50:00Z">
              <w:rPr>
                <w:rFonts w:ascii="Times New Roman" w:hAnsi="Times New Roman" w:cs="Times New Roman"/>
                <w:b/>
                <w:iCs/>
                <w:sz w:val="26"/>
                <w:szCs w:val="26"/>
                <w:shd w:val="clear" w:color="auto" w:fill="FFFFFF"/>
              </w:rPr>
            </w:rPrChange>
          </w:rPr>
          <w:t xml:space="preserve">vào </w:t>
        </w:r>
        <w:r w:rsidR="00B61411">
          <w:rPr>
            <w:rFonts w:ascii="Times New Roman" w:hAnsi="Times New Roman" w:cs="Times New Roman"/>
            <w:b/>
            <w:iCs/>
            <w:sz w:val="26"/>
            <w:szCs w:val="26"/>
            <w:shd w:val="clear" w:color="auto" w:fill="FFFFFF"/>
          </w:rPr>
          <w:t xml:space="preserve">Boostrap </w:t>
        </w:r>
      </w:ins>
      <w:ins w:id="1262" w:author="EndlessLove" w:date="2016-09-27T08:49:00Z">
        <w:r w:rsidR="00B61411">
          <w:rPr>
            <w:rFonts w:ascii="Times New Roman" w:hAnsi="Times New Roman" w:cs="Times New Roman"/>
            <w:iCs/>
            <w:sz w:val="26"/>
            <w:szCs w:val="26"/>
            <w:shd w:val="clear" w:color="auto" w:fill="FFFFFF"/>
          </w:rPr>
          <w:t>để định dạng lại nội dung theo ý muốn.</w:t>
        </w:r>
      </w:ins>
    </w:p>
    <w:p w14:paraId="37736F92" w14:textId="77777777" w:rsidR="002528C2" w:rsidRPr="002528C2" w:rsidRDefault="002528C2" w:rsidP="002528C2">
      <w:pPr>
        <w:pStyle w:val="ListParagraph"/>
        <w:rPr>
          <w:rFonts w:ascii="Times New Roman" w:hAnsi="Times New Roman" w:cs="Times New Roman"/>
          <w:sz w:val="26"/>
          <w:szCs w:val="26"/>
        </w:rPr>
      </w:pPr>
    </w:p>
    <w:p w14:paraId="628BFE5E" w14:textId="3FB560BA" w:rsidR="002528C2" w:rsidRPr="00DD5856" w:rsidRDefault="00D61F35" w:rsidP="00871F10">
      <w:pPr>
        <w:pStyle w:val="ListParagraph"/>
        <w:numPr>
          <w:ilvl w:val="0"/>
          <w:numId w:val="18"/>
        </w:numPr>
        <w:spacing w:after="240"/>
        <w:outlineLvl w:val="1"/>
        <w:rPr>
          <w:rFonts w:ascii="Times New Roman" w:hAnsi="Times New Roman" w:cs="Times New Roman"/>
          <w:sz w:val="26"/>
          <w:szCs w:val="26"/>
        </w:rPr>
      </w:pPr>
      <w:r w:rsidRPr="00D61F35">
        <w:rPr>
          <w:rFonts w:ascii="Times New Roman" w:hAnsi="Times New Roman" w:cs="Times New Roman"/>
          <w:b/>
          <w:sz w:val="26"/>
          <w:szCs w:val="26"/>
          <w:shd w:val="clear" w:color="auto" w:fill="FFFFFF"/>
        </w:rPr>
        <w:t>JSP</w:t>
      </w:r>
      <w:r>
        <w:rPr>
          <w:rFonts w:ascii="Times New Roman" w:hAnsi="Times New Roman" w:cs="Times New Roman"/>
          <w:sz w:val="26"/>
          <w:szCs w:val="26"/>
          <w:shd w:val="clear" w:color="auto" w:fill="FFFFFF"/>
        </w:rPr>
        <w:t xml:space="preserve"> (JavaServer Pages) </w:t>
      </w:r>
      <w:r w:rsidRPr="00D61F35">
        <w:rPr>
          <w:rFonts w:ascii="Times New Roman" w:hAnsi="Times New Roman" w:cs="Times New Roman"/>
          <w:sz w:val="26"/>
          <w:szCs w:val="26"/>
          <w:shd w:val="clear" w:color="auto" w:fill="FFFFFF"/>
        </w:rPr>
        <w:t xml:space="preserve"> là một công nghệ để phát triển</w:t>
      </w:r>
      <w:ins w:id="1263" w:author="EndlessLove" w:date="2016-09-27T08:53:00Z">
        <w:r w:rsidR="00D0408A">
          <w:rPr>
            <w:rFonts w:ascii="Times New Roman" w:hAnsi="Times New Roman" w:cs="Times New Roman"/>
            <w:sz w:val="26"/>
            <w:szCs w:val="26"/>
            <w:shd w:val="clear" w:color="auto" w:fill="FFFFFF"/>
          </w:rPr>
          <w:t>,</w:t>
        </w:r>
      </w:ins>
      <w:r w:rsidRPr="00D61F35">
        <w:rPr>
          <w:rFonts w:ascii="Times New Roman" w:hAnsi="Times New Roman" w:cs="Times New Roman"/>
          <w:sz w:val="26"/>
          <w:szCs w:val="26"/>
          <w:shd w:val="clear" w:color="auto" w:fill="FFFFFF"/>
        </w:rPr>
        <w:t xml:space="preserve"> </w:t>
      </w:r>
      <w:del w:id="1264" w:author="EndlessLove" w:date="2016-09-27T08:53:00Z">
        <w:r w:rsidRPr="00D61F35" w:rsidDel="00D0408A">
          <w:rPr>
            <w:rFonts w:ascii="Times New Roman" w:hAnsi="Times New Roman" w:cs="Times New Roman"/>
            <w:sz w:val="26"/>
            <w:szCs w:val="26"/>
            <w:shd w:val="clear" w:color="auto" w:fill="FFFFFF"/>
          </w:rPr>
          <w:delText xml:space="preserve">các </w:delText>
        </w:r>
      </w:del>
      <w:ins w:id="1265" w:author="EndlessLove" w:date="2016-09-27T08:52:00Z">
        <w:r w:rsidR="00D0408A">
          <w:rPr>
            <w:rFonts w:ascii="Times New Roman" w:hAnsi="Times New Roman" w:cs="Times New Roman"/>
            <w:sz w:val="26"/>
            <w:szCs w:val="26"/>
            <w:shd w:val="clear" w:color="auto" w:fill="FFFFFF"/>
          </w:rPr>
          <w:t xml:space="preserve">thiết kế website với các nội dung động bằng cách chèn các code của </w:t>
        </w:r>
        <w:r w:rsidR="00D0408A" w:rsidRPr="00D0408A">
          <w:rPr>
            <w:rFonts w:ascii="Times New Roman" w:hAnsi="Times New Roman" w:cs="Times New Roman"/>
            <w:b/>
            <w:sz w:val="26"/>
            <w:szCs w:val="26"/>
            <w:shd w:val="clear" w:color="auto" w:fill="FFFFFF"/>
            <w:rPrChange w:id="1266" w:author="EndlessLove" w:date="2016-09-27T08:52:00Z">
              <w:rPr>
                <w:rFonts w:ascii="Times New Roman" w:hAnsi="Times New Roman" w:cs="Times New Roman"/>
                <w:sz w:val="26"/>
                <w:szCs w:val="26"/>
                <w:shd w:val="clear" w:color="auto" w:fill="FFFFFF"/>
              </w:rPr>
            </w:rPrChange>
          </w:rPr>
          <w:t>Java</w:t>
        </w:r>
      </w:ins>
      <w:del w:id="1267" w:author="EndlessLove" w:date="2016-09-27T08:51:00Z">
        <w:r w:rsidRPr="00D61F35" w:rsidDel="00D0408A">
          <w:rPr>
            <w:rFonts w:ascii="Times New Roman" w:hAnsi="Times New Roman" w:cs="Times New Roman"/>
            <w:sz w:val="26"/>
            <w:szCs w:val="26"/>
            <w:shd w:val="clear" w:color="auto" w:fill="FFFFFF"/>
          </w:rPr>
          <w:delText>Webpage mà hỗ trợ nội dung động, giúp các lập trình viên chèn java code vào trong các HTML page bằng việc sử dụng các JSP tag đặc biệt, hầu hết bắt đầu với &lt;% và kết thúc với %&gt;.</w:delText>
        </w:r>
      </w:del>
      <w:ins w:id="1268" w:author="EndlessLove" w:date="2016-09-27T08:52:00Z">
        <w:r w:rsidR="00D0408A">
          <w:rPr>
            <w:rFonts w:ascii="Times New Roman" w:hAnsi="Times New Roman" w:cs="Times New Roman"/>
            <w:sz w:val="26"/>
            <w:szCs w:val="26"/>
            <w:shd w:val="clear" w:color="auto" w:fill="FFFFFF"/>
          </w:rPr>
          <w:t xml:space="preserve"> vào các trang </w:t>
        </w:r>
        <w:r w:rsidR="00D0408A" w:rsidRPr="00D0408A">
          <w:rPr>
            <w:rFonts w:ascii="Times New Roman" w:hAnsi="Times New Roman" w:cs="Times New Roman"/>
            <w:b/>
            <w:sz w:val="26"/>
            <w:szCs w:val="26"/>
            <w:shd w:val="clear" w:color="auto" w:fill="FFFFFF"/>
            <w:rPrChange w:id="1269" w:author="EndlessLove" w:date="2016-09-27T08:53:00Z">
              <w:rPr>
                <w:rFonts w:ascii="Times New Roman" w:hAnsi="Times New Roman" w:cs="Times New Roman"/>
                <w:sz w:val="26"/>
                <w:szCs w:val="26"/>
                <w:shd w:val="clear" w:color="auto" w:fill="FFFFFF"/>
              </w:rPr>
            </w:rPrChange>
          </w:rPr>
          <w:t>HTML</w:t>
        </w:r>
      </w:ins>
      <w:ins w:id="1270" w:author="EndlessLove" w:date="2016-09-27T08:53:00Z">
        <w:r w:rsidR="00D0408A" w:rsidRPr="00D0408A">
          <w:rPr>
            <w:rFonts w:ascii="Times New Roman" w:hAnsi="Times New Roman" w:cs="Times New Roman"/>
            <w:sz w:val="26"/>
            <w:szCs w:val="26"/>
            <w:shd w:val="clear" w:color="auto" w:fill="FFFFFF"/>
            <w:rPrChange w:id="1271" w:author="EndlessLove" w:date="2016-09-27T08:53:00Z">
              <w:rPr>
                <w:rFonts w:ascii="Times New Roman" w:hAnsi="Times New Roman" w:cs="Times New Roman"/>
                <w:b/>
                <w:sz w:val="26"/>
                <w:szCs w:val="26"/>
                <w:shd w:val="clear" w:color="auto" w:fill="FFFFFF"/>
              </w:rPr>
            </w:rPrChange>
          </w:rPr>
          <w:t>.</w:t>
        </w:r>
      </w:ins>
    </w:p>
    <w:p w14:paraId="2FAA542F" w14:textId="77777777" w:rsidR="00DD5856" w:rsidRPr="00DD5856" w:rsidRDefault="00DD5856" w:rsidP="00DD5856">
      <w:pPr>
        <w:pStyle w:val="ListParagraph"/>
        <w:rPr>
          <w:rFonts w:ascii="Times New Roman" w:hAnsi="Times New Roman" w:cs="Times New Roman"/>
          <w:sz w:val="26"/>
          <w:szCs w:val="26"/>
        </w:rPr>
      </w:pPr>
    </w:p>
    <w:p w14:paraId="346C6877" w14:textId="5F5AA72B" w:rsidR="00D02090" w:rsidRPr="00913F0F" w:rsidRDefault="00DD5856" w:rsidP="00D02090">
      <w:pPr>
        <w:pStyle w:val="ListParagraph"/>
        <w:numPr>
          <w:ilvl w:val="0"/>
          <w:numId w:val="18"/>
        </w:numPr>
        <w:spacing w:after="240"/>
        <w:outlineLvl w:val="1"/>
        <w:rPr>
          <w:rFonts w:ascii="Times New Roman" w:hAnsi="Times New Roman" w:cs="Times New Roman"/>
          <w:sz w:val="26"/>
          <w:szCs w:val="26"/>
        </w:rPr>
      </w:pPr>
      <w:r w:rsidRPr="00DD5856">
        <w:rPr>
          <w:rFonts w:ascii="Times New Roman" w:hAnsi="Times New Roman" w:cs="Times New Roman"/>
          <w:b/>
          <w:sz w:val="26"/>
          <w:szCs w:val="26"/>
          <w:shd w:val="clear" w:color="auto" w:fill="FFFFFF"/>
        </w:rPr>
        <w:t>Java Servlets</w:t>
      </w:r>
      <w:r w:rsidRPr="00DD5856">
        <w:rPr>
          <w:rFonts w:ascii="Times New Roman" w:hAnsi="Times New Roman" w:cs="Times New Roman"/>
          <w:sz w:val="26"/>
          <w:szCs w:val="26"/>
          <w:shd w:val="clear" w:color="auto" w:fill="FFFFFF"/>
        </w:rPr>
        <w:t xml:space="preserve"> </w:t>
      </w:r>
      <w:ins w:id="1272" w:author="EndlessLove" w:date="2016-09-27T09:01:00Z">
        <w:r w:rsidR="00DB599C">
          <w:rPr>
            <w:rFonts w:ascii="Times New Roman" w:hAnsi="Times New Roman" w:cs="Times New Roman"/>
            <w:sz w:val="26"/>
            <w:szCs w:val="26"/>
            <w:shd w:val="clear" w:color="auto" w:fill="FFFFFF"/>
          </w:rPr>
          <w:t xml:space="preserve">chính là các file được viết bằng </w:t>
        </w:r>
        <w:r w:rsidR="00DB599C" w:rsidRPr="00DB599C">
          <w:rPr>
            <w:rFonts w:ascii="Times New Roman" w:hAnsi="Times New Roman" w:cs="Times New Roman"/>
            <w:b/>
            <w:sz w:val="26"/>
            <w:szCs w:val="26"/>
            <w:shd w:val="clear" w:color="auto" w:fill="FFFFFF"/>
            <w:rPrChange w:id="1273" w:author="EndlessLove" w:date="2016-09-27T09:01:00Z">
              <w:rPr>
                <w:rFonts w:ascii="Times New Roman" w:hAnsi="Times New Roman" w:cs="Times New Roman"/>
                <w:sz w:val="26"/>
                <w:szCs w:val="26"/>
                <w:shd w:val="clear" w:color="auto" w:fill="FFFFFF"/>
              </w:rPr>
            </w:rPrChange>
          </w:rPr>
          <w:t>Java</w:t>
        </w:r>
      </w:ins>
      <w:del w:id="1274" w:author="EndlessLove" w:date="2016-09-27T09:01:00Z">
        <w:r w:rsidRPr="00DD5856" w:rsidDel="00DB599C">
          <w:rPr>
            <w:rFonts w:ascii="Times New Roman" w:hAnsi="Times New Roman" w:cs="Times New Roman"/>
            <w:sz w:val="26"/>
            <w:szCs w:val="26"/>
            <w:shd w:val="clear" w:color="auto" w:fill="FFFFFF"/>
          </w:rPr>
          <w:delText>là các chương trình</w:delText>
        </w:r>
      </w:del>
      <w:r w:rsidRPr="00DD5856">
        <w:rPr>
          <w:rFonts w:ascii="Times New Roman" w:hAnsi="Times New Roman" w:cs="Times New Roman"/>
          <w:sz w:val="26"/>
          <w:szCs w:val="26"/>
          <w:shd w:val="clear" w:color="auto" w:fill="FFFFFF"/>
        </w:rPr>
        <w:t xml:space="preserve"> chạy trên một Web server hoặc một Application server </w:t>
      </w:r>
      <w:ins w:id="1275" w:author="EndlessLove" w:date="2016-09-27T09:02:00Z">
        <w:r w:rsidR="00DB599C">
          <w:rPr>
            <w:rFonts w:ascii="Times New Roman" w:hAnsi="Times New Roman" w:cs="Times New Roman"/>
            <w:sz w:val="26"/>
            <w:szCs w:val="26"/>
            <w:shd w:val="clear" w:color="auto" w:fill="FFFFFF"/>
          </w:rPr>
          <w:t>có</w:t>
        </w:r>
      </w:ins>
      <w:del w:id="1276" w:author="EndlessLove" w:date="2016-09-27T09:02:00Z">
        <w:r w:rsidRPr="00DD5856" w:rsidDel="00DB599C">
          <w:rPr>
            <w:rFonts w:ascii="Times New Roman" w:hAnsi="Times New Roman" w:cs="Times New Roman"/>
            <w:sz w:val="26"/>
            <w:szCs w:val="26"/>
            <w:shd w:val="clear" w:color="auto" w:fill="FFFFFF"/>
          </w:rPr>
          <w:delText>và</w:delText>
        </w:r>
      </w:del>
      <w:r w:rsidRPr="00DD5856">
        <w:rPr>
          <w:rFonts w:ascii="Times New Roman" w:hAnsi="Times New Roman" w:cs="Times New Roman"/>
          <w:sz w:val="26"/>
          <w:szCs w:val="26"/>
          <w:shd w:val="clear" w:color="auto" w:fill="FFFFFF"/>
        </w:rPr>
        <w:t xml:space="preserve"> </w:t>
      </w:r>
      <w:ins w:id="1277" w:author="EndlessLove" w:date="2016-09-27T09:02:00Z">
        <w:r w:rsidR="00DB599C">
          <w:rPr>
            <w:rFonts w:ascii="Times New Roman" w:hAnsi="Times New Roman" w:cs="Times New Roman"/>
            <w:sz w:val="26"/>
            <w:szCs w:val="26"/>
            <w:shd w:val="clear" w:color="auto" w:fill="FFFFFF"/>
          </w:rPr>
          <w:t>vai trò</w:t>
        </w:r>
      </w:ins>
      <w:del w:id="1278" w:author="EndlessLove" w:date="2016-09-27T09:02:00Z">
        <w:r w:rsidRPr="00DD5856" w:rsidDel="00DB599C">
          <w:rPr>
            <w:rFonts w:ascii="Times New Roman" w:hAnsi="Times New Roman" w:cs="Times New Roman"/>
            <w:sz w:val="26"/>
            <w:szCs w:val="26"/>
            <w:shd w:val="clear" w:color="auto" w:fill="FFFFFF"/>
          </w:rPr>
          <w:delText>thực hiện như</w:delText>
        </w:r>
      </w:del>
      <w:r w:rsidRPr="00DD5856">
        <w:rPr>
          <w:rFonts w:ascii="Times New Roman" w:hAnsi="Times New Roman" w:cs="Times New Roman"/>
          <w:sz w:val="26"/>
          <w:szCs w:val="26"/>
          <w:shd w:val="clear" w:color="auto" w:fill="FFFFFF"/>
        </w:rPr>
        <w:t xml:space="preserve"> là</w:t>
      </w:r>
      <w:r w:rsidRPr="00DD5856">
        <w:rPr>
          <w:rStyle w:val="apple-converted-space"/>
          <w:rFonts w:ascii="Times New Roman" w:hAnsi="Times New Roman" w:cs="Times New Roman"/>
          <w:sz w:val="26"/>
          <w:szCs w:val="26"/>
          <w:shd w:val="clear" w:color="auto" w:fill="FFFFFF"/>
        </w:rPr>
        <w:t> </w:t>
      </w:r>
      <w:r w:rsidRPr="00DD5856">
        <w:rPr>
          <w:rFonts w:ascii="Times New Roman" w:hAnsi="Times New Roman" w:cs="Times New Roman"/>
          <w:b/>
          <w:bCs/>
          <w:sz w:val="26"/>
          <w:szCs w:val="26"/>
          <w:shd w:val="clear" w:color="auto" w:fill="FFFFFF"/>
        </w:rPr>
        <w:t>một tầng trung gian</w:t>
      </w:r>
      <w:r w:rsidRPr="00DD5856">
        <w:rPr>
          <w:rStyle w:val="apple-converted-space"/>
          <w:rFonts w:ascii="Times New Roman" w:hAnsi="Times New Roman" w:cs="Times New Roman"/>
          <w:sz w:val="26"/>
          <w:szCs w:val="26"/>
          <w:shd w:val="clear" w:color="auto" w:fill="FFFFFF"/>
        </w:rPr>
        <w:t> </w:t>
      </w:r>
      <w:del w:id="1279" w:author="EndlessLove" w:date="2016-09-27T08:59:00Z">
        <w:r w:rsidRPr="00DD5856" w:rsidDel="00D0408A">
          <w:rPr>
            <w:rFonts w:ascii="Times New Roman" w:hAnsi="Times New Roman" w:cs="Times New Roman"/>
            <w:sz w:val="26"/>
            <w:szCs w:val="26"/>
            <w:shd w:val="clear" w:color="auto" w:fill="FFFFFF"/>
          </w:rPr>
          <w:delText>gi</w:delText>
        </w:r>
      </w:del>
      <w:ins w:id="1280" w:author="EndlessLove" w:date="2016-09-27T08:58:00Z">
        <w:r w:rsidR="00D0408A">
          <w:rPr>
            <w:rFonts w:ascii="Times New Roman" w:hAnsi="Times New Roman" w:cs="Times New Roman"/>
            <w:sz w:val="26"/>
            <w:szCs w:val="26"/>
            <w:shd w:val="clear" w:color="auto" w:fill="FFFFFF"/>
          </w:rPr>
          <w:t>giữa</w:t>
        </w:r>
      </w:ins>
      <w:ins w:id="1281" w:author="EndlessLove" w:date="2016-09-27T08:59:00Z">
        <w:r w:rsidR="00D0408A">
          <w:rPr>
            <w:rFonts w:ascii="Times New Roman" w:hAnsi="Times New Roman" w:cs="Times New Roman"/>
            <w:sz w:val="26"/>
            <w:szCs w:val="26"/>
            <w:shd w:val="clear" w:color="auto" w:fill="FFFFFF"/>
          </w:rPr>
          <w:t xml:space="preserve"> yêu cầu</w:t>
        </w:r>
      </w:ins>
      <w:ins w:id="1282" w:author="EndlessLove" w:date="2016-09-27T08:58:00Z">
        <w:r w:rsidR="00D0408A">
          <w:rPr>
            <w:rFonts w:ascii="Times New Roman" w:hAnsi="Times New Roman" w:cs="Times New Roman"/>
            <w:sz w:val="26"/>
            <w:szCs w:val="26"/>
            <w:shd w:val="clear" w:color="auto" w:fill="FFFFFF"/>
          </w:rPr>
          <w:t xml:space="preserve"> người dùng </w:t>
        </w:r>
      </w:ins>
      <w:ins w:id="1283" w:author="EndlessLove" w:date="2016-09-27T08:59:00Z">
        <w:r w:rsidR="00D0408A">
          <w:rPr>
            <w:rFonts w:ascii="Times New Roman" w:hAnsi="Times New Roman" w:cs="Times New Roman"/>
            <w:sz w:val="26"/>
            <w:szCs w:val="26"/>
            <w:shd w:val="clear" w:color="auto" w:fill="FFFFFF"/>
          </w:rPr>
          <w:t xml:space="preserve">với cơ sở dữ liệu hoặc các ứng dụng. Có thể hiểu </w:t>
        </w:r>
        <w:r w:rsidR="00D0408A" w:rsidRPr="00D0408A">
          <w:rPr>
            <w:rFonts w:ascii="Times New Roman" w:hAnsi="Times New Roman" w:cs="Times New Roman"/>
            <w:b/>
            <w:sz w:val="26"/>
            <w:szCs w:val="26"/>
            <w:shd w:val="clear" w:color="auto" w:fill="FFFFFF"/>
            <w:rPrChange w:id="1284" w:author="EndlessLove" w:date="2016-09-27T09:00:00Z">
              <w:rPr>
                <w:rFonts w:ascii="Times New Roman" w:hAnsi="Times New Roman" w:cs="Times New Roman"/>
                <w:sz w:val="26"/>
                <w:szCs w:val="26"/>
                <w:shd w:val="clear" w:color="auto" w:fill="FFFFFF"/>
              </w:rPr>
            </w:rPrChange>
          </w:rPr>
          <w:t>Java</w:t>
        </w:r>
      </w:ins>
      <w:del w:id="1285" w:author="EndlessLove" w:date="2016-09-27T08:58:00Z">
        <w:r w:rsidRPr="00D0408A" w:rsidDel="00D0408A">
          <w:rPr>
            <w:rFonts w:ascii="Times New Roman" w:hAnsi="Times New Roman" w:cs="Times New Roman"/>
            <w:b/>
            <w:sz w:val="26"/>
            <w:szCs w:val="26"/>
            <w:shd w:val="clear" w:color="auto" w:fill="FFFFFF"/>
            <w:rPrChange w:id="1286" w:author="EndlessLove" w:date="2016-09-27T09:00:00Z">
              <w:rPr>
                <w:rFonts w:ascii="Times New Roman" w:hAnsi="Times New Roman" w:cs="Times New Roman"/>
                <w:sz w:val="26"/>
                <w:szCs w:val="26"/>
                <w:shd w:val="clear" w:color="auto" w:fill="FFFFFF"/>
              </w:rPr>
            </w:rPrChange>
          </w:rPr>
          <w:delText>ữa một Yêu cầu từ một trình duyệt web hoặc HTTP client với các Database hoặc các ứng dụng trên HTTP server.</w:delText>
        </w:r>
      </w:del>
      <w:ins w:id="1287" w:author="EndlessLove" w:date="2016-09-27T09:00:00Z">
        <w:r w:rsidR="00D0408A" w:rsidRPr="00D0408A">
          <w:rPr>
            <w:rFonts w:ascii="Times New Roman" w:hAnsi="Times New Roman" w:cs="Times New Roman"/>
            <w:b/>
            <w:sz w:val="26"/>
            <w:szCs w:val="26"/>
            <w:shd w:val="clear" w:color="auto" w:fill="FFFFFF"/>
            <w:rPrChange w:id="1288" w:author="EndlessLove" w:date="2016-09-27T09:00:00Z">
              <w:rPr>
                <w:rFonts w:ascii="Times New Roman" w:hAnsi="Times New Roman" w:cs="Times New Roman"/>
                <w:sz w:val="26"/>
                <w:szCs w:val="26"/>
                <w:shd w:val="clear" w:color="auto" w:fill="FFFFFF"/>
              </w:rPr>
            </w:rPrChange>
          </w:rPr>
          <w:t xml:space="preserve"> Servlets</w:t>
        </w:r>
        <w:r w:rsidR="00D0408A">
          <w:rPr>
            <w:rFonts w:ascii="Times New Roman" w:hAnsi="Times New Roman" w:cs="Times New Roman"/>
            <w:b/>
            <w:sz w:val="26"/>
            <w:szCs w:val="26"/>
            <w:shd w:val="clear" w:color="auto" w:fill="FFFFFF"/>
          </w:rPr>
          <w:t xml:space="preserve"> là </w:t>
        </w:r>
        <w:r w:rsidR="00D0408A" w:rsidRPr="00D0408A">
          <w:rPr>
            <w:rFonts w:ascii="Times New Roman" w:hAnsi="Times New Roman" w:cs="Times New Roman"/>
            <w:sz w:val="26"/>
            <w:szCs w:val="26"/>
            <w:shd w:val="clear" w:color="auto" w:fill="FFFFFF"/>
            <w:rPrChange w:id="1289" w:author="EndlessLove" w:date="2016-09-27T09:00:00Z">
              <w:rPr>
                <w:rFonts w:ascii="Times New Roman" w:hAnsi="Times New Roman" w:cs="Times New Roman"/>
                <w:b/>
                <w:sz w:val="26"/>
                <w:szCs w:val="26"/>
                <w:shd w:val="clear" w:color="auto" w:fill="FFFFFF"/>
              </w:rPr>
            </w:rPrChange>
          </w:rPr>
          <w:t xml:space="preserve">một </w:t>
        </w:r>
        <w:r w:rsidR="00D0408A" w:rsidRPr="00D0408A">
          <w:rPr>
            <w:rFonts w:ascii="Times New Roman" w:hAnsi="Times New Roman" w:cs="Times New Roman"/>
            <w:b/>
            <w:sz w:val="26"/>
            <w:szCs w:val="26"/>
            <w:shd w:val="clear" w:color="auto" w:fill="FFFFFF"/>
            <w:rPrChange w:id="1290" w:author="EndlessLove" w:date="2016-09-27T09:00:00Z">
              <w:rPr>
                <w:rFonts w:ascii="Times New Roman" w:hAnsi="Times New Roman" w:cs="Times New Roman"/>
                <w:sz w:val="26"/>
                <w:szCs w:val="26"/>
                <w:shd w:val="clear" w:color="auto" w:fill="FFFFFF"/>
              </w:rPr>
            </w:rPrChange>
          </w:rPr>
          <w:t>Controller</w:t>
        </w:r>
        <w:r w:rsidR="00D0408A">
          <w:rPr>
            <w:rFonts w:ascii="Times New Roman" w:hAnsi="Times New Roman" w:cs="Times New Roman"/>
            <w:b/>
            <w:sz w:val="26"/>
            <w:szCs w:val="26"/>
            <w:shd w:val="clear" w:color="auto" w:fill="FFFFFF"/>
          </w:rPr>
          <w:t xml:space="preserve"> </w:t>
        </w:r>
        <w:r w:rsidR="00D0408A" w:rsidRPr="00D0408A">
          <w:rPr>
            <w:rFonts w:ascii="Times New Roman" w:hAnsi="Times New Roman" w:cs="Times New Roman"/>
            <w:sz w:val="26"/>
            <w:szCs w:val="26"/>
            <w:shd w:val="clear" w:color="auto" w:fill="FFFFFF"/>
            <w:rPrChange w:id="1291" w:author="EndlessLove" w:date="2016-09-27T09:00:00Z">
              <w:rPr>
                <w:rFonts w:ascii="Times New Roman" w:hAnsi="Times New Roman" w:cs="Times New Roman"/>
                <w:b/>
                <w:sz w:val="26"/>
                <w:szCs w:val="26"/>
                <w:shd w:val="clear" w:color="auto" w:fill="FFFFFF"/>
              </w:rPr>
            </w:rPrChange>
          </w:rPr>
          <w:t>trong</w:t>
        </w:r>
        <w:r w:rsidR="00D0408A">
          <w:rPr>
            <w:rFonts w:ascii="Times New Roman" w:hAnsi="Times New Roman" w:cs="Times New Roman"/>
            <w:b/>
            <w:sz w:val="26"/>
            <w:szCs w:val="26"/>
            <w:shd w:val="clear" w:color="auto" w:fill="FFFFFF"/>
          </w:rPr>
          <w:t xml:space="preserve"> </w:t>
        </w:r>
        <w:r w:rsidR="00D0408A" w:rsidRPr="00D0408A">
          <w:rPr>
            <w:rFonts w:ascii="Times New Roman" w:hAnsi="Times New Roman" w:cs="Times New Roman"/>
            <w:sz w:val="26"/>
            <w:szCs w:val="26"/>
            <w:shd w:val="clear" w:color="auto" w:fill="FFFFFF"/>
            <w:rPrChange w:id="1292" w:author="EndlessLove" w:date="2016-09-27T09:01:00Z">
              <w:rPr>
                <w:rFonts w:ascii="Times New Roman" w:hAnsi="Times New Roman" w:cs="Times New Roman"/>
                <w:b/>
                <w:sz w:val="26"/>
                <w:szCs w:val="26"/>
                <w:shd w:val="clear" w:color="auto" w:fill="FFFFFF"/>
              </w:rPr>
            </w:rPrChange>
          </w:rPr>
          <w:t xml:space="preserve">mô hình </w:t>
        </w:r>
        <w:r w:rsidR="00D0408A" w:rsidRPr="00D0408A">
          <w:rPr>
            <w:rFonts w:ascii="Times New Roman" w:hAnsi="Times New Roman" w:cs="Times New Roman"/>
            <w:b/>
            <w:sz w:val="26"/>
            <w:szCs w:val="26"/>
            <w:shd w:val="clear" w:color="auto" w:fill="FFFFFF"/>
          </w:rPr>
          <w:t>MVC</w:t>
        </w:r>
      </w:ins>
      <w:ins w:id="1293" w:author="EndlessLove" w:date="2016-09-27T09:01:00Z">
        <w:r w:rsidR="00D0408A">
          <w:rPr>
            <w:rFonts w:ascii="Times New Roman" w:hAnsi="Times New Roman" w:cs="Times New Roman"/>
            <w:b/>
            <w:sz w:val="26"/>
            <w:szCs w:val="26"/>
            <w:shd w:val="clear" w:color="auto" w:fill="FFFFFF"/>
          </w:rPr>
          <w:t>.</w:t>
        </w:r>
      </w:ins>
    </w:p>
    <w:p w14:paraId="3DF06B75" w14:textId="77777777" w:rsidR="00913F0F" w:rsidRPr="00913F0F" w:rsidRDefault="00913F0F" w:rsidP="00913F0F">
      <w:pPr>
        <w:pStyle w:val="ListParagraph"/>
        <w:rPr>
          <w:rFonts w:ascii="Times New Roman" w:hAnsi="Times New Roman" w:cs="Times New Roman"/>
          <w:sz w:val="26"/>
          <w:szCs w:val="26"/>
        </w:rPr>
      </w:pPr>
    </w:p>
    <w:p w14:paraId="5DDDBF4A" w14:textId="77777777" w:rsidR="00DE5AF5" w:rsidRPr="00DE5AF5" w:rsidRDefault="00AB3EBC" w:rsidP="00913F0F">
      <w:pPr>
        <w:pStyle w:val="ListParagraph"/>
        <w:numPr>
          <w:ilvl w:val="0"/>
          <w:numId w:val="18"/>
        </w:numPr>
        <w:shd w:val="clear" w:color="auto" w:fill="FFFFFF"/>
        <w:spacing w:after="300" w:line="330" w:lineRule="atLeast"/>
        <w:jc w:val="both"/>
        <w:rPr>
          <w:ins w:id="1294" w:author="EndlessLove" w:date="2016-09-27T09:17:00Z"/>
          <w:rFonts w:ascii="Times New Roman" w:eastAsia="Times New Roman" w:hAnsi="Times New Roman" w:cs="Times New Roman"/>
          <w:sz w:val="26"/>
          <w:szCs w:val="26"/>
          <w:rPrChange w:id="1295" w:author="EndlessLove" w:date="2016-09-27T09:17:00Z">
            <w:rPr>
              <w:ins w:id="1296" w:author="EndlessLove" w:date="2016-09-27T09:17:00Z"/>
              <w:rFonts w:ascii="Times New Roman" w:hAnsi="Times New Roman" w:cs="Times New Roman"/>
              <w:sz w:val="26"/>
              <w:szCs w:val="26"/>
              <w:shd w:val="clear" w:color="auto" w:fill="FFFFFF"/>
            </w:rPr>
          </w:rPrChange>
        </w:rPr>
      </w:pPr>
      <w:ins w:id="1297" w:author="EndlessLove" w:date="2016-09-27T09:07:00Z">
        <w:r w:rsidRPr="00F54132">
          <w:rPr>
            <w:rFonts w:ascii="Times New Roman" w:eastAsia="Times New Roman" w:hAnsi="Times New Roman" w:cs="Times New Roman"/>
            <w:b/>
            <w:sz w:val="26"/>
            <w:szCs w:val="26"/>
          </w:rPr>
          <w:t>Spring Framework</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 xml:space="preserve">là framework hỗ trợ cho </w:t>
        </w:r>
        <w:r w:rsidRPr="004E5C9E">
          <w:rPr>
            <w:rFonts w:ascii="Times New Roman" w:eastAsia="Times New Roman" w:hAnsi="Times New Roman" w:cs="Times New Roman"/>
            <w:sz w:val="26"/>
            <w:szCs w:val="26"/>
          </w:rPr>
          <w:t xml:space="preserve">ngôn ngữ lập trình </w:t>
        </w:r>
        <w:r w:rsidRPr="00F54132">
          <w:rPr>
            <w:rFonts w:ascii="Times New Roman" w:eastAsia="Times New Roman" w:hAnsi="Times New Roman" w:cs="Times New Roman"/>
            <w:b/>
            <w:sz w:val="26"/>
            <w:szCs w:val="26"/>
          </w:rPr>
          <w:t>Java</w:t>
        </w:r>
        <w:r>
          <w:rPr>
            <w:rFonts w:ascii="Times New Roman" w:eastAsia="Times New Roman" w:hAnsi="Times New Roman" w:cs="Times New Roman"/>
            <w:sz w:val="26"/>
            <w:szCs w:val="26"/>
          </w:rPr>
          <w:t xml:space="preserve">. </w:t>
        </w:r>
        <w:r w:rsidRPr="00AB3EBC">
          <w:rPr>
            <w:rFonts w:ascii="Times New Roman" w:eastAsia="Times New Roman" w:hAnsi="Times New Roman" w:cs="Times New Roman"/>
            <w:b/>
            <w:sz w:val="26"/>
            <w:szCs w:val="26"/>
            <w:rPrChange w:id="1298" w:author="EndlessLove" w:date="2016-09-27T09:07:00Z">
              <w:rPr>
                <w:rFonts w:ascii="Times New Roman" w:eastAsia="Times New Roman" w:hAnsi="Times New Roman" w:cs="Times New Roman"/>
                <w:sz w:val="26"/>
                <w:szCs w:val="26"/>
              </w:rPr>
            </w:rPrChange>
          </w:rPr>
          <w:t>Spring</w:t>
        </w:r>
        <w:r>
          <w:rPr>
            <w:rFonts w:ascii="Times New Roman" w:eastAsia="Times New Roman" w:hAnsi="Times New Roman" w:cs="Times New Roman"/>
            <w:sz w:val="26"/>
            <w:szCs w:val="26"/>
          </w:rPr>
          <w:t xml:space="preserve"> </w:t>
        </w:r>
      </w:ins>
      <w:del w:id="1299" w:author="EndlessLove" w:date="2016-09-27T09:07:00Z">
        <w:r w:rsidR="00913F0F" w:rsidRPr="004E5C9E" w:rsidDel="00AB3EBC">
          <w:rPr>
            <w:rFonts w:ascii="Times New Roman" w:eastAsia="Times New Roman" w:hAnsi="Times New Roman" w:cs="Times New Roman"/>
            <w:b/>
            <w:sz w:val="26"/>
            <w:szCs w:val="26"/>
          </w:rPr>
          <w:delText>Spring Framework</w:delText>
        </w:r>
        <w:r w:rsidR="00913F0F" w:rsidRPr="004E5C9E" w:rsidDel="00AB3EBC">
          <w:rPr>
            <w:rFonts w:ascii="Times New Roman" w:eastAsia="Times New Roman" w:hAnsi="Times New Roman" w:cs="Times New Roman"/>
            <w:sz w:val="26"/>
            <w:szCs w:val="26"/>
          </w:rPr>
          <w:delText xml:space="preserve"> là </w:delText>
        </w:r>
        <w:r w:rsidR="00913F0F" w:rsidDel="00AB3EBC">
          <w:rPr>
            <w:rFonts w:ascii="Times New Roman" w:eastAsia="Times New Roman" w:hAnsi="Times New Roman" w:cs="Times New Roman"/>
            <w:sz w:val="26"/>
            <w:szCs w:val="26"/>
          </w:rPr>
          <w:delText xml:space="preserve">một framework </w:delText>
        </w:r>
      </w:del>
      <w:ins w:id="1300" w:author="EndlessLove" w:date="2016-09-27T09:03:00Z">
        <w:r>
          <w:rPr>
            <w:rFonts w:ascii="Times New Roman" w:eastAsia="Times New Roman" w:hAnsi="Times New Roman" w:cs="Times New Roman"/>
            <w:sz w:val="26"/>
            <w:szCs w:val="26"/>
          </w:rPr>
          <w:t xml:space="preserve">được phát triển để xây dựng </w:t>
        </w:r>
      </w:ins>
      <w:ins w:id="1301" w:author="EndlessLove" w:date="2016-09-27T09:08:00Z">
        <w:r>
          <w:rPr>
            <w:rFonts w:ascii="Times New Roman" w:eastAsia="Times New Roman" w:hAnsi="Times New Roman" w:cs="Times New Roman"/>
            <w:sz w:val="26"/>
            <w:szCs w:val="26"/>
          </w:rPr>
          <w:t xml:space="preserve">các </w:t>
        </w:r>
      </w:ins>
      <w:ins w:id="1302" w:author="EndlessLove" w:date="2016-09-27T09:03:00Z">
        <w:r>
          <w:rPr>
            <w:rFonts w:ascii="Times New Roman" w:eastAsia="Times New Roman" w:hAnsi="Times New Roman" w:cs="Times New Roman"/>
            <w:b/>
            <w:sz w:val="26"/>
            <w:szCs w:val="26"/>
          </w:rPr>
          <w:t>W</w:t>
        </w:r>
        <w:r w:rsidRPr="00AB3EBC">
          <w:rPr>
            <w:rFonts w:ascii="Times New Roman" w:eastAsia="Times New Roman" w:hAnsi="Times New Roman" w:cs="Times New Roman"/>
            <w:b/>
            <w:sz w:val="26"/>
            <w:szCs w:val="26"/>
            <w:rPrChange w:id="1303" w:author="EndlessLove" w:date="2016-09-27T09:08:00Z">
              <w:rPr>
                <w:rFonts w:ascii="Times New Roman" w:eastAsia="Times New Roman" w:hAnsi="Times New Roman" w:cs="Times New Roman"/>
                <w:sz w:val="26"/>
                <w:szCs w:val="26"/>
              </w:rPr>
            </w:rPrChange>
          </w:rPr>
          <w:t>ebsite</w:t>
        </w:r>
      </w:ins>
      <w:del w:id="1304" w:author="EndlessLove" w:date="2016-09-27T09:03:00Z">
        <w:r w:rsidR="00913F0F" w:rsidDel="00AB3EBC">
          <w:rPr>
            <w:rFonts w:ascii="Times New Roman" w:eastAsia="Times New Roman" w:hAnsi="Times New Roman" w:cs="Times New Roman"/>
            <w:sz w:val="26"/>
            <w:szCs w:val="26"/>
          </w:rPr>
          <w:delText>khá nhẹ</w:delText>
        </w:r>
      </w:del>
      <w:ins w:id="1305" w:author="EndlessLove" w:date="2016-09-27T09:04:00Z">
        <w:r>
          <w:rPr>
            <w:rFonts w:ascii="Times New Roman" w:eastAsia="Times New Roman" w:hAnsi="Times New Roman" w:cs="Times New Roman"/>
            <w:sz w:val="26"/>
            <w:szCs w:val="26"/>
          </w:rPr>
          <w:t xml:space="preserve"> </w:t>
        </w:r>
      </w:ins>
      <w:ins w:id="1306" w:author="EndlessLove" w:date="2016-09-27T09:07:00Z">
        <w:r>
          <w:rPr>
            <w:rFonts w:ascii="Times New Roman" w:eastAsia="Times New Roman" w:hAnsi="Times New Roman" w:cs="Times New Roman"/>
            <w:sz w:val="26"/>
            <w:szCs w:val="26"/>
          </w:rPr>
          <w:t xml:space="preserve">hay </w:t>
        </w:r>
        <w:r w:rsidRPr="004E5C9E">
          <w:rPr>
            <w:rFonts w:ascii="Times New Roman" w:eastAsia="Times New Roman" w:hAnsi="Times New Roman" w:cs="Times New Roman"/>
            <w:b/>
            <w:bCs/>
            <w:sz w:val="26"/>
            <w:szCs w:val="26"/>
            <w:bdr w:val="none" w:sz="0" w:space="0" w:color="auto" w:frame="1"/>
          </w:rPr>
          <w:t>Desktop Application</w:t>
        </w:r>
        <w:r>
          <w:rPr>
            <w:rFonts w:ascii="Times New Roman" w:eastAsia="Times New Roman" w:hAnsi="Times New Roman" w:cs="Times New Roman"/>
            <w:sz w:val="26"/>
            <w:szCs w:val="26"/>
          </w:rPr>
          <w:t xml:space="preserve"> </w:t>
        </w:r>
      </w:ins>
      <w:ins w:id="1307" w:author="EndlessLove" w:date="2016-09-27T09:04:00Z">
        <w:r>
          <w:rPr>
            <w:rFonts w:ascii="Times New Roman" w:eastAsia="Times New Roman" w:hAnsi="Times New Roman" w:cs="Times New Roman"/>
            <w:sz w:val="26"/>
            <w:szCs w:val="26"/>
          </w:rPr>
          <w:t xml:space="preserve">theo mô hình </w:t>
        </w:r>
        <w:r w:rsidRPr="00AB3EBC">
          <w:rPr>
            <w:rFonts w:ascii="Times New Roman" w:eastAsia="Times New Roman" w:hAnsi="Times New Roman" w:cs="Times New Roman"/>
            <w:b/>
            <w:sz w:val="26"/>
            <w:szCs w:val="26"/>
            <w:rPrChange w:id="1308" w:author="EndlessLove" w:date="2016-09-27T09:04:00Z">
              <w:rPr>
                <w:rFonts w:ascii="Times New Roman" w:eastAsia="Times New Roman" w:hAnsi="Times New Roman" w:cs="Times New Roman"/>
                <w:sz w:val="26"/>
                <w:szCs w:val="26"/>
              </w:rPr>
            </w:rPrChange>
          </w:rPr>
          <w:t>MVC</w:t>
        </w:r>
        <w:r w:rsidRPr="00AB3EBC">
          <w:rPr>
            <w:rFonts w:ascii="Times New Roman" w:eastAsia="Times New Roman" w:hAnsi="Times New Roman" w:cs="Times New Roman"/>
            <w:sz w:val="26"/>
            <w:szCs w:val="26"/>
            <w:rPrChange w:id="1309" w:author="EndlessLove" w:date="2016-09-27T09:04:00Z">
              <w:rPr>
                <w:rFonts w:ascii="Times New Roman" w:eastAsia="Times New Roman" w:hAnsi="Times New Roman" w:cs="Times New Roman"/>
                <w:b/>
                <w:sz w:val="26"/>
                <w:szCs w:val="26"/>
              </w:rPr>
            </w:rPrChange>
          </w:rPr>
          <w:t>.</w:t>
        </w:r>
      </w:ins>
      <w:del w:id="1310" w:author="EndlessLove" w:date="2016-09-27T09:04:00Z">
        <w:r w:rsidR="00913F0F" w:rsidDel="00AB3EBC">
          <w:rPr>
            <w:rFonts w:ascii="Times New Roman" w:eastAsia="Times New Roman" w:hAnsi="Times New Roman" w:cs="Times New Roman"/>
            <w:sz w:val="26"/>
            <w:szCs w:val="26"/>
          </w:rPr>
          <w:delText>,</w:delText>
        </w:r>
      </w:del>
      <w:r w:rsidR="00913F0F">
        <w:rPr>
          <w:rFonts w:ascii="Times New Roman" w:eastAsia="Times New Roman" w:hAnsi="Times New Roman" w:cs="Times New Roman"/>
          <w:sz w:val="26"/>
          <w:szCs w:val="26"/>
        </w:rPr>
        <w:t xml:space="preserve"> </w:t>
      </w:r>
      <w:del w:id="1311" w:author="EndlessLove" w:date="2016-09-27T09:04:00Z">
        <w:r w:rsidR="00913F0F" w:rsidDel="00AB3EBC">
          <w:rPr>
            <w:rFonts w:ascii="Times New Roman" w:eastAsia="Times New Roman" w:hAnsi="Times New Roman" w:cs="Times New Roman"/>
            <w:sz w:val="26"/>
            <w:szCs w:val="26"/>
          </w:rPr>
          <w:delText xml:space="preserve">nó là </w:delText>
        </w:r>
        <w:r w:rsidR="00913F0F" w:rsidRPr="004E5C9E" w:rsidDel="00AB3EBC">
          <w:rPr>
            <w:rFonts w:ascii="Times New Roman" w:eastAsia="Times New Roman" w:hAnsi="Times New Roman" w:cs="Times New Roman"/>
            <w:sz w:val="26"/>
            <w:szCs w:val="26"/>
          </w:rPr>
          <w:delText xml:space="preserve">một cấu trúc dùng để xây dựng chương trình ứng dụng mã nguồn mở dành </w:delText>
        </w:r>
      </w:del>
      <w:del w:id="1312" w:author="EndlessLove" w:date="2016-09-27T09:06:00Z">
        <w:r w:rsidR="00913F0F" w:rsidRPr="004E5C9E" w:rsidDel="00AB3EBC">
          <w:rPr>
            <w:rFonts w:ascii="Times New Roman" w:eastAsia="Times New Roman" w:hAnsi="Times New Roman" w:cs="Times New Roman"/>
            <w:sz w:val="26"/>
            <w:szCs w:val="26"/>
          </w:rPr>
          <w:delText xml:space="preserve">cho </w:delText>
        </w:r>
      </w:del>
      <w:del w:id="1313" w:author="EndlessLove" w:date="2016-09-27T09:07:00Z">
        <w:r w:rsidR="00913F0F" w:rsidRPr="004E5C9E" w:rsidDel="00AB3EBC">
          <w:rPr>
            <w:rFonts w:ascii="Times New Roman" w:eastAsia="Times New Roman" w:hAnsi="Times New Roman" w:cs="Times New Roman"/>
            <w:sz w:val="26"/>
            <w:szCs w:val="26"/>
          </w:rPr>
          <w:delText xml:space="preserve">ngôn ngữ lập trình </w:delText>
        </w:r>
        <w:r w:rsidR="00913F0F" w:rsidRPr="00AB3EBC" w:rsidDel="00AB3EBC">
          <w:rPr>
            <w:rFonts w:ascii="Times New Roman" w:eastAsia="Times New Roman" w:hAnsi="Times New Roman" w:cs="Times New Roman"/>
            <w:b/>
            <w:sz w:val="26"/>
            <w:szCs w:val="26"/>
            <w:rPrChange w:id="1314" w:author="EndlessLove" w:date="2016-09-27T09:06:00Z">
              <w:rPr>
                <w:rFonts w:ascii="Times New Roman" w:eastAsia="Times New Roman" w:hAnsi="Times New Roman" w:cs="Times New Roman"/>
                <w:sz w:val="26"/>
                <w:szCs w:val="26"/>
              </w:rPr>
            </w:rPrChange>
          </w:rPr>
          <w:delText>Java</w:delText>
        </w:r>
        <w:r w:rsidR="00913F0F" w:rsidRPr="004E5C9E" w:rsidDel="00AB3EBC">
          <w:rPr>
            <w:rFonts w:ascii="Times New Roman" w:eastAsia="Times New Roman" w:hAnsi="Times New Roman" w:cs="Times New Roman"/>
            <w:sz w:val="26"/>
            <w:szCs w:val="26"/>
          </w:rPr>
          <w:delText>.</w:delText>
        </w:r>
        <w:r w:rsidR="00913F0F" w:rsidDel="00AB3EBC">
          <w:rPr>
            <w:rFonts w:ascii="Times New Roman" w:eastAsia="Times New Roman" w:hAnsi="Times New Roman" w:cs="Times New Roman"/>
            <w:sz w:val="26"/>
            <w:szCs w:val="26"/>
          </w:rPr>
          <w:delText xml:space="preserve"> </w:delText>
        </w:r>
      </w:del>
      <w:del w:id="1315" w:author="EndlessLove" w:date="2016-09-27T09:09:00Z">
        <w:r w:rsidR="00913F0F" w:rsidRPr="00913F0F" w:rsidDel="00C87640">
          <w:rPr>
            <w:rFonts w:ascii="Times New Roman" w:eastAsia="Times New Roman" w:hAnsi="Times New Roman" w:cs="Times New Roman"/>
            <w:b/>
            <w:sz w:val="26"/>
            <w:szCs w:val="26"/>
          </w:rPr>
          <w:delText>Spring</w:delText>
        </w:r>
        <w:r w:rsidR="00913F0F" w:rsidRPr="004E5C9E" w:rsidDel="00C87640">
          <w:rPr>
            <w:rFonts w:ascii="Times New Roman" w:eastAsia="Times New Roman" w:hAnsi="Times New Roman" w:cs="Times New Roman"/>
            <w:sz w:val="26"/>
            <w:szCs w:val="26"/>
          </w:rPr>
          <w:delText xml:space="preserve"> có thể dùng để lập trình Ja</w:delText>
        </w:r>
      </w:del>
      <w:del w:id="1316" w:author="EndlessLove" w:date="2016-09-27T09:08:00Z">
        <w:r w:rsidR="00913F0F" w:rsidRPr="004E5C9E" w:rsidDel="00AB3EBC">
          <w:rPr>
            <w:rFonts w:ascii="Times New Roman" w:eastAsia="Times New Roman" w:hAnsi="Times New Roman" w:cs="Times New Roman"/>
            <w:sz w:val="26"/>
            <w:szCs w:val="26"/>
          </w:rPr>
          <w:delText>v</w:delText>
        </w:r>
      </w:del>
      <w:del w:id="1317" w:author="EndlessLove" w:date="2016-09-27T09:09:00Z">
        <w:r w:rsidR="00913F0F" w:rsidRPr="004E5C9E" w:rsidDel="00C87640">
          <w:rPr>
            <w:rFonts w:ascii="Times New Roman" w:eastAsia="Times New Roman" w:hAnsi="Times New Roman" w:cs="Times New Roman"/>
            <w:sz w:val="26"/>
            <w:szCs w:val="26"/>
          </w:rPr>
          <w:delText>a cho </w:delText>
        </w:r>
      </w:del>
      <w:del w:id="1318" w:author="EndlessLove" w:date="2016-09-27T09:07:00Z">
        <w:r w:rsidR="00913F0F" w:rsidRPr="004E5C9E" w:rsidDel="00AB3EBC">
          <w:rPr>
            <w:rFonts w:ascii="Times New Roman" w:eastAsia="Times New Roman" w:hAnsi="Times New Roman" w:cs="Times New Roman"/>
            <w:b/>
            <w:bCs/>
            <w:sz w:val="26"/>
            <w:szCs w:val="26"/>
            <w:bdr w:val="none" w:sz="0" w:space="0" w:color="auto" w:frame="1"/>
          </w:rPr>
          <w:delText>Desktop Application</w:delText>
        </w:r>
        <w:r w:rsidR="00913F0F" w:rsidRPr="004E5C9E" w:rsidDel="00AB3EBC">
          <w:rPr>
            <w:rFonts w:ascii="Times New Roman" w:eastAsia="Times New Roman" w:hAnsi="Times New Roman" w:cs="Times New Roman"/>
            <w:sz w:val="26"/>
            <w:szCs w:val="26"/>
          </w:rPr>
          <w:delText> </w:delText>
        </w:r>
      </w:del>
      <w:del w:id="1319" w:author="EndlessLove" w:date="2016-09-27T09:09:00Z">
        <w:r w:rsidR="00913F0F" w:rsidRPr="004E5C9E" w:rsidDel="00C87640">
          <w:rPr>
            <w:rFonts w:ascii="Times New Roman" w:eastAsia="Times New Roman" w:hAnsi="Times New Roman" w:cs="Times New Roman"/>
            <w:sz w:val="26"/>
            <w:szCs w:val="26"/>
          </w:rPr>
          <w:delText>và </w:delText>
        </w:r>
        <w:r w:rsidR="00913F0F" w:rsidRPr="004E5C9E" w:rsidDel="00C87640">
          <w:rPr>
            <w:rFonts w:ascii="Times New Roman" w:eastAsia="Times New Roman" w:hAnsi="Times New Roman" w:cs="Times New Roman"/>
            <w:b/>
            <w:bCs/>
            <w:sz w:val="26"/>
            <w:szCs w:val="26"/>
            <w:bdr w:val="none" w:sz="0" w:space="0" w:color="auto" w:frame="1"/>
          </w:rPr>
          <w:delText>Web Application</w:delText>
        </w:r>
        <w:r w:rsidR="00913F0F" w:rsidRPr="004E5C9E" w:rsidDel="00C87640">
          <w:rPr>
            <w:rFonts w:ascii="Times New Roman" w:eastAsia="Times New Roman" w:hAnsi="Times New Roman" w:cs="Times New Roman"/>
            <w:sz w:val="26"/>
            <w:szCs w:val="26"/>
          </w:rPr>
          <w:delText>.</w:delText>
        </w:r>
        <w:r w:rsidR="00913F0F" w:rsidDel="00C87640">
          <w:rPr>
            <w:rFonts w:ascii="Times New Roman" w:eastAsia="Times New Roman" w:hAnsi="Times New Roman" w:cs="Times New Roman"/>
            <w:sz w:val="26"/>
            <w:szCs w:val="26"/>
          </w:rPr>
          <w:delText xml:space="preserve"> </w:delText>
        </w:r>
      </w:del>
      <w:r w:rsidR="00913F0F" w:rsidRPr="00913F0F">
        <w:rPr>
          <w:rFonts w:ascii="Times New Roman" w:hAnsi="Times New Roman" w:cs="Times New Roman"/>
          <w:b/>
          <w:sz w:val="26"/>
          <w:szCs w:val="26"/>
          <w:shd w:val="clear" w:color="auto" w:fill="FFFFFF"/>
        </w:rPr>
        <w:t>Spring</w:t>
      </w:r>
      <w:r w:rsidR="00913F0F" w:rsidRPr="00913F0F">
        <w:rPr>
          <w:rFonts w:ascii="Times New Roman" w:hAnsi="Times New Roman" w:cs="Times New Roman"/>
          <w:sz w:val="26"/>
          <w:szCs w:val="26"/>
          <w:shd w:val="clear" w:color="auto" w:fill="FFFFFF"/>
        </w:rPr>
        <w:t xml:space="preserve"> có thể </w:t>
      </w:r>
      <w:del w:id="1320" w:author="EndlessLove" w:date="2016-09-27T09:10:00Z">
        <w:r w:rsidR="00913F0F" w:rsidRPr="00913F0F" w:rsidDel="00C87640">
          <w:rPr>
            <w:rFonts w:ascii="Times New Roman" w:hAnsi="Times New Roman" w:cs="Times New Roman"/>
            <w:sz w:val="26"/>
            <w:szCs w:val="26"/>
            <w:shd w:val="clear" w:color="auto" w:fill="FFFFFF"/>
          </w:rPr>
          <w:delText>được dùng như một framework của frameworks vì nó cung cấp hỗ trợ khác nhau</w:delText>
        </w:r>
      </w:del>
      <w:ins w:id="1321" w:author="EndlessLove" w:date="2016-09-27T09:10:00Z">
        <w:r w:rsidR="00C87640">
          <w:rPr>
            <w:rFonts w:ascii="Times New Roman" w:hAnsi="Times New Roman" w:cs="Times New Roman"/>
            <w:sz w:val="26"/>
            <w:szCs w:val="26"/>
            <w:shd w:val="clear" w:color="auto" w:fill="FFFFFF"/>
          </w:rPr>
          <w:t>kết hợp với nhiều framework khác nhau</w:t>
        </w:r>
      </w:ins>
      <w:r w:rsidR="00913F0F" w:rsidRPr="00913F0F">
        <w:rPr>
          <w:rFonts w:ascii="Times New Roman" w:hAnsi="Times New Roman" w:cs="Times New Roman"/>
          <w:sz w:val="26"/>
          <w:szCs w:val="26"/>
          <w:shd w:val="clear" w:color="auto" w:fill="FFFFFF"/>
        </w:rPr>
        <w:t xml:space="preserve"> </w:t>
      </w:r>
      <w:del w:id="1322" w:author="EndlessLove" w:date="2016-09-27T09:10:00Z">
        <w:r w:rsidR="00913F0F" w:rsidRPr="00913F0F" w:rsidDel="00C87640">
          <w:rPr>
            <w:rFonts w:ascii="Times New Roman" w:hAnsi="Times New Roman" w:cs="Times New Roman"/>
            <w:sz w:val="26"/>
            <w:szCs w:val="26"/>
            <w:shd w:val="clear" w:color="auto" w:fill="FFFFFF"/>
          </w:rPr>
          <w:delText xml:space="preserve">frameworks </w:delText>
        </w:r>
      </w:del>
      <w:r w:rsidR="00913F0F" w:rsidRPr="00913F0F">
        <w:rPr>
          <w:rFonts w:ascii="Times New Roman" w:hAnsi="Times New Roman" w:cs="Times New Roman"/>
          <w:sz w:val="26"/>
          <w:szCs w:val="26"/>
          <w:shd w:val="clear" w:color="auto" w:fill="FFFFFF"/>
        </w:rPr>
        <w:t xml:space="preserve">như Struts, Hibernate, </w:t>
      </w:r>
      <w:ins w:id="1323" w:author="EndlessLove" w:date="2016-09-27T09:10:00Z">
        <w:r w:rsidR="00C87640">
          <w:rPr>
            <w:rFonts w:ascii="Times New Roman" w:hAnsi="Times New Roman" w:cs="Times New Roman"/>
            <w:sz w:val="26"/>
            <w:szCs w:val="26"/>
            <w:shd w:val="clear" w:color="auto" w:fill="FFFFFF"/>
          </w:rPr>
          <w:t>…</w:t>
        </w:r>
      </w:ins>
    </w:p>
    <w:p w14:paraId="6C8CDB60" w14:textId="77777777" w:rsidR="00DE5AF5" w:rsidRPr="00DE5AF5" w:rsidRDefault="00DE5AF5">
      <w:pPr>
        <w:pStyle w:val="ListParagraph"/>
        <w:rPr>
          <w:ins w:id="1324" w:author="EndlessLove" w:date="2016-09-27T09:17:00Z"/>
          <w:rFonts w:ascii="Times New Roman" w:hAnsi="Times New Roman" w:cs="Times New Roman"/>
          <w:sz w:val="26"/>
          <w:szCs w:val="26"/>
          <w:shd w:val="clear" w:color="auto" w:fill="FFFFFF"/>
          <w:rPrChange w:id="1325" w:author="EndlessLove" w:date="2016-09-27T09:17:00Z">
            <w:rPr>
              <w:ins w:id="1326" w:author="EndlessLove" w:date="2016-09-27T09:17:00Z"/>
              <w:shd w:val="clear" w:color="auto" w:fill="FFFFFF"/>
            </w:rPr>
          </w:rPrChange>
        </w:rPr>
        <w:pPrChange w:id="1327" w:author="EndlessLove" w:date="2016-09-27T09:17:00Z">
          <w:pPr>
            <w:pStyle w:val="ListParagraph"/>
            <w:numPr>
              <w:numId w:val="18"/>
            </w:numPr>
            <w:shd w:val="clear" w:color="auto" w:fill="FFFFFF"/>
            <w:spacing w:after="300" w:line="330" w:lineRule="atLeast"/>
            <w:ind w:left="990" w:hanging="360"/>
            <w:jc w:val="both"/>
          </w:pPr>
        </w:pPrChange>
      </w:pPr>
    </w:p>
    <w:p w14:paraId="4B573342" w14:textId="34F137BD" w:rsidR="00913F0F" w:rsidRPr="00A70EFA" w:rsidRDefault="00DE5AF5" w:rsidP="00913F0F">
      <w:pPr>
        <w:pStyle w:val="ListParagraph"/>
        <w:numPr>
          <w:ilvl w:val="0"/>
          <w:numId w:val="18"/>
        </w:numPr>
        <w:shd w:val="clear" w:color="auto" w:fill="FFFFFF"/>
        <w:spacing w:after="300" w:line="330" w:lineRule="atLeast"/>
        <w:jc w:val="both"/>
        <w:rPr>
          <w:ins w:id="1328" w:author="EndlessLove" w:date="2016-09-27T09:33:00Z"/>
          <w:rFonts w:ascii="Times New Roman" w:eastAsia="Times New Roman" w:hAnsi="Times New Roman" w:cs="Times New Roman"/>
          <w:b/>
          <w:sz w:val="26"/>
          <w:szCs w:val="26"/>
          <w:rPrChange w:id="1329" w:author="EndlessLove" w:date="2016-09-27T09:33:00Z">
            <w:rPr>
              <w:ins w:id="1330" w:author="EndlessLove" w:date="2016-09-27T09:33:00Z"/>
              <w:rFonts w:ascii="Times New Roman" w:hAnsi="Times New Roman" w:cs="Times New Roman"/>
              <w:sz w:val="26"/>
              <w:szCs w:val="26"/>
              <w:shd w:val="clear" w:color="auto" w:fill="FFFFFF"/>
            </w:rPr>
          </w:rPrChange>
        </w:rPr>
      </w:pPr>
      <w:ins w:id="1331" w:author="EndlessLove" w:date="2016-09-27T09:17:00Z">
        <w:r w:rsidRPr="00DE5AF5">
          <w:rPr>
            <w:rFonts w:ascii="Times New Roman" w:hAnsi="Times New Roman" w:cs="Times New Roman"/>
            <w:b/>
            <w:sz w:val="26"/>
            <w:szCs w:val="26"/>
            <w:shd w:val="clear" w:color="auto" w:fill="FFFFFF"/>
            <w:rPrChange w:id="1332" w:author="EndlessLove" w:date="2016-09-27T09:17:00Z">
              <w:rPr>
                <w:rFonts w:ascii="Times New Roman" w:hAnsi="Times New Roman" w:cs="Times New Roman"/>
                <w:sz w:val="26"/>
                <w:szCs w:val="26"/>
                <w:shd w:val="clear" w:color="auto" w:fill="FFFFFF"/>
              </w:rPr>
            </w:rPrChange>
          </w:rPr>
          <w:t>Hibernate</w:t>
        </w:r>
      </w:ins>
      <w:del w:id="1333" w:author="EndlessLove" w:date="2016-09-27T09:10:00Z">
        <w:r w:rsidR="00913F0F" w:rsidRPr="00DE5AF5" w:rsidDel="00C87640">
          <w:rPr>
            <w:rFonts w:ascii="Times New Roman" w:hAnsi="Times New Roman" w:cs="Times New Roman"/>
            <w:b/>
            <w:sz w:val="26"/>
            <w:szCs w:val="26"/>
            <w:shd w:val="clear" w:color="auto" w:fill="FFFFFF"/>
            <w:rPrChange w:id="1334" w:author="EndlessLove" w:date="2016-09-27T09:17:00Z">
              <w:rPr>
                <w:rFonts w:ascii="Times New Roman" w:hAnsi="Times New Roman" w:cs="Times New Roman"/>
                <w:sz w:val="26"/>
                <w:szCs w:val="26"/>
                <w:shd w:val="clear" w:color="auto" w:fill="FFFFFF"/>
              </w:rPr>
            </w:rPrChange>
          </w:rPr>
          <w:delText>Tapestry, EJB, JSF</w:delText>
        </w:r>
      </w:del>
      <w:ins w:id="1335" w:author="EndlessLove" w:date="2016-09-27T09:17:00Z">
        <w:r>
          <w:rPr>
            <w:rFonts w:ascii="Times New Roman" w:hAnsi="Times New Roman" w:cs="Times New Roman"/>
            <w:b/>
            <w:sz w:val="26"/>
            <w:szCs w:val="26"/>
            <w:shd w:val="clear" w:color="auto" w:fill="FFFFFF"/>
          </w:rPr>
          <w:t xml:space="preserve"> </w:t>
        </w:r>
        <w:r w:rsidRPr="00DE5AF5">
          <w:rPr>
            <w:rFonts w:ascii="Times New Roman" w:hAnsi="Times New Roman" w:cs="Times New Roman"/>
            <w:sz w:val="26"/>
            <w:szCs w:val="26"/>
            <w:shd w:val="clear" w:color="auto" w:fill="FFFFFF"/>
            <w:rPrChange w:id="1336" w:author="EndlessLove" w:date="2016-09-27T09:17:00Z">
              <w:rPr>
                <w:rFonts w:ascii="Times New Roman" w:hAnsi="Times New Roman" w:cs="Times New Roman"/>
                <w:b/>
                <w:sz w:val="26"/>
                <w:szCs w:val="26"/>
                <w:shd w:val="clear" w:color="auto" w:fill="FFFFFF"/>
              </w:rPr>
            </w:rPrChange>
          </w:rPr>
          <w:t>là</w:t>
        </w:r>
      </w:ins>
      <w:ins w:id="1337" w:author="EndlessLove" w:date="2016-09-27T09:18:00Z">
        <w:r>
          <w:rPr>
            <w:rFonts w:ascii="Times New Roman" w:hAnsi="Times New Roman" w:cs="Times New Roman"/>
            <w:sz w:val="26"/>
            <w:szCs w:val="26"/>
            <w:shd w:val="clear" w:color="auto" w:fill="FFFFFF"/>
          </w:rPr>
          <w:t xml:space="preserve"> framework chuyển đổi mô hình </w:t>
        </w:r>
        <w:r w:rsidRPr="00DE5AF5">
          <w:rPr>
            <w:rFonts w:ascii="Times New Roman" w:hAnsi="Times New Roman" w:cs="Times New Roman"/>
            <w:b/>
            <w:sz w:val="26"/>
            <w:szCs w:val="26"/>
            <w:shd w:val="clear" w:color="auto" w:fill="FFFFFF"/>
            <w:rPrChange w:id="1338" w:author="EndlessLove" w:date="2016-09-27T09:18:00Z">
              <w:rPr>
                <w:rFonts w:ascii="Times New Roman" w:hAnsi="Times New Roman" w:cs="Times New Roman"/>
                <w:sz w:val="26"/>
                <w:szCs w:val="26"/>
                <w:shd w:val="clear" w:color="auto" w:fill="FFFFFF"/>
              </w:rPr>
            </w:rPrChange>
          </w:rPr>
          <w:t>Database</w:t>
        </w:r>
        <w:r>
          <w:rPr>
            <w:rFonts w:ascii="Times New Roman" w:hAnsi="Times New Roman" w:cs="Times New Roman"/>
            <w:b/>
            <w:sz w:val="26"/>
            <w:szCs w:val="26"/>
            <w:shd w:val="clear" w:color="auto" w:fill="FFFFFF"/>
          </w:rPr>
          <w:t xml:space="preserve"> </w:t>
        </w:r>
        <w:r w:rsidRPr="00DE5AF5">
          <w:rPr>
            <w:rFonts w:ascii="Times New Roman" w:hAnsi="Times New Roman" w:cs="Times New Roman"/>
            <w:sz w:val="26"/>
            <w:szCs w:val="26"/>
            <w:shd w:val="clear" w:color="auto" w:fill="FFFFFF"/>
            <w:rPrChange w:id="1339" w:author="EndlessLove" w:date="2016-09-27T09:18:00Z">
              <w:rPr>
                <w:rFonts w:ascii="Times New Roman" w:hAnsi="Times New Roman" w:cs="Times New Roman"/>
                <w:b/>
                <w:sz w:val="26"/>
                <w:szCs w:val="26"/>
                <w:shd w:val="clear" w:color="auto" w:fill="FFFFFF"/>
              </w:rPr>
            </w:rPrChange>
          </w:rPr>
          <w:t>s</w:t>
        </w:r>
        <w:r>
          <w:rPr>
            <w:rFonts w:ascii="Times New Roman" w:hAnsi="Times New Roman" w:cs="Times New Roman"/>
            <w:sz w:val="26"/>
            <w:szCs w:val="26"/>
            <w:shd w:val="clear" w:color="auto" w:fill="FFFFFF"/>
          </w:rPr>
          <w:t xml:space="preserve">ang mô hình hướng đối tượng. Nó hỗ trợ các câu lệnh truy </w:t>
        </w:r>
      </w:ins>
      <w:ins w:id="1340" w:author="EndlessLove" w:date="2016-09-27T09:19:00Z">
        <w:r>
          <w:rPr>
            <w:rFonts w:ascii="Times New Roman" w:hAnsi="Times New Roman" w:cs="Times New Roman"/>
            <w:sz w:val="26"/>
            <w:szCs w:val="26"/>
            <w:shd w:val="clear" w:color="auto" w:fill="FFFFFF"/>
          </w:rPr>
          <w:t xml:space="preserve">vấn dữ liệu </w:t>
        </w:r>
        <w:r w:rsidRPr="000955C3">
          <w:rPr>
            <w:rFonts w:ascii="Times New Roman" w:hAnsi="Times New Roman" w:cs="Times New Roman"/>
            <w:b/>
            <w:sz w:val="26"/>
            <w:szCs w:val="26"/>
            <w:shd w:val="clear" w:color="auto" w:fill="FFFFFF"/>
            <w:rPrChange w:id="1341" w:author="EndlessLove" w:date="2016-09-27T09:22:00Z">
              <w:rPr>
                <w:rFonts w:ascii="Times New Roman" w:hAnsi="Times New Roman" w:cs="Times New Roman"/>
                <w:sz w:val="26"/>
                <w:szCs w:val="26"/>
                <w:shd w:val="clear" w:color="auto" w:fill="FFFFFF"/>
              </w:rPr>
            </w:rPrChange>
          </w:rPr>
          <w:t>HQL</w:t>
        </w:r>
      </w:ins>
      <w:ins w:id="1342" w:author="EndlessLove" w:date="2016-09-27T09:20:00Z">
        <w:r>
          <w:rPr>
            <w:rFonts w:ascii="Times New Roman" w:hAnsi="Times New Roman" w:cs="Times New Roman"/>
            <w:sz w:val="26"/>
            <w:szCs w:val="26"/>
            <w:shd w:val="clear" w:color="auto" w:fill="FFFFFF"/>
          </w:rPr>
          <w:t xml:space="preserve"> </w:t>
        </w:r>
      </w:ins>
      <w:ins w:id="1343" w:author="EndlessLove" w:date="2016-09-27T09:19:00Z">
        <w:r>
          <w:rPr>
            <w:rFonts w:ascii="Times New Roman" w:hAnsi="Times New Roman" w:cs="Times New Roman"/>
            <w:sz w:val="26"/>
            <w:szCs w:val="26"/>
            <w:shd w:val="clear" w:color="auto" w:fill="FFFFFF"/>
          </w:rPr>
          <w:t xml:space="preserve">(mở rộng của </w:t>
        </w:r>
      </w:ins>
      <w:ins w:id="1344" w:author="EndlessLove" w:date="2016-09-27T09:20:00Z">
        <w:r>
          <w:rPr>
            <w:rFonts w:ascii="Times New Roman" w:hAnsi="Times New Roman" w:cs="Times New Roman"/>
            <w:sz w:val="26"/>
            <w:szCs w:val="26"/>
            <w:shd w:val="clear" w:color="auto" w:fill="FFFFFF"/>
          </w:rPr>
          <w:t xml:space="preserve">ngôn ngữ </w:t>
        </w:r>
        <w:r w:rsidRPr="000955C3">
          <w:rPr>
            <w:rFonts w:ascii="Times New Roman" w:hAnsi="Times New Roman" w:cs="Times New Roman"/>
            <w:b/>
            <w:sz w:val="26"/>
            <w:szCs w:val="26"/>
            <w:shd w:val="clear" w:color="auto" w:fill="FFFFFF"/>
            <w:rPrChange w:id="1345" w:author="EndlessLove" w:date="2016-09-27T09:22:00Z">
              <w:rPr>
                <w:rFonts w:ascii="Times New Roman" w:hAnsi="Times New Roman" w:cs="Times New Roman"/>
                <w:sz w:val="26"/>
                <w:szCs w:val="26"/>
                <w:shd w:val="clear" w:color="auto" w:fill="FFFFFF"/>
              </w:rPr>
            </w:rPrChange>
          </w:rPr>
          <w:t>SQL</w:t>
        </w:r>
      </w:ins>
      <w:ins w:id="1346" w:author="EndlessLove" w:date="2016-09-27T09:19:00Z">
        <w:r>
          <w:rPr>
            <w:rFonts w:ascii="Times New Roman" w:hAnsi="Times New Roman" w:cs="Times New Roman"/>
            <w:sz w:val="26"/>
            <w:szCs w:val="26"/>
            <w:shd w:val="clear" w:color="auto" w:fill="FFFFFF"/>
          </w:rPr>
          <w:t xml:space="preserve">) </w:t>
        </w:r>
      </w:ins>
      <w:ins w:id="1347" w:author="EndlessLove" w:date="2016-09-27T09:20:00Z">
        <w:r>
          <w:rPr>
            <w:rFonts w:ascii="Times New Roman" w:hAnsi="Times New Roman" w:cs="Times New Roman"/>
            <w:sz w:val="26"/>
            <w:szCs w:val="26"/>
            <w:shd w:val="clear" w:color="auto" w:fill="FFFFFF"/>
          </w:rPr>
          <w:t xml:space="preserve"> giúp cho viêc lưu trữ, tr</w:t>
        </w:r>
        <w:r w:rsidR="000955C3">
          <w:rPr>
            <w:rFonts w:ascii="Times New Roman" w:hAnsi="Times New Roman" w:cs="Times New Roman"/>
            <w:sz w:val="26"/>
            <w:szCs w:val="26"/>
            <w:shd w:val="clear" w:color="auto" w:fill="FFFFFF"/>
          </w:rPr>
          <w:t>uy vấn dữ liệu dễ dàng hơn.</w:t>
        </w:r>
      </w:ins>
    </w:p>
    <w:p w14:paraId="3A7E853A" w14:textId="77777777" w:rsidR="00A70EFA" w:rsidRPr="00A70EFA" w:rsidRDefault="00A70EFA">
      <w:pPr>
        <w:pStyle w:val="ListParagraph"/>
        <w:rPr>
          <w:ins w:id="1348" w:author="EndlessLove" w:date="2016-09-27T09:33:00Z"/>
          <w:rFonts w:ascii="Times New Roman" w:eastAsia="Times New Roman" w:hAnsi="Times New Roman" w:cs="Times New Roman"/>
          <w:b/>
          <w:sz w:val="26"/>
          <w:szCs w:val="26"/>
          <w:rPrChange w:id="1349" w:author="EndlessLove" w:date="2016-09-27T09:33:00Z">
            <w:rPr>
              <w:ins w:id="1350" w:author="EndlessLove" w:date="2016-09-27T09:33:00Z"/>
            </w:rPr>
          </w:rPrChange>
        </w:rPr>
        <w:pPrChange w:id="1351" w:author="EndlessLove" w:date="2016-09-27T09:33:00Z">
          <w:pPr>
            <w:pStyle w:val="ListParagraph"/>
            <w:numPr>
              <w:numId w:val="18"/>
            </w:numPr>
            <w:shd w:val="clear" w:color="auto" w:fill="FFFFFF"/>
            <w:spacing w:after="300" w:line="330" w:lineRule="atLeast"/>
            <w:ind w:left="990" w:hanging="360"/>
            <w:jc w:val="both"/>
          </w:pPr>
        </w:pPrChange>
      </w:pPr>
    </w:p>
    <w:p w14:paraId="451B1196" w14:textId="04D5884A" w:rsidR="00A70EFA" w:rsidRPr="00DE5AF5" w:rsidDel="00A70EFA" w:rsidRDefault="00A70EFA" w:rsidP="00913F0F">
      <w:pPr>
        <w:pStyle w:val="ListParagraph"/>
        <w:numPr>
          <w:ilvl w:val="0"/>
          <w:numId w:val="18"/>
        </w:numPr>
        <w:shd w:val="clear" w:color="auto" w:fill="FFFFFF"/>
        <w:spacing w:after="300" w:line="330" w:lineRule="atLeast"/>
        <w:jc w:val="both"/>
        <w:rPr>
          <w:del w:id="1352" w:author="EndlessLove" w:date="2016-09-27T09:39:00Z"/>
          <w:rFonts w:ascii="Times New Roman" w:eastAsia="Times New Roman" w:hAnsi="Times New Roman" w:cs="Times New Roman"/>
          <w:b/>
          <w:sz w:val="26"/>
          <w:szCs w:val="26"/>
          <w:rPrChange w:id="1353" w:author="EndlessLove" w:date="2016-09-27T09:17:00Z">
            <w:rPr>
              <w:del w:id="1354" w:author="EndlessLove" w:date="2016-09-27T09:39:00Z"/>
              <w:rFonts w:ascii="Times New Roman" w:eastAsia="Times New Roman" w:hAnsi="Times New Roman" w:cs="Times New Roman"/>
              <w:sz w:val="26"/>
              <w:szCs w:val="26"/>
            </w:rPr>
          </w:rPrChange>
        </w:rPr>
      </w:pPr>
      <w:ins w:id="1355" w:author="EndlessLove" w:date="2016-09-27T09:33:00Z">
        <w:r>
          <w:rPr>
            <w:rFonts w:ascii="Times New Roman" w:eastAsia="Times New Roman" w:hAnsi="Times New Roman" w:cs="Times New Roman"/>
            <w:b/>
            <w:sz w:val="26"/>
            <w:szCs w:val="26"/>
          </w:rPr>
          <w:t xml:space="preserve">Apache </w:t>
        </w:r>
        <w:r w:rsidRPr="00A70EFA">
          <w:rPr>
            <w:rFonts w:ascii="Times New Roman" w:eastAsia="Times New Roman" w:hAnsi="Times New Roman" w:cs="Times New Roman"/>
            <w:sz w:val="26"/>
            <w:szCs w:val="26"/>
            <w:rPrChange w:id="1356" w:author="EndlessLove" w:date="2016-09-27T09:33:00Z">
              <w:rPr>
                <w:rFonts w:ascii="Times New Roman" w:eastAsia="Times New Roman" w:hAnsi="Times New Roman" w:cs="Times New Roman"/>
                <w:b/>
                <w:sz w:val="26"/>
                <w:szCs w:val="26"/>
              </w:rPr>
            </w:rPrChange>
          </w:rPr>
          <w:t>là</w:t>
        </w:r>
        <w:r>
          <w:rPr>
            <w:rFonts w:ascii="Times New Roman" w:eastAsia="Times New Roman" w:hAnsi="Times New Roman" w:cs="Times New Roman"/>
            <w:sz w:val="26"/>
            <w:szCs w:val="26"/>
          </w:rPr>
          <w:t xml:space="preserve"> một Web server</w:t>
        </w:r>
      </w:ins>
      <w:ins w:id="1357" w:author="EndlessLove" w:date="2016-09-27T09:34:00Z">
        <w:r>
          <w:rPr>
            <w:rFonts w:ascii="Times New Roman" w:eastAsia="Times New Roman" w:hAnsi="Times New Roman" w:cs="Times New Roman"/>
            <w:sz w:val="26"/>
            <w:szCs w:val="26"/>
          </w:rPr>
          <w:t xml:space="preserve"> </w:t>
        </w:r>
      </w:ins>
      <w:ins w:id="1358" w:author="EndlessLove" w:date="2016-09-27T09:38:00Z">
        <w:r>
          <w:rPr>
            <w:rFonts w:ascii="Times New Roman" w:eastAsia="Times New Roman" w:hAnsi="Times New Roman" w:cs="Times New Roman"/>
            <w:sz w:val="26"/>
            <w:szCs w:val="26"/>
          </w:rPr>
          <w:t xml:space="preserve">đóng vai trò giao tiếp, </w:t>
        </w:r>
      </w:ins>
      <w:ins w:id="1359" w:author="EndlessLove" w:date="2016-09-27T09:34:00Z">
        <w:r>
          <w:rPr>
            <w:rFonts w:ascii="Times New Roman" w:eastAsia="Times New Roman" w:hAnsi="Times New Roman" w:cs="Times New Roman"/>
            <w:sz w:val="26"/>
            <w:szCs w:val="26"/>
          </w:rPr>
          <w:t xml:space="preserve">xử lí các yêu cầu </w:t>
        </w:r>
      </w:ins>
      <w:ins w:id="1360" w:author="EndlessLove" w:date="2016-09-27T09:35:00Z">
        <w:r>
          <w:rPr>
            <w:rFonts w:ascii="Times New Roman" w:eastAsia="Times New Roman" w:hAnsi="Times New Roman" w:cs="Times New Roman"/>
            <w:sz w:val="26"/>
            <w:szCs w:val="26"/>
          </w:rPr>
          <w:t>từ người dùng</w:t>
        </w:r>
      </w:ins>
      <w:ins w:id="1361" w:author="EndlessLove" w:date="2016-09-27T09:38:00Z">
        <w:r>
          <w:rPr>
            <w:rFonts w:ascii="Times New Roman" w:eastAsia="Times New Roman" w:hAnsi="Times New Roman" w:cs="Times New Roman"/>
            <w:sz w:val="26"/>
            <w:szCs w:val="26"/>
          </w:rPr>
          <w:t xml:space="preserve"> trên các trang web tĩnh</w:t>
        </w:r>
      </w:ins>
      <w:ins w:id="1362" w:author="EndlessLove" w:date="2016-09-27T09:39:00Z">
        <w:r>
          <w:rPr>
            <w:rFonts w:ascii="Times New Roman" w:eastAsia="Times New Roman" w:hAnsi="Times New Roman" w:cs="Times New Roman"/>
            <w:sz w:val="26"/>
            <w:szCs w:val="26"/>
          </w:rPr>
          <w:t>.</w:t>
        </w:r>
      </w:ins>
      <w:ins w:id="1363" w:author="EndlessLove" w:date="2016-09-27T09:43:00Z">
        <w:r w:rsidR="00302E25">
          <w:rPr>
            <w:rFonts w:ascii="Times New Roman" w:eastAsia="Times New Roman" w:hAnsi="Times New Roman" w:cs="Times New Roman"/>
            <w:sz w:val="26"/>
            <w:szCs w:val="26"/>
          </w:rPr>
          <w:t xml:space="preserve"> Các trang web động như JSP sẽ được nó gửi đến </w:t>
        </w:r>
        <w:r w:rsidR="00302E25" w:rsidRPr="00302E25">
          <w:rPr>
            <w:rFonts w:ascii="Times New Roman" w:eastAsia="Times New Roman" w:hAnsi="Times New Roman" w:cs="Times New Roman"/>
            <w:b/>
            <w:sz w:val="26"/>
            <w:szCs w:val="26"/>
            <w:rPrChange w:id="1364" w:author="EndlessLove" w:date="2016-09-27T09:44:00Z">
              <w:rPr>
                <w:rFonts w:ascii="Times New Roman" w:eastAsia="Times New Roman" w:hAnsi="Times New Roman" w:cs="Times New Roman"/>
                <w:sz w:val="26"/>
                <w:szCs w:val="26"/>
              </w:rPr>
            </w:rPrChange>
          </w:rPr>
          <w:t>Tomcat</w:t>
        </w:r>
      </w:ins>
    </w:p>
    <w:p w14:paraId="6B5636F4" w14:textId="664BE4DA" w:rsidR="00913F0F" w:rsidRPr="00A70EFA" w:rsidRDefault="00302E25">
      <w:pPr>
        <w:pStyle w:val="ListParagraph"/>
        <w:numPr>
          <w:ilvl w:val="0"/>
          <w:numId w:val="18"/>
        </w:numPr>
        <w:shd w:val="clear" w:color="auto" w:fill="FFFFFF"/>
        <w:spacing w:after="300" w:line="330" w:lineRule="atLeast"/>
        <w:jc w:val="both"/>
        <w:rPr>
          <w:rFonts w:ascii="Times New Roman" w:eastAsia="Times New Roman" w:hAnsi="Times New Roman" w:cs="Times New Roman"/>
          <w:sz w:val="26"/>
          <w:szCs w:val="26"/>
          <w:rPrChange w:id="1365" w:author="EndlessLove" w:date="2016-09-27T09:39:00Z">
            <w:rPr/>
          </w:rPrChange>
        </w:rPr>
        <w:pPrChange w:id="1366" w:author="EndlessLove" w:date="2016-09-27T09:39:00Z">
          <w:pPr>
            <w:pStyle w:val="ListParagraph"/>
          </w:pPr>
        </w:pPrChange>
      </w:pPr>
      <w:ins w:id="1367" w:author="EndlessLove" w:date="2016-09-27T09:44:00Z">
        <w:r>
          <w:rPr>
            <w:rFonts w:ascii="Times New Roman" w:eastAsia="Times New Roman" w:hAnsi="Times New Roman" w:cs="Times New Roman"/>
            <w:sz w:val="26"/>
            <w:szCs w:val="26"/>
          </w:rPr>
          <w:t xml:space="preserve"> xử lí sau đó lấy kết quả là </w:t>
        </w:r>
        <w:r>
          <w:rPr>
            <w:rFonts w:ascii="Times New Roman" w:hAnsi="Times New Roman" w:cs="Times New Roman"/>
            <w:sz w:val="26"/>
            <w:szCs w:val="26"/>
            <w:shd w:val="clear" w:color="auto" w:fill="FFFFFF"/>
          </w:rPr>
          <w:t>trang</w:t>
        </w:r>
        <w:r w:rsidRPr="00F54132">
          <w:rPr>
            <w:rFonts w:ascii="Times New Roman" w:hAnsi="Times New Roman" w:cs="Times New Roman"/>
            <w:b/>
            <w:sz w:val="26"/>
            <w:szCs w:val="26"/>
            <w:shd w:val="clear" w:color="auto" w:fill="FFFFFF"/>
          </w:rPr>
          <w:t xml:space="preserve"> </w:t>
        </w:r>
        <w:r w:rsidRPr="00302E25">
          <w:rPr>
            <w:rFonts w:ascii="Times New Roman" w:hAnsi="Times New Roman" w:cs="Times New Roman"/>
            <w:sz w:val="26"/>
            <w:szCs w:val="26"/>
            <w:shd w:val="clear" w:color="auto" w:fill="FFFFFF"/>
            <w:rPrChange w:id="1368" w:author="EndlessLove" w:date="2016-09-27T09:45:00Z">
              <w:rPr>
                <w:rFonts w:ascii="Times New Roman" w:hAnsi="Times New Roman" w:cs="Times New Roman"/>
                <w:b/>
                <w:sz w:val="26"/>
                <w:szCs w:val="26"/>
                <w:shd w:val="clear" w:color="auto" w:fill="FFFFFF"/>
              </w:rPr>
            </w:rPrChange>
          </w:rPr>
          <w:t>web</w:t>
        </w:r>
        <w:r>
          <w:rPr>
            <w:rFonts w:ascii="Times New Roman" w:hAnsi="Times New Roman" w:cs="Times New Roman"/>
            <w:b/>
            <w:sz w:val="26"/>
            <w:szCs w:val="26"/>
            <w:shd w:val="clear" w:color="auto" w:fill="FFFFFF"/>
          </w:rPr>
          <w:t xml:space="preserve"> </w:t>
        </w:r>
        <w:r w:rsidRPr="00F54132">
          <w:rPr>
            <w:rFonts w:ascii="Times New Roman" w:hAnsi="Times New Roman" w:cs="Times New Roman"/>
            <w:sz w:val="26"/>
            <w:szCs w:val="26"/>
            <w:shd w:val="clear" w:color="auto" w:fill="FFFFFF"/>
          </w:rPr>
          <w:t>tĩnh</w:t>
        </w:r>
        <w:r>
          <w:rPr>
            <w:rFonts w:ascii="Times New Roman" w:hAnsi="Times New Roman" w:cs="Times New Roman"/>
            <w:sz w:val="26"/>
            <w:szCs w:val="26"/>
            <w:shd w:val="clear" w:color="auto" w:fill="FFFFFF"/>
          </w:rPr>
          <w:t xml:space="preserve"> trả về cho người dùng.</w:t>
        </w:r>
      </w:ins>
    </w:p>
    <w:p w14:paraId="65870F85" w14:textId="0F598FF2" w:rsidR="006B46A6" w:rsidRPr="007557CF" w:rsidDel="007557CF" w:rsidRDefault="00913F0F">
      <w:pPr>
        <w:pStyle w:val="ListParagraph"/>
        <w:numPr>
          <w:ilvl w:val="0"/>
          <w:numId w:val="18"/>
        </w:numPr>
        <w:shd w:val="clear" w:color="auto" w:fill="FFFFFF" w:themeFill="background1"/>
        <w:spacing w:after="300" w:line="330" w:lineRule="atLeast"/>
        <w:jc w:val="both"/>
        <w:rPr>
          <w:ins w:id="1369" w:author="ThieuCo" w:date="2016-09-03T13:50:00Z"/>
          <w:del w:id="1370" w:author="EndlessLove" w:date="2016-09-27T09:11:00Z"/>
          <w:rFonts w:ascii="Times New Roman" w:eastAsia="Times New Roman" w:hAnsi="Times New Roman" w:cs="Times New Roman"/>
          <w:b/>
          <w:sz w:val="26"/>
          <w:szCs w:val="26"/>
          <w:rPrChange w:id="1371" w:author="EndlessLove" w:date="2016-09-27T09:11:00Z">
            <w:rPr>
              <w:ins w:id="1372" w:author="ThieuCo" w:date="2016-09-03T13:50:00Z"/>
              <w:del w:id="1373" w:author="EndlessLove" w:date="2016-09-27T09:11:00Z"/>
              <w:rFonts w:ascii="Times New Roman" w:hAnsi="Times New Roman" w:cs="Times New Roman"/>
              <w:sz w:val="26"/>
              <w:szCs w:val="26"/>
              <w:shd w:val="clear" w:color="auto" w:fill="FAFAFA"/>
            </w:rPr>
          </w:rPrChange>
        </w:rPr>
        <w:pPrChange w:id="1374" w:author="EndlessLove" w:date="2016-09-27T09:17:00Z">
          <w:pPr>
            <w:pStyle w:val="ListParagraph"/>
            <w:numPr>
              <w:numId w:val="18"/>
            </w:numPr>
            <w:shd w:val="clear" w:color="auto" w:fill="FFFFFF"/>
            <w:spacing w:after="300" w:line="330" w:lineRule="atLeast"/>
            <w:ind w:left="990" w:hanging="360"/>
            <w:jc w:val="both"/>
          </w:pPr>
        </w:pPrChange>
      </w:pPr>
      <w:del w:id="1375" w:author="EndlessLove" w:date="2016-09-27T09:17:00Z">
        <w:r w:rsidRPr="00913F0F" w:rsidDel="00DE5AF5">
          <w:rPr>
            <w:rFonts w:ascii="Times New Roman" w:hAnsi="Times New Roman" w:cs="Times New Roman"/>
            <w:b/>
            <w:sz w:val="26"/>
            <w:szCs w:val="26"/>
            <w:shd w:val="clear" w:color="auto" w:fill="FAFAFA"/>
          </w:rPr>
          <w:delText>Hibernate</w:delText>
        </w:r>
      </w:del>
      <w:del w:id="1376" w:author="EndlessLove" w:date="2016-09-27T09:10:00Z">
        <w:r w:rsidRPr="00913F0F" w:rsidDel="007557CF">
          <w:rPr>
            <w:rFonts w:ascii="Times New Roman" w:hAnsi="Times New Roman" w:cs="Times New Roman"/>
            <w:sz w:val="26"/>
            <w:szCs w:val="26"/>
            <w:shd w:val="clear" w:color="auto" w:fill="FAFAFA"/>
          </w:rPr>
          <w:delText xml:space="preserve"> </w:delText>
        </w:r>
      </w:del>
      <w:ins w:id="1377" w:author="ThieuCo" w:date="2016-09-03T13:50:00Z">
        <w:del w:id="1378" w:author="EndlessLove" w:date="2016-09-27T09:10:00Z">
          <w:r w:rsidR="006B46A6" w:rsidRPr="006B46A6" w:rsidDel="007557CF">
            <w:rPr>
              <w:rFonts w:ascii="Times New Roman" w:hAnsi="Times New Roman" w:cs="Times New Roman"/>
              <w:b/>
              <w:sz w:val="26"/>
              <w:szCs w:val="26"/>
              <w:shd w:val="clear" w:color="auto" w:fill="FAFAFA"/>
              <w:rPrChange w:id="1379" w:author="ThieuCo" w:date="2016-09-03T13:50:00Z">
                <w:rPr>
                  <w:rFonts w:ascii="Times New Roman" w:hAnsi="Times New Roman" w:cs="Times New Roman"/>
                  <w:sz w:val="26"/>
                  <w:szCs w:val="26"/>
                  <w:shd w:val="clear" w:color="auto" w:fill="FAFAFA"/>
                </w:rPr>
              </w:rPrChange>
            </w:rPr>
            <w:delText>EM COPY TỪ ĐÂY PHẢI KHÔNG? https://voer.edu.vn/c/cong-nghe-hibernate/6fa85991/5f5162ca</w:delText>
          </w:r>
        </w:del>
      </w:ins>
    </w:p>
    <w:p w14:paraId="096B5C47" w14:textId="3ABECAF6" w:rsidR="00913F0F" w:rsidRPr="007557CF" w:rsidDel="00DE5AF5" w:rsidRDefault="00913F0F">
      <w:pPr>
        <w:pStyle w:val="ListParagraph"/>
        <w:numPr>
          <w:ilvl w:val="0"/>
          <w:numId w:val="18"/>
        </w:numPr>
        <w:shd w:val="clear" w:color="auto" w:fill="FFFFFF" w:themeFill="background1"/>
        <w:spacing w:after="300" w:line="330" w:lineRule="atLeast"/>
        <w:jc w:val="both"/>
        <w:rPr>
          <w:del w:id="1380" w:author="EndlessLove" w:date="2016-09-27T09:17:00Z"/>
          <w:rFonts w:ascii="Times New Roman" w:eastAsia="Times New Roman" w:hAnsi="Times New Roman" w:cs="Times New Roman"/>
          <w:sz w:val="26"/>
          <w:szCs w:val="26"/>
        </w:rPr>
        <w:pPrChange w:id="1381" w:author="EndlessLove" w:date="2016-09-27T09:17:00Z">
          <w:pPr>
            <w:pStyle w:val="ListParagraph"/>
            <w:numPr>
              <w:numId w:val="18"/>
            </w:numPr>
            <w:shd w:val="clear" w:color="auto" w:fill="FFFFFF"/>
            <w:spacing w:after="300" w:line="330" w:lineRule="atLeast"/>
            <w:ind w:left="990" w:hanging="360"/>
            <w:jc w:val="both"/>
          </w:pPr>
        </w:pPrChange>
      </w:pPr>
      <w:del w:id="1382" w:author="EndlessLove" w:date="2016-09-27T09:17:00Z">
        <w:r w:rsidRPr="007557CF" w:rsidDel="00DE5AF5">
          <w:rPr>
            <w:rFonts w:ascii="Times New Roman" w:hAnsi="Times New Roman" w:cs="Times New Roman"/>
            <w:sz w:val="26"/>
            <w:szCs w:val="26"/>
            <w:shd w:val="clear" w:color="auto" w:fill="FAFAFA"/>
          </w:rPr>
          <w:delText xml:space="preserve">là một </w:delText>
        </w:r>
      </w:del>
      <w:del w:id="1383" w:author="EndlessLove" w:date="2016-09-27T09:11:00Z">
        <w:r w:rsidRPr="007557CF" w:rsidDel="00DE5AF5">
          <w:rPr>
            <w:rFonts w:ascii="Times New Roman" w:hAnsi="Times New Roman" w:cs="Times New Roman"/>
            <w:sz w:val="26"/>
            <w:szCs w:val="26"/>
            <w:shd w:val="clear" w:color="auto" w:fill="FAFAFA"/>
          </w:rPr>
          <w:delText>dịch vụ lưu trữ và truy vấn dữ liệu quan hệ mạnh mẽ và nhanh. Hibernate giúp bạn phát triển các class dùng để lưu trữ dữ liệu theo cách thức rất là hướng đối tượng: association, inheritance, polymorphism, composition và collections. Hibernate cho phép bạn thực hiện các câu truy vấn dữ liệu bằng cách sử dụng ngôn ngữ SQL mở rộng của Hibernate (HQL) hoặc là ngôn ngữ SQL nguyên thuỷ cũng như là sử dụng các API.</w:delText>
        </w:r>
      </w:del>
    </w:p>
    <w:p w14:paraId="76BFC60A" w14:textId="77777777" w:rsidR="008D3445" w:rsidRPr="008D3445" w:rsidRDefault="008D3445" w:rsidP="008D3445">
      <w:pPr>
        <w:pStyle w:val="ListParagraph"/>
        <w:rPr>
          <w:rFonts w:ascii="Times New Roman" w:eastAsia="Times New Roman" w:hAnsi="Times New Roman" w:cs="Times New Roman"/>
          <w:sz w:val="26"/>
          <w:szCs w:val="26"/>
        </w:rPr>
      </w:pPr>
    </w:p>
    <w:p w14:paraId="361D5AF4" w14:textId="34AFC336" w:rsidR="008D3445" w:rsidRPr="008D3445" w:rsidRDefault="008D3445" w:rsidP="00913F0F">
      <w:pPr>
        <w:pStyle w:val="ListParagraph"/>
        <w:numPr>
          <w:ilvl w:val="0"/>
          <w:numId w:val="18"/>
        </w:numPr>
        <w:shd w:val="clear" w:color="auto" w:fill="FFFFFF"/>
        <w:spacing w:after="300" w:line="330" w:lineRule="atLeast"/>
        <w:jc w:val="both"/>
        <w:rPr>
          <w:rFonts w:ascii="Times New Roman" w:eastAsia="Times New Roman" w:hAnsi="Times New Roman" w:cs="Times New Roman"/>
          <w:sz w:val="26"/>
          <w:szCs w:val="26"/>
        </w:rPr>
      </w:pPr>
      <w:del w:id="1384" w:author="EndlessLove" w:date="2016-09-27T09:33:00Z">
        <w:r w:rsidRPr="000955C3" w:rsidDel="00A70EFA">
          <w:rPr>
            <w:rFonts w:ascii="Times New Roman" w:hAnsi="Times New Roman" w:cs="Times New Roman"/>
            <w:b/>
            <w:sz w:val="26"/>
            <w:szCs w:val="26"/>
            <w:shd w:val="clear" w:color="auto" w:fill="FFFFFF"/>
            <w:rPrChange w:id="1385" w:author="EndlessLove" w:date="2016-09-27T09:22:00Z">
              <w:rPr>
                <w:rFonts w:ascii="Times New Roman" w:hAnsi="Times New Roman" w:cs="Times New Roman"/>
                <w:sz w:val="26"/>
                <w:szCs w:val="26"/>
                <w:shd w:val="clear" w:color="auto" w:fill="FFFFFF"/>
              </w:rPr>
            </w:rPrChange>
          </w:rPr>
          <w:delText>Apache</w:delText>
        </w:r>
        <w:r w:rsidRPr="008D3445" w:rsidDel="00A70EFA">
          <w:rPr>
            <w:rStyle w:val="apple-converted-space"/>
            <w:rFonts w:ascii="Times New Roman" w:hAnsi="Times New Roman" w:cs="Times New Roman"/>
            <w:sz w:val="26"/>
            <w:szCs w:val="26"/>
            <w:shd w:val="clear" w:color="auto" w:fill="FFFFFF"/>
          </w:rPr>
          <w:delText> </w:delText>
        </w:r>
      </w:del>
      <w:r w:rsidRPr="008D3445">
        <w:rPr>
          <w:rFonts w:ascii="Times New Roman" w:hAnsi="Times New Roman" w:cs="Times New Roman"/>
          <w:b/>
          <w:bCs/>
          <w:sz w:val="26"/>
          <w:szCs w:val="26"/>
          <w:shd w:val="clear" w:color="auto" w:fill="FFFFFF"/>
        </w:rPr>
        <w:t>Tomcat</w:t>
      </w:r>
      <w:ins w:id="1386" w:author="EndlessLove" w:date="2016-09-27T09:22:00Z">
        <w:r w:rsidR="000955C3">
          <w:rPr>
            <w:rFonts w:ascii="Times New Roman" w:hAnsi="Times New Roman" w:cs="Times New Roman"/>
            <w:sz w:val="26"/>
            <w:szCs w:val="26"/>
            <w:shd w:val="clear" w:color="auto" w:fill="FFFFFF"/>
          </w:rPr>
          <w:t xml:space="preserve"> </w:t>
        </w:r>
      </w:ins>
      <w:ins w:id="1387" w:author="EndlessLove" w:date="2016-09-27T09:34:00Z">
        <w:r w:rsidR="00A70EFA">
          <w:rPr>
            <w:rFonts w:ascii="Times New Roman" w:hAnsi="Times New Roman" w:cs="Times New Roman"/>
            <w:sz w:val="26"/>
            <w:szCs w:val="26"/>
            <w:shd w:val="clear" w:color="auto" w:fill="FFFFFF"/>
          </w:rPr>
          <w:t xml:space="preserve">cũng </w:t>
        </w:r>
      </w:ins>
      <w:ins w:id="1388" w:author="EndlessLove" w:date="2016-09-27T09:23:00Z">
        <w:r w:rsidR="000955C3">
          <w:rPr>
            <w:rFonts w:ascii="Times New Roman" w:hAnsi="Times New Roman" w:cs="Times New Roman"/>
            <w:sz w:val="26"/>
            <w:szCs w:val="26"/>
            <w:shd w:val="clear" w:color="auto" w:fill="FFFFFF"/>
          </w:rPr>
          <w:t>là một W</w:t>
        </w:r>
        <w:r w:rsidR="000955C3" w:rsidRPr="000955C3">
          <w:rPr>
            <w:rFonts w:ascii="Times New Roman" w:hAnsi="Times New Roman" w:cs="Times New Roman"/>
            <w:sz w:val="26"/>
            <w:szCs w:val="26"/>
            <w:shd w:val="clear" w:color="auto" w:fill="FFFFFF"/>
            <w:rPrChange w:id="1389" w:author="EndlessLove" w:date="2016-09-27T09:28:00Z">
              <w:rPr>
                <w:rFonts w:ascii="Times New Roman" w:hAnsi="Times New Roman" w:cs="Times New Roman"/>
                <w:b/>
                <w:sz w:val="26"/>
                <w:szCs w:val="26"/>
                <w:shd w:val="clear" w:color="auto" w:fill="FFFFFF"/>
              </w:rPr>
            </w:rPrChange>
          </w:rPr>
          <w:t>eb</w:t>
        </w:r>
      </w:ins>
      <w:ins w:id="1390" w:author="EndlessLove" w:date="2016-09-27T09:28:00Z">
        <w:r w:rsidR="000955C3">
          <w:rPr>
            <w:rFonts w:ascii="Times New Roman" w:hAnsi="Times New Roman" w:cs="Times New Roman"/>
            <w:sz w:val="26"/>
            <w:szCs w:val="26"/>
            <w:shd w:val="clear" w:color="auto" w:fill="FFFFFF"/>
          </w:rPr>
          <w:t xml:space="preserve"> server. Điểm mạnh của </w:t>
        </w:r>
        <w:r w:rsidR="000955C3" w:rsidRPr="000955C3">
          <w:rPr>
            <w:rFonts w:ascii="Times New Roman" w:hAnsi="Times New Roman" w:cs="Times New Roman"/>
            <w:b/>
            <w:sz w:val="26"/>
            <w:szCs w:val="26"/>
            <w:shd w:val="clear" w:color="auto" w:fill="FFFFFF"/>
            <w:rPrChange w:id="1391" w:author="EndlessLove" w:date="2016-09-27T09:29:00Z">
              <w:rPr>
                <w:rFonts w:ascii="Times New Roman" w:hAnsi="Times New Roman" w:cs="Times New Roman"/>
                <w:sz w:val="26"/>
                <w:szCs w:val="26"/>
                <w:shd w:val="clear" w:color="auto" w:fill="FFFFFF"/>
              </w:rPr>
            </w:rPrChange>
          </w:rPr>
          <w:t>Tomcat</w:t>
        </w:r>
        <w:r w:rsidR="000955C3">
          <w:rPr>
            <w:rFonts w:ascii="Times New Roman" w:hAnsi="Times New Roman" w:cs="Times New Roman"/>
            <w:sz w:val="26"/>
            <w:szCs w:val="26"/>
            <w:shd w:val="clear" w:color="auto" w:fill="FFFFFF"/>
          </w:rPr>
          <w:t xml:space="preserve"> là </w:t>
        </w:r>
      </w:ins>
      <w:del w:id="1392" w:author="EndlessLove" w:date="2016-09-27T09:22:00Z">
        <w:r w:rsidRPr="000955C3" w:rsidDel="000955C3">
          <w:rPr>
            <w:rFonts w:ascii="Times New Roman" w:hAnsi="Times New Roman" w:cs="Times New Roman"/>
            <w:sz w:val="26"/>
            <w:szCs w:val="26"/>
            <w:shd w:val="clear" w:color="auto" w:fill="FFFFFF"/>
          </w:rPr>
          <w:delText>.</w:delText>
        </w:r>
      </w:del>
      <w:del w:id="1393" w:author="EndlessLove" w:date="2016-09-27T09:24:00Z">
        <w:r w:rsidRPr="008D3445" w:rsidDel="000955C3">
          <w:rPr>
            <w:rFonts w:ascii="Times New Roman" w:hAnsi="Times New Roman" w:cs="Times New Roman"/>
            <w:sz w:val="26"/>
            <w:szCs w:val="26"/>
            <w:shd w:val="clear" w:color="auto" w:fill="FFFFFF"/>
          </w:rPr>
          <w:delText xml:space="preserve"> </w:delText>
        </w:r>
      </w:del>
      <w:ins w:id="1394" w:author="ThieuCo" w:date="2016-09-03T13:49:00Z">
        <w:del w:id="1395" w:author="EndlessLove" w:date="2016-09-27T09:22:00Z">
          <w:r w:rsidR="006B46A6" w:rsidRPr="000955C3" w:rsidDel="000955C3">
            <w:rPr>
              <w:rFonts w:ascii="Times New Roman" w:hAnsi="Times New Roman" w:cs="Times New Roman"/>
              <w:b/>
              <w:sz w:val="26"/>
              <w:szCs w:val="26"/>
              <w:shd w:val="clear" w:color="auto" w:fill="FFFFFF"/>
              <w:rPrChange w:id="1396" w:author="EndlessLove" w:date="2016-09-27T09:23:00Z">
                <w:rPr>
                  <w:rFonts w:ascii="Times New Roman" w:hAnsi="Times New Roman" w:cs="Times New Roman"/>
                  <w:sz w:val="26"/>
                  <w:szCs w:val="26"/>
                  <w:shd w:val="clear" w:color="auto" w:fill="FFFFFF"/>
                </w:rPr>
              </w:rPrChange>
            </w:rPr>
            <w:delText>Em copy từ đây phải không ???  https://vi.wikipedia.org/wiki/Apache_Tomcat</w:delText>
          </w:r>
        </w:del>
      </w:ins>
      <w:del w:id="1397" w:author="EndlessLove" w:date="2016-09-27T09:22:00Z">
        <w:r w:rsidRPr="000955C3" w:rsidDel="000955C3">
          <w:rPr>
            <w:rFonts w:ascii="Times New Roman" w:hAnsi="Times New Roman" w:cs="Times New Roman"/>
            <w:sz w:val="26"/>
            <w:szCs w:val="26"/>
            <w:shd w:val="clear" w:color="auto" w:fill="FFFFFF"/>
          </w:rPr>
          <w:delText>Apache</w:delText>
        </w:r>
        <w:r w:rsidRPr="000955C3" w:rsidDel="000955C3">
          <w:rPr>
            <w:rStyle w:val="apple-converted-space"/>
            <w:rFonts w:ascii="Times New Roman" w:hAnsi="Times New Roman" w:cs="Times New Roman"/>
            <w:sz w:val="26"/>
            <w:szCs w:val="26"/>
            <w:shd w:val="clear" w:color="auto" w:fill="FFFFFF"/>
          </w:rPr>
          <w:delText> </w:delText>
        </w:r>
        <w:r w:rsidRPr="000955C3" w:rsidDel="000955C3">
          <w:rPr>
            <w:rFonts w:ascii="Times New Roman" w:hAnsi="Times New Roman" w:cs="Times New Roman"/>
            <w:b/>
            <w:bCs/>
            <w:sz w:val="26"/>
            <w:szCs w:val="26"/>
            <w:shd w:val="clear" w:color="auto" w:fill="FFFFFF"/>
          </w:rPr>
          <w:delText>Tomcat là</w:delText>
        </w:r>
        <w:r w:rsidRPr="000955C3" w:rsidDel="000955C3">
          <w:rPr>
            <w:rStyle w:val="apple-converted-space"/>
            <w:rFonts w:ascii="Times New Roman" w:hAnsi="Times New Roman" w:cs="Times New Roman"/>
            <w:sz w:val="26"/>
            <w:szCs w:val="26"/>
            <w:shd w:val="clear" w:color="auto" w:fill="FFFFFF"/>
          </w:rPr>
          <w:delText> </w:delText>
        </w:r>
        <w:r w:rsidRPr="000955C3" w:rsidDel="000955C3">
          <w:rPr>
            <w:rFonts w:ascii="Times New Roman" w:hAnsi="Times New Roman" w:cs="Times New Roman"/>
            <w:sz w:val="26"/>
            <w:szCs w:val="26"/>
            <w:shd w:val="clear" w:color="auto" w:fill="FFFFFF"/>
          </w:rPr>
          <w:delText>một Java Servlet được phát triển bởi Apache Software Foundation (ASF).</w:delText>
        </w:r>
        <w:r w:rsidRPr="000955C3" w:rsidDel="000955C3">
          <w:rPr>
            <w:rStyle w:val="apple-converted-space"/>
            <w:rFonts w:ascii="Times New Roman" w:hAnsi="Times New Roman" w:cs="Times New Roman"/>
            <w:sz w:val="26"/>
            <w:szCs w:val="26"/>
            <w:shd w:val="clear" w:color="auto" w:fill="FFFFFF"/>
          </w:rPr>
          <w:delText> </w:delText>
        </w:r>
        <w:r w:rsidRPr="000955C3" w:rsidDel="000955C3">
          <w:rPr>
            <w:rFonts w:ascii="Times New Roman" w:hAnsi="Times New Roman" w:cs="Times New Roman"/>
            <w:b/>
            <w:bCs/>
            <w:sz w:val="26"/>
            <w:szCs w:val="26"/>
            <w:shd w:val="clear" w:color="auto" w:fill="FFFFFF"/>
          </w:rPr>
          <w:delText>Tomcat</w:delText>
        </w:r>
        <w:r w:rsidRPr="000955C3" w:rsidDel="000955C3">
          <w:rPr>
            <w:rStyle w:val="apple-converted-space"/>
            <w:rFonts w:ascii="Times New Roman" w:hAnsi="Times New Roman" w:cs="Times New Roman"/>
            <w:sz w:val="26"/>
            <w:szCs w:val="26"/>
            <w:shd w:val="clear" w:color="auto" w:fill="FFFFFF"/>
          </w:rPr>
          <w:delText> </w:delText>
        </w:r>
        <w:r w:rsidRPr="000955C3" w:rsidDel="000955C3">
          <w:rPr>
            <w:rFonts w:ascii="Times New Roman" w:hAnsi="Times New Roman" w:cs="Times New Roman"/>
            <w:sz w:val="26"/>
            <w:szCs w:val="26"/>
            <w:shd w:val="clear" w:color="auto" w:fill="FFFFFF"/>
          </w:rPr>
          <w:delText>thi hành các ứng dụng Java Servlet và JavaServer Pages (JSP) từ Sun Microsystems, và cung cấp một máy chủ HTTP cho ngôn ngữ Java thuần túy để thực thi các chương trình lệnh viết bằng ngôn ngữ Java</w:delText>
        </w:r>
        <w:r w:rsidRPr="006B46A6" w:rsidDel="000955C3">
          <w:rPr>
            <w:rFonts w:ascii="Times New Roman" w:hAnsi="Times New Roman" w:cs="Times New Roman"/>
            <w:sz w:val="26"/>
            <w:szCs w:val="26"/>
            <w:highlight w:val="yellow"/>
            <w:shd w:val="clear" w:color="auto" w:fill="FFFFFF"/>
            <w:rPrChange w:id="1398" w:author="ThieuCo" w:date="2016-09-03T13:49:00Z">
              <w:rPr>
                <w:rFonts w:ascii="Times New Roman" w:hAnsi="Times New Roman" w:cs="Times New Roman"/>
                <w:sz w:val="26"/>
                <w:szCs w:val="26"/>
                <w:shd w:val="clear" w:color="auto" w:fill="FFFFFF"/>
              </w:rPr>
            </w:rPrChange>
          </w:rPr>
          <w:delText>.</w:delText>
        </w:r>
      </w:del>
      <w:ins w:id="1399" w:author="EndlessLove" w:date="2016-09-27T09:24:00Z">
        <w:r w:rsidR="000955C3">
          <w:rPr>
            <w:rFonts w:ascii="Times New Roman" w:hAnsi="Times New Roman" w:cs="Times New Roman"/>
            <w:sz w:val="26"/>
            <w:szCs w:val="26"/>
            <w:shd w:val="clear" w:color="auto" w:fill="FFFFFF"/>
          </w:rPr>
          <w:t xml:space="preserve">cung cấp một máy chủ </w:t>
        </w:r>
      </w:ins>
      <w:ins w:id="1400" w:author="EndlessLove" w:date="2016-09-27T09:27:00Z">
        <w:r w:rsidR="000955C3">
          <w:rPr>
            <w:rFonts w:ascii="Times New Roman" w:hAnsi="Times New Roman" w:cs="Times New Roman"/>
            <w:sz w:val="26"/>
            <w:szCs w:val="26"/>
            <w:shd w:val="clear" w:color="auto" w:fill="FFFFFF"/>
          </w:rPr>
          <w:t xml:space="preserve">để xử lí các </w:t>
        </w:r>
        <w:r w:rsidR="000955C3" w:rsidRPr="000955C3">
          <w:rPr>
            <w:rFonts w:ascii="Times New Roman" w:hAnsi="Times New Roman" w:cs="Times New Roman"/>
            <w:b/>
            <w:sz w:val="26"/>
            <w:szCs w:val="26"/>
            <w:shd w:val="clear" w:color="auto" w:fill="FFFFFF"/>
            <w:rPrChange w:id="1401" w:author="EndlessLove" w:date="2016-09-27T09:27:00Z">
              <w:rPr>
                <w:rFonts w:ascii="Times New Roman" w:hAnsi="Times New Roman" w:cs="Times New Roman"/>
                <w:sz w:val="26"/>
                <w:szCs w:val="26"/>
                <w:shd w:val="clear" w:color="auto" w:fill="FFFFFF"/>
              </w:rPr>
            </w:rPrChange>
          </w:rPr>
          <w:t xml:space="preserve">Servlet </w:t>
        </w:r>
        <w:r w:rsidR="000955C3">
          <w:rPr>
            <w:rFonts w:ascii="Times New Roman" w:hAnsi="Times New Roman" w:cs="Times New Roman"/>
            <w:sz w:val="26"/>
            <w:szCs w:val="26"/>
            <w:shd w:val="clear" w:color="auto" w:fill="FFFFFF"/>
          </w:rPr>
          <w:t xml:space="preserve">và các trang </w:t>
        </w:r>
      </w:ins>
      <w:ins w:id="1402" w:author="EndlessLove" w:date="2016-09-27T09:41:00Z">
        <w:r w:rsidR="00A70EFA">
          <w:rPr>
            <w:rFonts w:ascii="Times New Roman" w:hAnsi="Times New Roman" w:cs="Times New Roman"/>
            <w:sz w:val="26"/>
            <w:szCs w:val="26"/>
            <w:shd w:val="clear" w:color="auto" w:fill="FFFFFF"/>
          </w:rPr>
          <w:t xml:space="preserve">web động </w:t>
        </w:r>
      </w:ins>
      <w:ins w:id="1403" w:author="EndlessLove" w:date="2016-09-27T09:27:00Z">
        <w:r w:rsidR="000955C3" w:rsidRPr="000955C3">
          <w:rPr>
            <w:rFonts w:ascii="Times New Roman" w:hAnsi="Times New Roman" w:cs="Times New Roman"/>
            <w:b/>
            <w:sz w:val="26"/>
            <w:szCs w:val="26"/>
            <w:shd w:val="clear" w:color="auto" w:fill="FFFFFF"/>
            <w:rPrChange w:id="1404" w:author="EndlessLove" w:date="2016-09-27T09:27:00Z">
              <w:rPr>
                <w:rFonts w:ascii="Times New Roman" w:hAnsi="Times New Roman" w:cs="Times New Roman"/>
                <w:sz w:val="26"/>
                <w:szCs w:val="26"/>
                <w:shd w:val="clear" w:color="auto" w:fill="FFFFFF"/>
              </w:rPr>
            </w:rPrChange>
          </w:rPr>
          <w:t>JSP</w:t>
        </w:r>
      </w:ins>
      <w:ins w:id="1405" w:author="EndlessLove" w:date="2016-09-27T09:30:00Z">
        <w:r w:rsidR="00A70EFA">
          <w:rPr>
            <w:rFonts w:ascii="Times New Roman" w:hAnsi="Times New Roman" w:cs="Times New Roman"/>
            <w:b/>
            <w:sz w:val="26"/>
            <w:szCs w:val="26"/>
            <w:shd w:val="clear" w:color="auto" w:fill="FFFFFF"/>
          </w:rPr>
          <w:t xml:space="preserve"> </w:t>
        </w:r>
        <w:r w:rsidR="00A70EFA" w:rsidRPr="00A70EFA">
          <w:rPr>
            <w:rFonts w:ascii="Times New Roman" w:hAnsi="Times New Roman" w:cs="Times New Roman"/>
            <w:sz w:val="26"/>
            <w:szCs w:val="26"/>
            <w:shd w:val="clear" w:color="auto" w:fill="FFFFFF"/>
            <w:rPrChange w:id="1406" w:author="EndlessLove" w:date="2016-09-27T09:41:00Z">
              <w:rPr>
                <w:rFonts w:ascii="Times New Roman" w:hAnsi="Times New Roman" w:cs="Times New Roman"/>
                <w:b/>
                <w:sz w:val="26"/>
                <w:szCs w:val="26"/>
                <w:shd w:val="clear" w:color="auto" w:fill="FFFFFF"/>
              </w:rPr>
            </w:rPrChange>
          </w:rPr>
          <w:t>sau</w:t>
        </w:r>
      </w:ins>
      <w:ins w:id="1407" w:author="EndlessLove" w:date="2016-09-27T09:41:00Z">
        <w:r w:rsidR="00A70EFA">
          <w:rPr>
            <w:rFonts w:ascii="Times New Roman" w:hAnsi="Times New Roman" w:cs="Times New Roman"/>
            <w:sz w:val="26"/>
            <w:szCs w:val="26"/>
            <w:shd w:val="clear" w:color="auto" w:fill="FFFFFF"/>
          </w:rPr>
          <w:t xml:space="preserve"> đó trả về các trang</w:t>
        </w:r>
        <w:r w:rsidR="00302E25">
          <w:rPr>
            <w:rFonts w:ascii="Times New Roman" w:hAnsi="Times New Roman" w:cs="Times New Roman"/>
            <w:b/>
            <w:sz w:val="26"/>
            <w:szCs w:val="26"/>
            <w:shd w:val="clear" w:color="auto" w:fill="FFFFFF"/>
          </w:rPr>
          <w:t xml:space="preserve"> </w:t>
        </w:r>
        <w:r w:rsidR="00302E25" w:rsidRPr="00302E25">
          <w:rPr>
            <w:rFonts w:ascii="Times New Roman" w:hAnsi="Times New Roman" w:cs="Times New Roman"/>
            <w:sz w:val="26"/>
            <w:szCs w:val="26"/>
            <w:shd w:val="clear" w:color="auto" w:fill="FFFFFF"/>
            <w:rPrChange w:id="1408" w:author="EndlessLove" w:date="2016-09-27T09:45:00Z">
              <w:rPr>
                <w:rFonts w:ascii="Times New Roman" w:hAnsi="Times New Roman" w:cs="Times New Roman"/>
                <w:b/>
                <w:sz w:val="26"/>
                <w:szCs w:val="26"/>
                <w:shd w:val="clear" w:color="auto" w:fill="FFFFFF"/>
              </w:rPr>
            </w:rPrChange>
          </w:rPr>
          <w:t>web</w:t>
        </w:r>
        <w:r w:rsidR="00A70EFA">
          <w:rPr>
            <w:rFonts w:ascii="Times New Roman" w:hAnsi="Times New Roman" w:cs="Times New Roman"/>
            <w:b/>
            <w:sz w:val="26"/>
            <w:szCs w:val="26"/>
            <w:shd w:val="clear" w:color="auto" w:fill="FFFFFF"/>
          </w:rPr>
          <w:t xml:space="preserve"> </w:t>
        </w:r>
        <w:r w:rsidR="00A70EFA" w:rsidRPr="00A70EFA">
          <w:rPr>
            <w:rFonts w:ascii="Times New Roman" w:hAnsi="Times New Roman" w:cs="Times New Roman"/>
            <w:sz w:val="26"/>
            <w:szCs w:val="26"/>
            <w:shd w:val="clear" w:color="auto" w:fill="FFFFFF"/>
            <w:rPrChange w:id="1409" w:author="EndlessLove" w:date="2016-09-27T09:42:00Z">
              <w:rPr>
                <w:rFonts w:ascii="Times New Roman" w:hAnsi="Times New Roman" w:cs="Times New Roman"/>
                <w:b/>
                <w:sz w:val="26"/>
                <w:szCs w:val="26"/>
                <w:shd w:val="clear" w:color="auto" w:fill="FFFFFF"/>
              </w:rPr>
            </w:rPrChange>
          </w:rPr>
          <w:t>tĩnh cho người dùng</w:t>
        </w:r>
      </w:ins>
      <w:ins w:id="1410" w:author="EndlessLove" w:date="2016-09-27T09:42:00Z">
        <w:r w:rsidR="00A70EFA">
          <w:rPr>
            <w:rFonts w:ascii="Times New Roman" w:hAnsi="Times New Roman" w:cs="Times New Roman"/>
            <w:sz w:val="26"/>
            <w:szCs w:val="26"/>
            <w:shd w:val="clear" w:color="auto" w:fill="FFFFFF"/>
          </w:rPr>
          <w:t xml:space="preserve">. </w:t>
        </w:r>
      </w:ins>
    </w:p>
    <w:p w14:paraId="1F371D15" w14:textId="77777777" w:rsidR="008D3445" w:rsidRPr="008D3445" w:rsidRDefault="008D3445">
      <w:pPr>
        <w:pStyle w:val="ListParagraph"/>
        <w:shd w:val="clear" w:color="auto" w:fill="FFFFFF"/>
        <w:spacing w:after="300" w:line="330" w:lineRule="atLeast"/>
        <w:ind w:left="1080"/>
        <w:jc w:val="both"/>
        <w:rPr>
          <w:rFonts w:ascii="Times New Roman" w:eastAsia="Times New Roman" w:hAnsi="Times New Roman" w:cs="Times New Roman"/>
          <w:sz w:val="26"/>
          <w:szCs w:val="26"/>
        </w:rPr>
        <w:pPrChange w:id="1411" w:author="EndlessLove" w:date="2016-09-27T09:46:00Z">
          <w:pPr>
            <w:pStyle w:val="ListParagraph"/>
          </w:pPr>
        </w:pPrChange>
      </w:pPr>
    </w:p>
    <w:p w14:paraId="20636B53" w14:textId="22869932" w:rsidR="008D3445" w:rsidRPr="007976FC" w:rsidRDefault="008D3445" w:rsidP="00913F0F">
      <w:pPr>
        <w:pStyle w:val="ListParagraph"/>
        <w:numPr>
          <w:ilvl w:val="0"/>
          <w:numId w:val="18"/>
        </w:numPr>
        <w:shd w:val="clear" w:color="auto" w:fill="FFFFFF"/>
        <w:spacing w:after="300" w:line="330" w:lineRule="atLeast"/>
        <w:jc w:val="both"/>
        <w:rPr>
          <w:ins w:id="1412" w:author="EndlessLove" w:date="2016-09-27T10:15:00Z"/>
          <w:rFonts w:ascii="Times New Roman" w:eastAsia="Times New Roman" w:hAnsi="Times New Roman" w:cs="Times New Roman"/>
          <w:sz w:val="26"/>
          <w:szCs w:val="26"/>
          <w:rPrChange w:id="1413" w:author="EndlessLove" w:date="2016-09-27T10:15:00Z">
            <w:rPr>
              <w:ins w:id="1414" w:author="EndlessLove" w:date="2016-09-27T10:15:00Z"/>
              <w:rFonts w:ascii="Times New Roman" w:hAnsi="Times New Roman" w:cs="Times New Roman"/>
              <w:sz w:val="26"/>
              <w:szCs w:val="26"/>
              <w:shd w:val="clear" w:color="auto" w:fill="FFFFFF"/>
            </w:rPr>
          </w:rPrChange>
        </w:rPr>
      </w:pPr>
      <w:r w:rsidRPr="008D3445">
        <w:rPr>
          <w:rFonts w:ascii="Times New Roman" w:hAnsi="Times New Roman" w:cs="Times New Roman"/>
          <w:b/>
          <w:bCs/>
          <w:sz w:val="26"/>
          <w:szCs w:val="26"/>
          <w:shd w:val="clear" w:color="auto" w:fill="FFFFFF"/>
        </w:rPr>
        <w:t xml:space="preserve">Mysql </w:t>
      </w:r>
      <w:r w:rsidRPr="007705B5">
        <w:rPr>
          <w:rFonts w:ascii="Times New Roman" w:hAnsi="Times New Roman" w:cs="Times New Roman"/>
          <w:bCs/>
          <w:sz w:val="26"/>
          <w:szCs w:val="26"/>
          <w:shd w:val="clear" w:color="auto" w:fill="FFFFFF"/>
        </w:rPr>
        <w:t>là</w:t>
      </w:r>
      <w:r w:rsidRPr="008D3445">
        <w:rPr>
          <w:rStyle w:val="apple-converted-space"/>
          <w:rFonts w:ascii="Times New Roman" w:hAnsi="Times New Roman" w:cs="Times New Roman"/>
          <w:sz w:val="26"/>
          <w:szCs w:val="26"/>
          <w:shd w:val="clear" w:color="auto" w:fill="FFFFFF"/>
        </w:rPr>
        <w:t> </w:t>
      </w:r>
      <w:r w:rsidRPr="008D3445">
        <w:rPr>
          <w:rFonts w:ascii="Times New Roman" w:hAnsi="Times New Roman" w:cs="Times New Roman"/>
          <w:sz w:val="26"/>
          <w:szCs w:val="26"/>
          <w:shd w:val="clear" w:color="auto" w:fill="FFFFFF"/>
        </w:rPr>
        <w:t xml:space="preserve">hệ quản trị </w:t>
      </w:r>
      <w:ins w:id="1415" w:author="EndlessLove" w:date="2016-09-27T09:49:00Z">
        <w:r w:rsidR="00A847DE">
          <w:rPr>
            <w:rFonts w:ascii="Times New Roman" w:hAnsi="Times New Roman" w:cs="Times New Roman"/>
            <w:sz w:val="26"/>
            <w:szCs w:val="26"/>
            <w:shd w:val="clear" w:color="auto" w:fill="FFFFFF"/>
          </w:rPr>
          <w:t>cơ sở dữ liệu nguồn mở</w:t>
        </w:r>
      </w:ins>
      <w:ins w:id="1416" w:author="EndlessLove" w:date="2016-09-27T09:57:00Z">
        <w:r w:rsidR="00157E36">
          <w:rPr>
            <w:rFonts w:ascii="Times New Roman" w:hAnsi="Times New Roman" w:cs="Times New Roman"/>
            <w:sz w:val="26"/>
            <w:szCs w:val="26"/>
            <w:shd w:val="clear" w:color="auto" w:fill="FFFFFF"/>
          </w:rPr>
          <w:t>. Lợi thế</w:t>
        </w:r>
        <w:r w:rsidR="00A847DE">
          <w:rPr>
            <w:rFonts w:ascii="Times New Roman" w:hAnsi="Times New Roman" w:cs="Times New Roman"/>
            <w:sz w:val="26"/>
            <w:szCs w:val="26"/>
            <w:shd w:val="clear" w:color="auto" w:fill="FFFFFF"/>
          </w:rPr>
          <w:t xml:space="preserve"> của </w:t>
        </w:r>
        <w:r w:rsidR="00A847DE" w:rsidRPr="00A847DE">
          <w:rPr>
            <w:rFonts w:ascii="Times New Roman" w:hAnsi="Times New Roman" w:cs="Times New Roman"/>
            <w:b/>
            <w:sz w:val="26"/>
            <w:szCs w:val="26"/>
            <w:shd w:val="clear" w:color="auto" w:fill="FFFFFF"/>
            <w:rPrChange w:id="1417" w:author="EndlessLove" w:date="2016-09-27T09:58:00Z">
              <w:rPr>
                <w:rFonts w:ascii="Times New Roman" w:hAnsi="Times New Roman" w:cs="Times New Roman"/>
                <w:sz w:val="26"/>
                <w:szCs w:val="26"/>
                <w:shd w:val="clear" w:color="auto" w:fill="FFFFFF"/>
              </w:rPr>
            </w:rPrChange>
          </w:rPr>
          <w:t>Mysql</w:t>
        </w:r>
        <w:r w:rsidR="00A847DE">
          <w:rPr>
            <w:rFonts w:ascii="Times New Roman" w:hAnsi="Times New Roman" w:cs="Times New Roman"/>
            <w:sz w:val="26"/>
            <w:szCs w:val="26"/>
            <w:shd w:val="clear" w:color="auto" w:fill="FFFFFF"/>
          </w:rPr>
          <w:t xml:space="preserve"> </w:t>
        </w:r>
      </w:ins>
      <w:ins w:id="1418" w:author="EndlessLove" w:date="2016-09-27T09:59:00Z">
        <w:r w:rsidR="00A847DE">
          <w:rPr>
            <w:rFonts w:ascii="Times New Roman" w:hAnsi="Times New Roman" w:cs="Times New Roman"/>
            <w:sz w:val="26"/>
            <w:szCs w:val="26"/>
            <w:shd w:val="clear" w:color="auto" w:fill="FFFFFF"/>
          </w:rPr>
          <w:t xml:space="preserve">là </w:t>
        </w:r>
      </w:ins>
      <w:ins w:id="1419" w:author="EndlessLove" w:date="2016-09-27T10:02:00Z">
        <w:r w:rsidR="00A847DE">
          <w:rPr>
            <w:rFonts w:ascii="Times New Roman" w:hAnsi="Times New Roman" w:cs="Times New Roman"/>
            <w:sz w:val="26"/>
            <w:szCs w:val="26"/>
            <w:shd w:val="clear" w:color="auto" w:fill="FFFFFF"/>
          </w:rPr>
          <w:t>sử dụng</w:t>
        </w:r>
      </w:ins>
      <w:ins w:id="1420" w:author="EndlessLove" w:date="2016-09-27T09:59:00Z">
        <w:r w:rsidR="00A847DE">
          <w:rPr>
            <w:rFonts w:ascii="Times New Roman" w:hAnsi="Times New Roman" w:cs="Times New Roman"/>
            <w:sz w:val="26"/>
            <w:szCs w:val="26"/>
            <w:shd w:val="clear" w:color="auto" w:fill="FFFFFF"/>
          </w:rPr>
          <w:t xml:space="preserve"> tài nguyên </w:t>
        </w:r>
      </w:ins>
      <w:ins w:id="1421" w:author="EndlessLove" w:date="2016-09-27T10:02:00Z">
        <w:r w:rsidR="00A847DE">
          <w:rPr>
            <w:rFonts w:ascii="Times New Roman" w:hAnsi="Times New Roman" w:cs="Times New Roman"/>
            <w:sz w:val="26"/>
            <w:szCs w:val="26"/>
            <w:shd w:val="clear" w:color="auto" w:fill="FFFFFF"/>
          </w:rPr>
          <w:t xml:space="preserve">ít </w:t>
        </w:r>
      </w:ins>
      <w:ins w:id="1422" w:author="EndlessLove" w:date="2016-09-27T09:59:00Z">
        <w:r w:rsidR="00A847DE">
          <w:rPr>
            <w:rFonts w:ascii="Times New Roman" w:hAnsi="Times New Roman" w:cs="Times New Roman"/>
            <w:sz w:val="26"/>
            <w:szCs w:val="26"/>
            <w:shd w:val="clear" w:color="auto" w:fill="FFFFFF"/>
          </w:rPr>
          <w:t xml:space="preserve">và khá </w:t>
        </w:r>
      </w:ins>
      <w:ins w:id="1423" w:author="EndlessLove" w:date="2016-09-27T09:57:00Z">
        <w:r w:rsidR="00A847DE">
          <w:rPr>
            <w:rFonts w:ascii="Times New Roman" w:hAnsi="Times New Roman" w:cs="Times New Roman"/>
            <w:sz w:val="26"/>
            <w:szCs w:val="26"/>
            <w:shd w:val="clear" w:color="auto" w:fill="FFFFFF"/>
          </w:rPr>
          <w:t xml:space="preserve">linh hoạt </w:t>
        </w:r>
      </w:ins>
      <w:ins w:id="1424" w:author="EndlessLove" w:date="2016-09-27T10:00:00Z">
        <w:r w:rsidR="00A847DE">
          <w:rPr>
            <w:rFonts w:ascii="Times New Roman" w:hAnsi="Times New Roman" w:cs="Times New Roman"/>
            <w:sz w:val="26"/>
            <w:szCs w:val="26"/>
            <w:shd w:val="clear" w:color="auto" w:fill="FFFFFF"/>
          </w:rPr>
          <w:t>trong việc lưu trữ và truy vấn cơ sở dữ liệu</w:t>
        </w:r>
      </w:ins>
      <w:ins w:id="1425" w:author="EndlessLove" w:date="2016-09-27T09:57:00Z">
        <w:r w:rsidR="00A847DE">
          <w:rPr>
            <w:rFonts w:ascii="Times New Roman" w:hAnsi="Times New Roman" w:cs="Times New Roman"/>
            <w:sz w:val="26"/>
            <w:szCs w:val="26"/>
            <w:shd w:val="clear" w:color="auto" w:fill="FFFFFF"/>
          </w:rPr>
          <w:t xml:space="preserve">. </w:t>
        </w:r>
      </w:ins>
      <w:ins w:id="1426" w:author="EndlessLove" w:date="2016-09-27T09:58:00Z">
        <w:r w:rsidR="00A847DE" w:rsidRPr="00F54132">
          <w:rPr>
            <w:rFonts w:ascii="Times New Roman" w:hAnsi="Times New Roman" w:cs="Times New Roman"/>
            <w:b/>
            <w:sz w:val="26"/>
            <w:szCs w:val="26"/>
            <w:shd w:val="clear" w:color="auto" w:fill="FFFFFF"/>
          </w:rPr>
          <w:t>Mysql</w:t>
        </w:r>
        <w:r w:rsidR="00A847DE">
          <w:rPr>
            <w:rFonts w:ascii="Times New Roman" w:hAnsi="Times New Roman" w:cs="Times New Roman"/>
            <w:b/>
            <w:sz w:val="26"/>
            <w:szCs w:val="26"/>
            <w:shd w:val="clear" w:color="auto" w:fill="FFFFFF"/>
          </w:rPr>
          <w:t xml:space="preserve"> </w:t>
        </w:r>
      </w:ins>
      <w:ins w:id="1427" w:author="EndlessLove" w:date="2016-09-27T09:49:00Z">
        <w:r w:rsidR="00FD11EC">
          <w:rPr>
            <w:rFonts w:ascii="Times New Roman" w:hAnsi="Times New Roman" w:cs="Times New Roman"/>
            <w:sz w:val="26"/>
            <w:szCs w:val="26"/>
            <w:shd w:val="clear" w:color="auto" w:fill="FFFFFF"/>
          </w:rPr>
          <w:t xml:space="preserve">hỗ trợ nhiều ngôn ngữ lập trình khác nhau như </w:t>
        </w:r>
      </w:ins>
      <w:ins w:id="1428" w:author="EndlessLove" w:date="2016-09-27T09:52:00Z">
        <w:r w:rsidR="00A847DE">
          <w:rPr>
            <w:rFonts w:ascii="Times New Roman" w:hAnsi="Times New Roman" w:cs="Times New Roman"/>
            <w:sz w:val="26"/>
            <w:szCs w:val="26"/>
            <w:shd w:val="clear" w:color="auto" w:fill="FFFFFF"/>
          </w:rPr>
          <w:t>JSP, PHP, ASP</w:t>
        </w:r>
      </w:ins>
      <w:ins w:id="1429" w:author="EndlessLove" w:date="2016-09-27T09:53:00Z">
        <w:r w:rsidR="00FD11EC">
          <w:rPr>
            <w:rFonts w:ascii="Times New Roman" w:hAnsi="Times New Roman" w:cs="Times New Roman"/>
            <w:sz w:val="26"/>
            <w:szCs w:val="26"/>
            <w:shd w:val="clear" w:color="auto" w:fill="FFFFFF"/>
          </w:rPr>
          <w:t>, …</w:t>
        </w:r>
      </w:ins>
      <w:del w:id="1430" w:author="EndlessLove" w:date="2016-09-27T09:49:00Z">
        <w:r w:rsidRPr="008D3445" w:rsidDel="00FD11EC">
          <w:rPr>
            <w:rFonts w:ascii="Times New Roman" w:hAnsi="Times New Roman" w:cs="Times New Roman"/>
            <w:sz w:val="26"/>
            <w:szCs w:val="26"/>
            <w:shd w:val="clear" w:color="auto" w:fill="FFFFFF"/>
          </w:rPr>
          <w:delText>dữ liệ</w:delText>
        </w:r>
      </w:del>
      <w:del w:id="1431" w:author="EndlessLove" w:date="2016-09-27T09:48:00Z">
        <w:r w:rsidRPr="008D3445" w:rsidDel="00FD11EC">
          <w:rPr>
            <w:rFonts w:ascii="Times New Roman" w:hAnsi="Times New Roman" w:cs="Times New Roman"/>
            <w:sz w:val="26"/>
            <w:szCs w:val="26"/>
            <w:shd w:val="clear" w:color="auto" w:fill="FFFFFF"/>
          </w:rPr>
          <w:delText>u miễ</w:delText>
        </w:r>
        <w:r w:rsidR="00240C3B" w:rsidDel="00FD11EC">
          <w:rPr>
            <w:rFonts w:ascii="Times New Roman" w:hAnsi="Times New Roman" w:cs="Times New Roman"/>
            <w:sz w:val="26"/>
            <w:szCs w:val="26"/>
            <w:shd w:val="clear" w:color="auto" w:fill="FFFFFF"/>
          </w:rPr>
          <w:delText>n phí</w:delText>
        </w:r>
        <w:r w:rsidRPr="008D3445" w:rsidDel="00FD11EC">
          <w:rPr>
            <w:rFonts w:ascii="Times New Roman" w:hAnsi="Times New Roman" w:cs="Times New Roman"/>
            <w:sz w:val="26"/>
            <w:szCs w:val="26"/>
            <w:shd w:val="clear" w:color="auto" w:fill="FFFFFF"/>
          </w:rPr>
          <w:delText>. Chính yếu tố phát triển trong cộng đồng mã nguồn mở nên</w:delText>
        </w:r>
        <w:r w:rsidRPr="008D3445" w:rsidDel="00FD11EC">
          <w:rPr>
            <w:rStyle w:val="apple-converted-space"/>
            <w:rFonts w:ascii="Times New Roman" w:hAnsi="Times New Roman" w:cs="Times New Roman"/>
            <w:sz w:val="26"/>
            <w:szCs w:val="26"/>
            <w:shd w:val="clear" w:color="auto" w:fill="FFFFFF"/>
          </w:rPr>
          <w:delText> </w:delText>
        </w:r>
        <w:r w:rsidRPr="008D3445" w:rsidDel="00FD11EC">
          <w:rPr>
            <w:rFonts w:ascii="Times New Roman" w:hAnsi="Times New Roman" w:cs="Times New Roman"/>
            <w:b/>
            <w:bCs/>
            <w:sz w:val="26"/>
            <w:szCs w:val="26"/>
            <w:shd w:val="clear" w:color="auto" w:fill="FFFFFF"/>
          </w:rPr>
          <w:delText>mysql</w:delText>
        </w:r>
        <w:r w:rsidRPr="008D3445" w:rsidDel="00FD11EC">
          <w:rPr>
            <w:rStyle w:val="apple-converted-space"/>
            <w:rFonts w:ascii="Times New Roman" w:hAnsi="Times New Roman" w:cs="Times New Roman"/>
            <w:sz w:val="26"/>
            <w:szCs w:val="26"/>
            <w:shd w:val="clear" w:color="auto" w:fill="FFFFFF"/>
          </w:rPr>
          <w:delText> </w:delText>
        </w:r>
        <w:r w:rsidRPr="008D3445" w:rsidDel="00FD11EC">
          <w:rPr>
            <w:rFonts w:ascii="Times New Roman" w:hAnsi="Times New Roman" w:cs="Times New Roman"/>
            <w:sz w:val="26"/>
            <w:szCs w:val="26"/>
            <w:shd w:val="clear" w:color="auto" w:fill="FFFFFF"/>
          </w:rPr>
          <w:delText>đã qua rất nhiều sự hỗ trợ của những lập trình viên yêu thích mã nguồn mở.</w:delText>
        </w:r>
        <w:r w:rsidRPr="008D3445" w:rsidDel="00FD11EC">
          <w:rPr>
            <w:rStyle w:val="apple-converted-space"/>
            <w:rFonts w:ascii="Times New Roman" w:hAnsi="Times New Roman" w:cs="Times New Roman"/>
            <w:sz w:val="26"/>
            <w:szCs w:val="26"/>
            <w:shd w:val="clear" w:color="auto" w:fill="FFFFFF"/>
          </w:rPr>
          <w:delText> </w:delText>
        </w:r>
        <w:r w:rsidRPr="008D3445" w:rsidDel="00FD11EC">
          <w:rPr>
            <w:rFonts w:ascii="Times New Roman" w:hAnsi="Times New Roman" w:cs="Times New Roman"/>
            <w:b/>
            <w:bCs/>
            <w:sz w:val="26"/>
            <w:szCs w:val="26"/>
            <w:shd w:val="clear" w:color="auto" w:fill="FFFFFF"/>
          </w:rPr>
          <w:delText>Mysql</w:delText>
        </w:r>
        <w:r w:rsidRPr="008D3445" w:rsidDel="00FD11EC">
          <w:rPr>
            <w:rStyle w:val="apple-converted-space"/>
            <w:rFonts w:ascii="Times New Roman" w:hAnsi="Times New Roman" w:cs="Times New Roman"/>
            <w:sz w:val="26"/>
            <w:szCs w:val="26"/>
            <w:shd w:val="clear" w:color="auto" w:fill="FFFFFF"/>
          </w:rPr>
          <w:delText> </w:delText>
        </w:r>
        <w:r w:rsidRPr="008D3445" w:rsidDel="00FD11EC">
          <w:rPr>
            <w:rFonts w:ascii="Times New Roman" w:hAnsi="Times New Roman" w:cs="Times New Roman"/>
            <w:sz w:val="26"/>
            <w:szCs w:val="26"/>
            <w:shd w:val="clear" w:color="auto" w:fill="FFFFFF"/>
          </w:rPr>
          <w:delText>cũng có cùng một cách truy xuất và mã lệnh tương tự với ngôn ngữ SQL.</w:delText>
        </w:r>
      </w:del>
      <w:ins w:id="1432" w:author="EndlessLove" w:date="2016-09-27T09:55:00Z">
        <w:r w:rsidR="00A847DE">
          <w:rPr>
            <w:rFonts w:ascii="Times New Roman" w:hAnsi="Times New Roman" w:cs="Times New Roman"/>
            <w:sz w:val="26"/>
            <w:szCs w:val="26"/>
            <w:shd w:val="clear" w:color="auto" w:fill="FFFFFF"/>
          </w:rPr>
          <w:t xml:space="preserve"> </w:t>
        </w:r>
      </w:ins>
    </w:p>
    <w:p w14:paraId="3416D3EC" w14:textId="77777777" w:rsidR="007976FC" w:rsidRPr="007976FC" w:rsidRDefault="007976FC">
      <w:pPr>
        <w:pStyle w:val="ListParagraph"/>
        <w:rPr>
          <w:ins w:id="1433" w:author="EndlessLove" w:date="2016-09-27T10:15:00Z"/>
          <w:rFonts w:ascii="Times New Roman" w:eastAsia="Times New Roman" w:hAnsi="Times New Roman" w:cs="Times New Roman"/>
          <w:sz w:val="26"/>
          <w:szCs w:val="26"/>
          <w:rPrChange w:id="1434" w:author="EndlessLove" w:date="2016-09-27T10:15:00Z">
            <w:rPr>
              <w:ins w:id="1435" w:author="EndlessLove" w:date="2016-09-27T10:15:00Z"/>
            </w:rPr>
          </w:rPrChange>
        </w:rPr>
        <w:pPrChange w:id="1436" w:author="EndlessLove" w:date="2016-09-27T10:15:00Z">
          <w:pPr>
            <w:pStyle w:val="ListParagraph"/>
            <w:numPr>
              <w:numId w:val="18"/>
            </w:numPr>
            <w:shd w:val="clear" w:color="auto" w:fill="FFFFFF"/>
            <w:spacing w:after="300" w:line="330" w:lineRule="atLeast"/>
            <w:ind w:left="990" w:hanging="360"/>
            <w:jc w:val="both"/>
          </w:pPr>
        </w:pPrChange>
      </w:pPr>
    </w:p>
    <w:p w14:paraId="61848608" w14:textId="0F46CEC5" w:rsidR="007976FC" w:rsidRPr="007976FC" w:rsidRDefault="007976FC" w:rsidP="00913F0F">
      <w:pPr>
        <w:pStyle w:val="ListParagraph"/>
        <w:numPr>
          <w:ilvl w:val="0"/>
          <w:numId w:val="18"/>
        </w:numPr>
        <w:shd w:val="clear" w:color="auto" w:fill="FFFFFF"/>
        <w:spacing w:after="300" w:line="330" w:lineRule="atLeast"/>
        <w:jc w:val="both"/>
        <w:rPr>
          <w:rFonts w:ascii="Times New Roman" w:eastAsia="Times New Roman" w:hAnsi="Times New Roman" w:cs="Times New Roman"/>
          <w:sz w:val="26"/>
          <w:szCs w:val="26"/>
        </w:rPr>
      </w:pPr>
      <w:ins w:id="1437" w:author="EndlessLove" w:date="2016-09-27T10:16:00Z">
        <w:r w:rsidRPr="007976FC">
          <w:rPr>
            <w:rFonts w:ascii="Times New Roman" w:hAnsi="Times New Roman" w:cs="Times New Roman"/>
            <w:b/>
            <w:bCs/>
            <w:color w:val="222222"/>
            <w:sz w:val="26"/>
            <w:szCs w:val="26"/>
            <w:shd w:val="clear" w:color="auto" w:fill="FFFFFF"/>
            <w:rPrChange w:id="1438" w:author="EndlessLove" w:date="2016-09-27T10:16:00Z">
              <w:rPr>
                <w:rFonts w:ascii="Arial" w:hAnsi="Arial" w:cs="Arial"/>
                <w:b/>
                <w:bCs/>
                <w:color w:val="222222"/>
                <w:shd w:val="clear" w:color="auto" w:fill="FFFFFF"/>
              </w:rPr>
            </w:rPrChange>
          </w:rPr>
          <w:lastRenderedPageBreak/>
          <w:t xml:space="preserve">Xampp </w:t>
        </w:r>
        <w:r w:rsidRPr="007976FC">
          <w:rPr>
            <w:rFonts w:ascii="Times New Roman" w:hAnsi="Times New Roman" w:cs="Times New Roman"/>
            <w:bCs/>
            <w:color w:val="222222"/>
            <w:sz w:val="26"/>
            <w:szCs w:val="26"/>
            <w:shd w:val="clear" w:color="auto" w:fill="FFFFFF"/>
            <w:rPrChange w:id="1439" w:author="EndlessLove" w:date="2016-09-27T10:16:00Z">
              <w:rPr>
                <w:rFonts w:ascii="Arial" w:hAnsi="Arial" w:cs="Arial"/>
                <w:b/>
                <w:bCs/>
                <w:color w:val="222222"/>
                <w:shd w:val="clear" w:color="auto" w:fill="FFFFFF"/>
              </w:rPr>
            </w:rPrChange>
          </w:rPr>
          <w:t>là</w:t>
        </w:r>
        <w:r>
          <w:rPr>
            <w:rStyle w:val="apple-converted-space"/>
            <w:rFonts w:ascii="Times New Roman" w:hAnsi="Times New Roman" w:cs="Times New Roman"/>
            <w:color w:val="222222"/>
            <w:sz w:val="26"/>
            <w:szCs w:val="26"/>
            <w:shd w:val="clear" w:color="auto" w:fill="FFFFFF"/>
          </w:rPr>
          <w:t xml:space="preserve"> </w:t>
        </w:r>
        <w:r w:rsidRPr="007976FC">
          <w:rPr>
            <w:rFonts w:ascii="Times New Roman" w:hAnsi="Times New Roman" w:cs="Times New Roman"/>
            <w:color w:val="222222"/>
            <w:sz w:val="26"/>
            <w:szCs w:val="26"/>
            <w:shd w:val="clear" w:color="auto" w:fill="FFFFFF"/>
            <w:rPrChange w:id="1440" w:author="EndlessLove" w:date="2016-09-27T10:16:00Z">
              <w:rPr>
                <w:rFonts w:ascii="Arial" w:hAnsi="Arial" w:cs="Arial"/>
                <w:color w:val="222222"/>
                <w:shd w:val="clear" w:color="auto" w:fill="FFFFFF"/>
              </w:rPr>
            </w:rPrChange>
          </w:rPr>
          <w:t xml:space="preserve">chương trình tạo máy chủ Web (Web Server) được tích hợp sẵn Apache, MySQL, </w:t>
        </w:r>
      </w:ins>
      <w:ins w:id="1441" w:author="EndlessLove" w:date="2016-09-27T10:17:00Z">
        <w:r>
          <w:rPr>
            <w:rFonts w:ascii="Times New Roman" w:hAnsi="Times New Roman" w:cs="Times New Roman"/>
            <w:color w:val="222222"/>
            <w:sz w:val="26"/>
            <w:szCs w:val="26"/>
            <w:shd w:val="clear" w:color="auto" w:fill="FFFFFF"/>
          </w:rPr>
          <w:t>FileZilla, Mercury, Tomcat.</w:t>
        </w:r>
      </w:ins>
    </w:p>
    <w:p w14:paraId="21190793" w14:textId="77777777" w:rsidR="006A53AC" w:rsidRPr="006A53AC" w:rsidRDefault="006A53AC" w:rsidP="006A53AC">
      <w:pPr>
        <w:pStyle w:val="ListParagraph"/>
        <w:rPr>
          <w:rFonts w:ascii="Times New Roman" w:eastAsia="Times New Roman" w:hAnsi="Times New Roman" w:cs="Times New Roman"/>
          <w:sz w:val="26"/>
          <w:szCs w:val="26"/>
        </w:rPr>
      </w:pPr>
    </w:p>
    <w:p w14:paraId="6F54152B" w14:textId="39550957" w:rsidR="00AC6279" w:rsidRDefault="006A53AC">
      <w:pPr>
        <w:pStyle w:val="ListParagraph"/>
        <w:numPr>
          <w:ilvl w:val="0"/>
          <w:numId w:val="18"/>
        </w:numPr>
        <w:shd w:val="clear" w:color="auto" w:fill="FFFFFF"/>
        <w:spacing w:after="300" w:line="330" w:lineRule="atLeast"/>
        <w:jc w:val="both"/>
        <w:rPr>
          <w:ins w:id="1442" w:author="EndlessLove" w:date="2016-09-27T10:04:00Z"/>
          <w:rFonts w:ascii="Times New Roman" w:eastAsia="Times New Roman" w:hAnsi="Times New Roman" w:cs="Times New Roman"/>
          <w:sz w:val="26"/>
          <w:szCs w:val="26"/>
        </w:rPr>
        <w:pPrChange w:id="1443" w:author="EndlessLove" w:date="2016-09-27T10:04:00Z">
          <w:pPr>
            <w:shd w:val="clear" w:color="auto" w:fill="FFFFFF"/>
            <w:spacing w:after="300" w:line="330" w:lineRule="atLeast"/>
            <w:jc w:val="both"/>
          </w:pPr>
        </w:pPrChange>
      </w:pPr>
      <w:r w:rsidRPr="00AC6279">
        <w:rPr>
          <w:rFonts w:ascii="Times New Roman" w:eastAsia="Times New Roman" w:hAnsi="Times New Roman" w:cs="Times New Roman"/>
          <w:b/>
          <w:bCs/>
          <w:sz w:val="26"/>
          <w:szCs w:val="26"/>
        </w:rPr>
        <w:t>Git là</w:t>
      </w:r>
      <w:r w:rsidRPr="00AC6279">
        <w:rPr>
          <w:rFonts w:ascii="Times New Roman" w:eastAsia="Times New Roman" w:hAnsi="Times New Roman" w:cs="Times New Roman"/>
          <w:sz w:val="26"/>
          <w:szCs w:val="26"/>
        </w:rPr>
        <w:t xml:space="preserve"> một </w:t>
      </w:r>
      <w:del w:id="1444" w:author="EndlessLove" w:date="2016-09-27T10:07:00Z">
        <w:r w:rsidRPr="00AC6279" w:rsidDel="00AC6279">
          <w:rPr>
            <w:rFonts w:ascii="Times New Roman" w:eastAsia="Times New Roman" w:hAnsi="Times New Roman" w:cs="Times New Roman"/>
            <w:sz w:val="26"/>
            <w:szCs w:val="26"/>
          </w:rPr>
          <w:delText xml:space="preserve">trong những </w:delText>
        </w:r>
      </w:del>
      <w:ins w:id="1445" w:author="EndlessLove" w:date="2016-09-27T10:04:00Z">
        <w:r w:rsidR="00AC6279" w:rsidRPr="00AC6279">
          <w:rPr>
            <w:rFonts w:ascii="Times New Roman" w:eastAsia="Times New Roman" w:hAnsi="Times New Roman" w:cs="Times New Roman"/>
            <w:sz w:val="26"/>
            <w:szCs w:val="26"/>
          </w:rPr>
          <w:t>h</w:t>
        </w:r>
      </w:ins>
      <w:del w:id="1446" w:author="EndlessLove" w:date="2016-09-27T10:04:00Z">
        <w:r w:rsidRPr="00AC6279" w:rsidDel="00AC6279">
          <w:rPr>
            <w:rFonts w:ascii="Times New Roman" w:eastAsia="Times New Roman" w:hAnsi="Times New Roman" w:cs="Times New Roman"/>
            <w:sz w:val="26"/>
            <w:szCs w:val="26"/>
          </w:rPr>
          <w:delText>H</w:delText>
        </w:r>
      </w:del>
      <w:r w:rsidRPr="00AC6279">
        <w:rPr>
          <w:rFonts w:ascii="Times New Roman" w:eastAsia="Times New Roman" w:hAnsi="Times New Roman" w:cs="Times New Roman"/>
          <w:sz w:val="26"/>
          <w:szCs w:val="26"/>
        </w:rPr>
        <w:t xml:space="preserve">ệ thống </w:t>
      </w:r>
      <w:ins w:id="1447" w:author="EndlessLove" w:date="2016-09-27T10:04:00Z">
        <w:r w:rsidR="00AC6279" w:rsidRPr="00AC6279">
          <w:rPr>
            <w:rFonts w:ascii="Times New Roman" w:eastAsia="Times New Roman" w:hAnsi="Times New Roman" w:cs="Times New Roman"/>
            <w:sz w:val="26"/>
            <w:szCs w:val="26"/>
          </w:rPr>
          <w:t>q</w:t>
        </w:r>
      </w:ins>
      <w:del w:id="1448" w:author="EndlessLove" w:date="2016-09-27T10:04:00Z">
        <w:r w:rsidRPr="00AC6279" w:rsidDel="00AC6279">
          <w:rPr>
            <w:rFonts w:ascii="Times New Roman" w:eastAsia="Times New Roman" w:hAnsi="Times New Roman" w:cs="Times New Roman"/>
            <w:sz w:val="26"/>
            <w:szCs w:val="26"/>
          </w:rPr>
          <w:delText>Q</w:delText>
        </w:r>
      </w:del>
      <w:r w:rsidRPr="00AC6279">
        <w:rPr>
          <w:rFonts w:ascii="Times New Roman" w:eastAsia="Times New Roman" w:hAnsi="Times New Roman" w:cs="Times New Roman"/>
          <w:sz w:val="26"/>
          <w:szCs w:val="26"/>
        </w:rPr>
        <w:t xml:space="preserve">uản lý </w:t>
      </w:r>
      <w:ins w:id="1449" w:author="EndlessLove" w:date="2016-09-27T10:04:00Z">
        <w:r w:rsidR="00AC6279" w:rsidRPr="00AC6279">
          <w:rPr>
            <w:rFonts w:ascii="Times New Roman" w:eastAsia="Times New Roman" w:hAnsi="Times New Roman" w:cs="Times New Roman"/>
            <w:sz w:val="26"/>
            <w:szCs w:val="26"/>
          </w:rPr>
          <w:t>p</w:t>
        </w:r>
      </w:ins>
      <w:del w:id="1450" w:author="EndlessLove" w:date="2016-09-27T10:04:00Z">
        <w:r w:rsidRPr="00AC6279" w:rsidDel="00AC6279">
          <w:rPr>
            <w:rFonts w:ascii="Times New Roman" w:eastAsia="Times New Roman" w:hAnsi="Times New Roman" w:cs="Times New Roman"/>
            <w:sz w:val="26"/>
            <w:szCs w:val="26"/>
          </w:rPr>
          <w:delText>P</w:delText>
        </w:r>
      </w:del>
      <w:r w:rsidRPr="00AC6279">
        <w:rPr>
          <w:rFonts w:ascii="Times New Roman" w:eastAsia="Times New Roman" w:hAnsi="Times New Roman" w:cs="Times New Roman"/>
          <w:sz w:val="26"/>
          <w:szCs w:val="26"/>
        </w:rPr>
        <w:t xml:space="preserve">hiên bản </w:t>
      </w:r>
      <w:ins w:id="1451" w:author="EndlessLove" w:date="2016-09-27T10:04:00Z">
        <w:r w:rsidR="00AC6279" w:rsidRPr="00AC6279">
          <w:rPr>
            <w:rFonts w:ascii="Times New Roman" w:eastAsia="Times New Roman" w:hAnsi="Times New Roman" w:cs="Times New Roman"/>
            <w:sz w:val="26"/>
            <w:szCs w:val="26"/>
          </w:rPr>
          <w:t>p</w:t>
        </w:r>
      </w:ins>
      <w:del w:id="1452" w:author="EndlessLove" w:date="2016-09-27T10:04:00Z">
        <w:r w:rsidRPr="00AC6279" w:rsidDel="00AC6279">
          <w:rPr>
            <w:rFonts w:ascii="Times New Roman" w:eastAsia="Times New Roman" w:hAnsi="Times New Roman" w:cs="Times New Roman"/>
            <w:sz w:val="26"/>
            <w:szCs w:val="26"/>
          </w:rPr>
          <w:delText>P</w:delText>
        </w:r>
      </w:del>
      <w:r w:rsidRPr="00AC6279">
        <w:rPr>
          <w:rFonts w:ascii="Times New Roman" w:eastAsia="Times New Roman" w:hAnsi="Times New Roman" w:cs="Times New Roman"/>
          <w:sz w:val="26"/>
          <w:szCs w:val="26"/>
        </w:rPr>
        <w:t>hân tán</w:t>
      </w:r>
      <w:del w:id="1453" w:author="EndlessLove" w:date="2016-09-27T10:04:00Z">
        <w:r w:rsidRPr="00AC6279" w:rsidDel="00AC6279">
          <w:rPr>
            <w:rFonts w:ascii="Times New Roman" w:eastAsia="Times New Roman" w:hAnsi="Times New Roman" w:cs="Times New Roman"/>
            <w:sz w:val="26"/>
            <w:szCs w:val="26"/>
          </w:rPr>
          <w:delText>, vốn được phát triển nhằm quản lý mã nguồn (source code) của Linux</w:delText>
        </w:r>
      </w:del>
      <w:r w:rsidRPr="00AC6279">
        <w:rPr>
          <w:rFonts w:ascii="Times New Roman" w:eastAsia="Times New Roman" w:hAnsi="Times New Roman" w:cs="Times New Roman"/>
          <w:sz w:val="26"/>
          <w:szCs w:val="26"/>
        </w:rPr>
        <w:t>.</w:t>
      </w:r>
      <w:del w:id="1454" w:author="EndlessLove" w:date="2016-09-27T10:05:00Z">
        <w:r w:rsidRPr="00AC6279" w:rsidDel="00AC6279">
          <w:rPr>
            <w:rFonts w:ascii="Times New Roman" w:eastAsia="Times New Roman" w:hAnsi="Times New Roman" w:cs="Times New Roman"/>
            <w:sz w:val="26"/>
            <w:szCs w:val="26"/>
          </w:rPr>
          <w:delText xml:space="preserve"> </w:delText>
        </w:r>
      </w:del>
      <w:ins w:id="1455" w:author="EndlessLove" w:date="2016-09-27T10:07:00Z">
        <w:r w:rsidR="00AC6279">
          <w:rPr>
            <w:rFonts w:ascii="Times New Roman" w:eastAsia="Times New Roman" w:hAnsi="Times New Roman" w:cs="Times New Roman"/>
            <w:sz w:val="26"/>
            <w:szCs w:val="26"/>
          </w:rPr>
          <w:t xml:space="preserve"> Sử dụng </w:t>
        </w:r>
        <w:r w:rsidR="00AC6279" w:rsidRPr="00B41B37">
          <w:rPr>
            <w:rFonts w:ascii="Times New Roman" w:eastAsia="Times New Roman" w:hAnsi="Times New Roman" w:cs="Times New Roman"/>
            <w:b/>
            <w:sz w:val="26"/>
            <w:szCs w:val="26"/>
            <w:rPrChange w:id="1456" w:author="EndlessLove" w:date="2016-09-27T10:15:00Z">
              <w:rPr>
                <w:rFonts w:ascii="Times New Roman" w:eastAsia="Times New Roman" w:hAnsi="Times New Roman" w:cs="Times New Roman"/>
                <w:sz w:val="26"/>
                <w:szCs w:val="26"/>
              </w:rPr>
            </w:rPrChange>
          </w:rPr>
          <w:t>Git</w:t>
        </w:r>
        <w:r w:rsidR="00AC6279">
          <w:rPr>
            <w:rFonts w:ascii="Times New Roman" w:eastAsia="Times New Roman" w:hAnsi="Times New Roman" w:cs="Times New Roman"/>
            <w:sz w:val="26"/>
            <w:szCs w:val="26"/>
          </w:rPr>
          <w:t xml:space="preserve"> để quản lí các source code, tài liệu </w:t>
        </w:r>
      </w:ins>
      <w:ins w:id="1457" w:author="EndlessLove" w:date="2016-09-27T10:08:00Z">
        <w:r w:rsidR="00AC6279">
          <w:rPr>
            <w:rFonts w:ascii="Times New Roman" w:eastAsia="Times New Roman" w:hAnsi="Times New Roman" w:cs="Times New Roman"/>
            <w:sz w:val="26"/>
            <w:szCs w:val="26"/>
          </w:rPr>
          <w:t xml:space="preserve">được dễ dàng hơn, giúp ta theo dõi được dấu vết, các lượt cập nhật, xóa, sửa </w:t>
        </w:r>
      </w:ins>
      <w:ins w:id="1458" w:author="EndlessLove" w:date="2016-09-27T10:14:00Z">
        <w:r w:rsidR="00B41B37">
          <w:rPr>
            <w:rFonts w:ascii="Times New Roman" w:eastAsia="Times New Roman" w:hAnsi="Times New Roman" w:cs="Times New Roman"/>
            <w:sz w:val="26"/>
            <w:szCs w:val="26"/>
          </w:rPr>
          <w:t xml:space="preserve">các tập tin hay khôi phục chúng về các phiên bản trước đó. </w:t>
        </w:r>
      </w:ins>
      <w:ins w:id="1459" w:author="EndlessLove" w:date="2016-09-27T10:10:00Z">
        <w:r w:rsidR="00AC6279">
          <w:rPr>
            <w:rFonts w:ascii="Times New Roman" w:eastAsia="Times New Roman" w:hAnsi="Times New Roman" w:cs="Times New Roman"/>
            <w:sz w:val="26"/>
            <w:szCs w:val="26"/>
          </w:rPr>
          <w:t xml:space="preserve">Điểm mạnh của </w:t>
        </w:r>
        <w:r w:rsidR="00AC6279" w:rsidRPr="00B41B37">
          <w:rPr>
            <w:rFonts w:ascii="Times New Roman" w:eastAsia="Times New Roman" w:hAnsi="Times New Roman" w:cs="Times New Roman"/>
            <w:b/>
            <w:sz w:val="26"/>
            <w:szCs w:val="26"/>
            <w:rPrChange w:id="1460" w:author="EndlessLove" w:date="2016-09-27T10:14:00Z">
              <w:rPr>
                <w:rFonts w:ascii="Times New Roman" w:eastAsia="Times New Roman" w:hAnsi="Times New Roman" w:cs="Times New Roman"/>
                <w:sz w:val="26"/>
                <w:szCs w:val="26"/>
              </w:rPr>
            </w:rPrChange>
          </w:rPr>
          <w:t>Git</w:t>
        </w:r>
        <w:r w:rsidR="00AC6279">
          <w:rPr>
            <w:rFonts w:ascii="Times New Roman" w:eastAsia="Times New Roman" w:hAnsi="Times New Roman" w:cs="Times New Roman"/>
            <w:sz w:val="26"/>
            <w:szCs w:val="26"/>
          </w:rPr>
          <w:t xml:space="preserve"> là có thể phân nhánh các công việc theo nhiều hướng khác nhau, sau đó có thể </w:t>
        </w:r>
      </w:ins>
      <w:ins w:id="1461" w:author="EndlessLove" w:date="2016-09-27T10:12:00Z">
        <w:r w:rsidR="00AC6279">
          <w:rPr>
            <w:rFonts w:ascii="Times New Roman" w:eastAsia="Times New Roman" w:hAnsi="Times New Roman" w:cs="Times New Roman"/>
            <w:sz w:val="26"/>
            <w:szCs w:val="26"/>
          </w:rPr>
          <w:t>tích hợp các nhánh lại với nhau.</w:t>
        </w:r>
      </w:ins>
    </w:p>
    <w:p w14:paraId="771B6D5A" w14:textId="77777777" w:rsidR="00AC6279" w:rsidRPr="00AC6279" w:rsidRDefault="00AC6279">
      <w:pPr>
        <w:pStyle w:val="ListParagraph"/>
        <w:rPr>
          <w:ins w:id="1462" w:author="EndlessLove" w:date="2016-09-27T10:04:00Z"/>
          <w:rFonts w:ascii="Times New Roman" w:eastAsia="Times New Roman" w:hAnsi="Times New Roman" w:cs="Times New Roman"/>
          <w:sz w:val="26"/>
          <w:szCs w:val="26"/>
          <w:rPrChange w:id="1463" w:author="EndlessLove" w:date="2016-09-27T10:04:00Z">
            <w:rPr>
              <w:ins w:id="1464" w:author="EndlessLove" w:date="2016-09-27T10:04:00Z"/>
            </w:rPr>
          </w:rPrChange>
        </w:rPr>
        <w:pPrChange w:id="1465" w:author="EndlessLove" w:date="2016-09-27T10:04:00Z">
          <w:pPr>
            <w:pStyle w:val="ListParagraph"/>
            <w:numPr>
              <w:numId w:val="18"/>
            </w:numPr>
            <w:shd w:val="clear" w:color="auto" w:fill="FFFFFF"/>
            <w:spacing w:after="300" w:line="330" w:lineRule="atLeast"/>
            <w:ind w:left="990" w:hanging="360"/>
            <w:jc w:val="both"/>
          </w:pPr>
        </w:pPrChange>
      </w:pPr>
    </w:p>
    <w:p w14:paraId="71D532F2" w14:textId="1FF1BA62" w:rsidR="008E43F8" w:rsidRPr="002C128E" w:rsidRDefault="008E43F8" w:rsidP="008E43F8">
      <w:pPr>
        <w:pStyle w:val="mystyle3"/>
        <w:numPr>
          <w:ilvl w:val="0"/>
          <w:numId w:val="0"/>
        </w:numPr>
        <w:rPr>
          <w:ins w:id="1466" w:author="EndlessLove" w:date="2016-11-07T12:38:00Z"/>
        </w:rPr>
      </w:pPr>
      <w:bookmarkStart w:id="1467" w:name="_Toc466289104"/>
      <w:bookmarkStart w:id="1468" w:name="_Toc466284197"/>
      <w:ins w:id="1469" w:author="EndlessLove" w:date="2016-11-07T12:38:00Z">
        <w:r>
          <w:t>2.3 THIẾT KẾ CÁC LỚP</w:t>
        </w:r>
        <w:bookmarkEnd w:id="1467"/>
      </w:ins>
    </w:p>
    <w:p w14:paraId="584463A0" w14:textId="4125A4DA" w:rsidR="006A53AC" w:rsidRPr="00CD58A6" w:rsidDel="000E54E6" w:rsidRDefault="00DF0391">
      <w:pPr>
        <w:pStyle w:val="STyle41"/>
        <w:rPr>
          <w:del w:id="1470" w:author="EndlessLove" w:date="2016-09-27T10:04:00Z"/>
          <w:b w:val="0"/>
          <w:rPrChange w:id="1471" w:author="EndlessLove" w:date="2016-11-07T09:33:00Z">
            <w:rPr>
              <w:del w:id="1472" w:author="EndlessLove" w:date="2016-09-27T10:04:00Z"/>
              <w:b/>
            </w:rPr>
          </w:rPrChange>
        </w:rPr>
        <w:pPrChange w:id="1473" w:author="EndlessLove" w:date="2016-11-07T12:04:00Z">
          <w:pPr>
            <w:pStyle w:val="ListParagraph"/>
            <w:widowControl w:val="0"/>
            <w:numPr>
              <w:ilvl w:val="2"/>
              <w:numId w:val="20"/>
            </w:numPr>
            <w:spacing w:after="0" w:line="360" w:lineRule="auto"/>
            <w:ind w:hanging="720"/>
            <w:outlineLvl w:val="1"/>
          </w:pPr>
        </w:pPrChange>
      </w:pPr>
      <w:bookmarkStart w:id="1474" w:name="_Toc466285944"/>
      <w:bookmarkStart w:id="1475" w:name="_Toc466287892"/>
      <w:bookmarkStart w:id="1476" w:name="_Toc466289105"/>
      <w:ins w:id="1477" w:author="EndlessLove" w:date="2016-11-07T12:04:00Z">
        <w:r>
          <w:t>2.3.1</w:t>
        </w:r>
        <w:bookmarkEnd w:id="1468"/>
        <w:bookmarkEnd w:id="1474"/>
        <w:bookmarkEnd w:id="1475"/>
        <w:bookmarkEnd w:id="1476"/>
        <w:r>
          <w:tab/>
        </w:r>
      </w:ins>
      <w:del w:id="1478" w:author="EndlessLove" w:date="2016-09-27T10:04:00Z">
        <w:r w:rsidR="006A53AC" w:rsidRPr="001A3A98" w:rsidDel="00AC6279">
          <w:delText xml:space="preserve">Trên Git, ta có th các nhánh lại với nhau.ệc theo nhiều hướng khác nhau, sau đó có thể  </w:delText>
        </w:r>
        <w:r w:rsidR="006A53AC" w:rsidRPr="006B5E4E" w:rsidDel="00AC6279">
          <w:delText>ấp một máy ch</w:delText>
        </w:r>
        <w:r w:rsidR="006A53AC" w:rsidRPr="00556F8E" w:rsidDel="00AC6279">
          <w:delText>ủ HTTP cho ngôn ng</w:delText>
        </w:r>
        <w:r w:rsidR="006A53AC" w:rsidRPr="00547E86" w:rsidDel="00AC6279">
          <w:delText>ữ Java thuần túy để thực thi các chương trình lệ</w:delText>
        </w:r>
        <w:r w:rsidR="006A53AC" w:rsidRPr="00674AC2" w:rsidDel="00AC6279">
          <w:delText>nh viế</w:delText>
        </w:r>
        <w:r w:rsidR="006A53AC" w:rsidRPr="00CD58A6" w:rsidDel="00AC6279">
          <w:rPr>
            <w:rPrChange w:id="1479" w:author="EndlessLove" w:date="2016-11-07T09:33:00Z">
              <w:rPr/>
            </w:rPrChange>
          </w:rPr>
          <w:delText>t bằ</w:delText>
        </w:r>
      </w:del>
      <w:del w:id="1480" w:author="EndlessLove" w:date="2016-11-07T08:15:00Z">
        <w:r w:rsidR="00695FEC" w:rsidRPr="00CD58A6" w:rsidDel="000E54E6">
          <w:rPr>
            <w:b w:val="0"/>
            <w:rPrChange w:id="1481" w:author="EndlessLove" w:date="2016-11-07T09:33:00Z">
              <w:rPr>
                <w:b/>
              </w:rPr>
            </w:rPrChange>
          </w:rPr>
          <w:delText>THIẾT K</w:delText>
        </w:r>
        <w:r w:rsidR="00970447" w:rsidRPr="00CD58A6" w:rsidDel="000E54E6">
          <w:rPr>
            <w:b w:val="0"/>
            <w:rPrChange w:id="1482" w:author="EndlessLove" w:date="2016-11-07T09:33:00Z">
              <w:rPr>
                <w:b/>
              </w:rPr>
            </w:rPrChange>
          </w:rPr>
          <w:delText>Ế</w:delText>
        </w:r>
        <w:r w:rsidR="003103CA" w:rsidRPr="00CD58A6" w:rsidDel="000E54E6">
          <w:rPr>
            <w:b w:val="0"/>
            <w:rPrChange w:id="1483" w:author="EndlessLove" w:date="2016-11-07T09:33:00Z">
              <w:rPr>
                <w:b/>
              </w:rPr>
            </w:rPrChange>
          </w:rPr>
          <w:delText xml:space="preserve"> CÁC LỚP </w:delText>
        </w:r>
      </w:del>
    </w:p>
    <w:p w14:paraId="27E5C17F" w14:textId="77777777" w:rsidR="00CF2B9F" w:rsidRPr="00CD58A6" w:rsidRDefault="003103CA">
      <w:pPr>
        <w:pStyle w:val="STyle41"/>
        <w:rPr>
          <w:ins w:id="1484" w:author="EndlessLove" w:date="2016-09-27T12:33:00Z"/>
          <w:b w:val="0"/>
          <w:rPrChange w:id="1485" w:author="EndlessLove" w:date="2016-11-07T09:33:00Z">
            <w:rPr>
              <w:ins w:id="1486" w:author="EndlessLove" w:date="2016-09-27T12:33:00Z"/>
              <w:b/>
            </w:rPr>
          </w:rPrChange>
        </w:rPr>
        <w:pPrChange w:id="1487" w:author="EndlessLove" w:date="2016-11-07T12:04:00Z">
          <w:pPr>
            <w:pStyle w:val="ListParagraph"/>
            <w:widowControl w:val="0"/>
            <w:numPr>
              <w:ilvl w:val="2"/>
              <w:numId w:val="20"/>
            </w:numPr>
            <w:spacing w:after="0" w:line="360" w:lineRule="auto"/>
            <w:ind w:hanging="720"/>
            <w:outlineLvl w:val="1"/>
          </w:pPr>
        </w:pPrChange>
      </w:pPr>
      <w:bookmarkStart w:id="1488" w:name="_Toc466284198"/>
      <w:bookmarkStart w:id="1489" w:name="_Toc466285945"/>
      <w:bookmarkStart w:id="1490" w:name="_Toc466287893"/>
      <w:bookmarkStart w:id="1491" w:name="_Toc466289106"/>
      <w:r w:rsidRPr="001A3A98">
        <w:t>Model</w:t>
      </w:r>
      <w:bookmarkEnd w:id="1488"/>
      <w:bookmarkEnd w:id="1489"/>
      <w:bookmarkEnd w:id="1490"/>
      <w:bookmarkEnd w:id="1491"/>
    </w:p>
    <w:p w14:paraId="455107FE" w14:textId="2720CAAE" w:rsidR="002E6E5C" w:rsidRPr="00733F3F" w:rsidRDefault="002E6E5C">
      <w:pPr>
        <w:pStyle w:val="ListParagraph"/>
        <w:widowControl w:val="0"/>
        <w:numPr>
          <w:ilvl w:val="0"/>
          <w:numId w:val="18"/>
        </w:numPr>
        <w:spacing w:after="0" w:line="360" w:lineRule="auto"/>
        <w:outlineLvl w:val="1"/>
        <w:rPr>
          <w:ins w:id="1492" w:author="EndlessLove" w:date="2016-09-27T12:33:00Z"/>
          <w:rFonts w:ascii="Times New Roman" w:hAnsi="Times New Roman" w:cs="Times New Roman"/>
          <w:sz w:val="26"/>
          <w:szCs w:val="26"/>
          <w:rPrChange w:id="1493" w:author="EndlessLove" w:date="2016-10-17T09:38:00Z">
            <w:rPr>
              <w:ins w:id="1494" w:author="EndlessLove" w:date="2016-09-27T12:33:00Z"/>
            </w:rPr>
          </w:rPrChange>
        </w:rPr>
        <w:pPrChange w:id="1495" w:author="EndlessLove" w:date="2016-10-17T09:38:00Z">
          <w:pPr>
            <w:pStyle w:val="ListParagraph"/>
            <w:widowControl w:val="0"/>
            <w:numPr>
              <w:ilvl w:val="2"/>
              <w:numId w:val="20"/>
            </w:numPr>
            <w:spacing w:after="0" w:line="360" w:lineRule="auto"/>
            <w:ind w:hanging="720"/>
            <w:outlineLvl w:val="1"/>
          </w:pPr>
        </w:pPrChange>
      </w:pPr>
      <w:ins w:id="1496" w:author="EndlessLove" w:date="2016-09-27T12:33:00Z">
        <w:r w:rsidRPr="002E6E5C">
          <w:rPr>
            <w:rFonts w:ascii="Times New Roman" w:hAnsi="Times New Roman" w:cs="Times New Roman"/>
            <w:b/>
            <w:sz w:val="26"/>
            <w:szCs w:val="26"/>
          </w:rPr>
          <w:t>Package model:</w:t>
        </w:r>
      </w:ins>
      <w:ins w:id="1497" w:author="EndlessLove" w:date="2016-09-27T12:34:00Z">
        <w:r>
          <w:rPr>
            <w:rFonts w:ascii="Times New Roman" w:hAnsi="Times New Roman" w:cs="Times New Roman"/>
            <w:sz w:val="26"/>
            <w:szCs w:val="26"/>
          </w:rPr>
          <w:t xml:space="preserve"> Category.java</w:t>
        </w:r>
      </w:ins>
      <w:ins w:id="1498" w:author="EndlessLove" w:date="2016-09-27T12:35:00Z">
        <w:r>
          <w:rPr>
            <w:rFonts w:ascii="Times New Roman" w:hAnsi="Times New Roman" w:cs="Times New Roman"/>
            <w:sz w:val="26"/>
            <w:szCs w:val="26"/>
          </w:rPr>
          <w:t xml:space="preserve">, Product.java, User.java, Item.java, Cart.java, </w:t>
        </w:r>
      </w:ins>
      <w:ins w:id="1499" w:author="EndlessLove" w:date="2016-09-27T12:36:00Z">
        <w:r w:rsidR="00733F3F">
          <w:rPr>
            <w:rFonts w:ascii="Times New Roman" w:hAnsi="Times New Roman" w:cs="Times New Roman"/>
            <w:sz w:val="26"/>
            <w:szCs w:val="26"/>
          </w:rPr>
          <w:t>Order.java, Orderd</w:t>
        </w:r>
        <w:r>
          <w:rPr>
            <w:rFonts w:ascii="Times New Roman" w:hAnsi="Times New Roman" w:cs="Times New Roman"/>
            <w:sz w:val="26"/>
            <w:szCs w:val="26"/>
          </w:rPr>
          <w:t>etail.java</w:t>
        </w:r>
      </w:ins>
      <w:ins w:id="1500" w:author="EndlessLove" w:date="2016-10-17T09:37:00Z">
        <w:r w:rsidR="00733F3F">
          <w:rPr>
            <w:rFonts w:ascii="Times New Roman" w:hAnsi="Times New Roman" w:cs="Times New Roman"/>
            <w:sz w:val="26"/>
            <w:szCs w:val="26"/>
          </w:rPr>
          <w:t xml:space="preserve">, </w:t>
        </w:r>
      </w:ins>
      <w:ins w:id="1501" w:author="EndlessLove" w:date="2016-10-17T09:38:00Z">
        <w:r w:rsidR="00733F3F">
          <w:rPr>
            <w:rFonts w:ascii="Times New Roman" w:hAnsi="Times New Roman" w:cs="Times New Roman"/>
            <w:sz w:val="26"/>
            <w:szCs w:val="26"/>
          </w:rPr>
          <w:t xml:space="preserve">OrderdetaiIdl.java, Code.java, </w:t>
        </w:r>
      </w:ins>
    </w:p>
    <w:p w14:paraId="5E79C66F" w14:textId="36E74112" w:rsidR="002E6E5C" w:rsidRPr="002E6E5C" w:rsidRDefault="002E6E5C">
      <w:pPr>
        <w:pStyle w:val="ListParagraph"/>
        <w:widowControl w:val="0"/>
        <w:numPr>
          <w:ilvl w:val="0"/>
          <w:numId w:val="18"/>
        </w:numPr>
        <w:spacing w:after="0" w:line="360" w:lineRule="auto"/>
        <w:outlineLvl w:val="1"/>
        <w:rPr>
          <w:ins w:id="1502" w:author="EndlessLove" w:date="2016-09-27T12:33:00Z"/>
          <w:rFonts w:ascii="Times New Roman" w:hAnsi="Times New Roman" w:cs="Times New Roman"/>
          <w:b/>
          <w:sz w:val="26"/>
          <w:szCs w:val="26"/>
          <w:rPrChange w:id="1503" w:author="EndlessLove" w:date="2016-09-27T12:35:00Z">
            <w:rPr>
              <w:ins w:id="1504" w:author="EndlessLove" w:date="2016-09-27T12:33:00Z"/>
              <w:rFonts w:ascii="Times New Roman" w:hAnsi="Times New Roman" w:cs="Times New Roman"/>
              <w:sz w:val="26"/>
              <w:szCs w:val="26"/>
            </w:rPr>
          </w:rPrChange>
        </w:rPr>
        <w:pPrChange w:id="1505" w:author="EndlessLove" w:date="2016-09-27T12:36:00Z">
          <w:pPr>
            <w:pStyle w:val="ListParagraph"/>
            <w:widowControl w:val="0"/>
            <w:spacing w:after="0" w:line="360" w:lineRule="auto"/>
            <w:outlineLvl w:val="1"/>
          </w:pPr>
        </w:pPrChange>
      </w:pPr>
      <w:ins w:id="1506" w:author="EndlessLove" w:date="2016-09-27T12:33:00Z">
        <w:r w:rsidRPr="002E6E5C">
          <w:rPr>
            <w:rFonts w:ascii="Times New Roman" w:hAnsi="Times New Roman" w:cs="Times New Roman"/>
            <w:b/>
            <w:sz w:val="26"/>
            <w:szCs w:val="26"/>
            <w:rPrChange w:id="1507" w:author="EndlessLove" w:date="2016-09-27T12:35:00Z">
              <w:rPr>
                <w:rFonts w:ascii="Times New Roman" w:hAnsi="Times New Roman" w:cs="Times New Roman"/>
                <w:sz w:val="26"/>
                <w:szCs w:val="26"/>
              </w:rPr>
            </w:rPrChange>
          </w:rPr>
          <w:t>Package dao:</w:t>
        </w:r>
      </w:ins>
      <w:ins w:id="1508" w:author="EndlessLove" w:date="2016-09-27T12:36:00Z">
        <w:r>
          <w:rPr>
            <w:rFonts w:ascii="Times New Roman" w:hAnsi="Times New Roman" w:cs="Times New Roman"/>
            <w:b/>
            <w:sz w:val="26"/>
            <w:szCs w:val="26"/>
          </w:rPr>
          <w:t xml:space="preserve"> </w:t>
        </w:r>
        <w:r w:rsidRPr="002E6E5C">
          <w:rPr>
            <w:rFonts w:ascii="Times New Roman" w:hAnsi="Times New Roman" w:cs="Times New Roman"/>
            <w:sz w:val="26"/>
            <w:szCs w:val="26"/>
            <w:rPrChange w:id="1509" w:author="EndlessLove" w:date="2016-09-27T12:36:00Z">
              <w:rPr>
                <w:rFonts w:ascii="Times New Roman" w:hAnsi="Times New Roman" w:cs="Times New Roman"/>
                <w:b/>
                <w:sz w:val="26"/>
                <w:szCs w:val="26"/>
              </w:rPr>
            </w:rPrChange>
          </w:rPr>
          <w:t>Categor</w:t>
        </w:r>
        <w:r>
          <w:rPr>
            <w:rFonts w:ascii="Times New Roman" w:hAnsi="Times New Roman" w:cs="Times New Roman"/>
            <w:sz w:val="26"/>
            <w:szCs w:val="26"/>
          </w:rPr>
          <w:t xml:space="preserve">yDAO.java, </w:t>
        </w:r>
      </w:ins>
      <w:ins w:id="1510" w:author="EndlessLove" w:date="2016-09-27T12:37:00Z">
        <w:r>
          <w:rPr>
            <w:rFonts w:ascii="Times New Roman" w:hAnsi="Times New Roman" w:cs="Times New Roman"/>
            <w:sz w:val="26"/>
            <w:szCs w:val="26"/>
          </w:rPr>
          <w:t>Produc</w:t>
        </w:r>
        <w:r w:rsidR="00733F3F">
          <w:rPr>
            <w:rFonts w:ascii="Times New Roman" w:hAnsi="Times New Roman" w:cs="Times New Roman"/>
            <w:sz w:val="26"/>
            <w:szCs w:val="26"/>
          </w:rPr>
          <w:t>tDAO.java, UserDAO.java, Cart</w:t>
        </w:r>
      </w:ins>
      <w:ins w:id="1511" w:author="EndlessLove" w:date="2016-10-17T09:39:00Z">
        <w:r w:rsidR="00733F3F">
          <w:rPr>
            <w:rFonts w:ascii="Times New Roman" w:hAnsi="Times New Roman" w:cs="Times New Roman"/>
            <w:sz w:val="26"/>
            <w:szCs w:val="26"/>
          </w:rPr>
          <w:t>DAO</w:t>
        </w:r>
      </w:ins>
      <w:ins w:id="1512" w:author="EndlessLove" w:date="2016-09-27T12:37:00Z">
        <w:r w:rsidR="00733F3F">
          <w:rPr>
            <w:rFonts w:ascii="Times New Roman" w:hAnsi="Times New Roman" w:cs="Times New Roman"/>
            <w:sz w:val="26"/>
            <w:szCs w:val="26"/>
          </w:rPr>
          <w:t xml:space="preserve">.java, </w:t>
        </w:r>
      </w:ins>
      <w:ins w:id="1513" w:author="EndlessLove" w:date="2016-10-17T09:39:00Z">
        <w:r w:rsidR="00733F3F">
          <w:rPr>
            <w:rFonts w:ascii="Times New Roman" w:hAnsi="Times New Roman" w:cs="Times New Roman"/>
            <w:sz w:val="26"/>
            <w:szCs w:val="26"/>
          </w:rPr>
          <w:t xml:space="preserve">OrderDAO.java, </w:t>
        </w:r>
      </w:ins>
      <w:ins w:id="1514" w:author="EndlessLove" w:date="2016-09-27T12:37:00Z">
        <w:r w:rsidR="00733F3F">
          <w:rPr>
            <w:rFonts w:ascii="Times New Roman" w:hAnsi="Times New Roman" w:cs="Times New Roman"/>
            <w:sz w:val="26"/>
            <w:szCs w:val="26"/>
          </w:rPr>
          <w:t>Order</w:t>
        </w:r>
        <w:r>
          <w:rPr>
            <w:rFonts w:ascii="Times New Roman" w:hAnsi="Times New Roman" w:cs="Times New Roman"/>
            <w:sz w:val="26"/>
            <w:szCs w:val="26"/>
          </w:rPr>
          <w:t>DetailDAO.java</w:t>
        </w:r>
      </w:ins>
      <w:ins w:id="1515" w:author="EndlessLove" w:date="2016-10-17T09:40:00Z">
        <w:r w:rsidR="00733F3F">
          <w:rPr>
            <w:rFonts w:ascii="Times New Roman" w:hAnsi="Times New Roman" w:cs="Times New Roman"/>
            <w:sz w:val="26"/>
            <w:szCs w:val="26"/>
          </w:rPr>
          <w:t>, NewsDAO.java</w:t>
        </w:r>
      </w:ins>
    </w:p>
    <w:p w14:paraId="3F2FA964" w14:textId="77777777" w:rsidR="002E6E5C" w:rsidRPr="002E6E5C" w:rsidRDefault="002E6E5C">
      <w:pPr>
        <w:pStyle w:val="ListParagraph"/>
        <w:widowControl w:val="0"/>
        <w:spacing w:after="0" w:line="360" w:lineRule="auto"/>
        <w:outlineLvl w:val="1"/>
        <w:rPr>
          <w:rFonts w:ascii="Times New Roman" w:hAnsi="Times New Roman" w:cs="Times New Roman"/>
          <w:sz w:val="26"/>
          <w:szCs w:val="26"/>
          <w:rPrChange w:id="1516" w:author="EndlessLove" w:date="2016-09-27T12:33:00Z">
            <w:rPr>
              <w:rFonts w:ascii="Times New Roman" w:hAnsi="Times New Roman" w:cs="Times New Roman"/>
              <w:b/>
              <w:sz w:val="26"/>
              <w:szCs w:val="26"/>
            </w:rPr>
          </w:rPrChange>
        </w:rPr>
        <w:pPrChange w:id="1517" w:author="EndlessLove" w:date="2016-09-27T12:33:00Z">
          <w:pPr>
            <w:pStyle w:val="ListParagraph"/>
            <w:widowControl w:val="0"/>
            <w:numPr>
              <w:ilvl w:val="2"/>
              <w:numId w:val="20"/>
            </w:numPr>
            <w:spacing w:after="0" w:line="360" w:lineRule="auto"/>
            <w:ind w:hanging="720"/>
            <w:outlineLvl w:val="1"/>
          </w:pPr>
        </w:pPrChange>
      </w:pPr>
    </w:p>
    <w:p w14:paraId="343CDFE2" w14:textId="5C320CBF" w:rsidR="00BE70DE" w:rsidRPr="00CD58A6" w:rsidRDefault="00DF0391">
      <w:pPr>
        <w:pStyle w:val="STyle41"/>
        <w:rPr>
          <w:ins w:id="1518" w:author="EndlessLove" w:date="2016-09-27T12:37:00Z"/>
          <w:b w:val="0"/>
          <w:rPrChange w:id="1519" w:author="EndlessLove" w:date="2016-11-07T09:34:00Z">
            <w:rPr>
              <w:ins w:id="1520" w:author="EndlessLove" w:date="2016-09-27T12:37:00Z"/>
              <w:b/>
            </w:rPr>
          </w:rPrChange>
        </w:rPr>
        <w:pPrChange w:id="1521" w:author="EndlessLove" w:date="2016-11-07T12:04:00Z">
          <w:pPr>
            <w:pStyle w:val="ListParagraph"/>
            <w:widowControl w:val="0"/>
            <w:numPr>
              <w:ilvl w:val="2"/>
              <w:numId w:val="20"/>
            </w:numPr>
            <w:spacing w:after="0" w:line="360" w:lineRule="auto"/>
            <w:ind w:hanging="720"/>
            <w:outlineLvl w:val="1"/>
          </w:pPr>
        </w:pPrChange>
      </w:pPr>
      <w:bookmarkStart w:id="1522" w:name="_Toc466284199"/>
      <w:bookmarkStart w:id="1523" w:name="_Toc466285946"/>
      <w:bookmarkStart w:id="1524" w:name="_Toc466287894"/>
      <w:bookmarkStart w:id="1525" w:name="_Toc466289107"/>
      <w:ins w:id="1526" w:author="EndlessLove" w:date="2016-11-07T12:04:00Z">
        <w:r>
          <w:t>2.3.2</w:t>
        </w:r>
        <w:r>
          <w:tab/>
        </w:r>
      </w:ins>
      <w:r w:rsidR="003103CA" w:rsidRPr="001A3A98">
        <w:t>Controller</w:t>
      </w:r>
      <w:bookmarkEnd w:id="1522"/>
      <w:bookmarkEnd w:id="1523"/>
      <w:bookmarkEnd w:id="1524"/>
      <w:bookmarkEnd w:id="1525"/>
    </w:p>
    <w:p w14:paraId="08640EA8" w14:textId="24D96057" w:rsidR="002E6E5C" w:rsidRDefault="002E6E5C">
      <w:pPr>
        <w:pStyle w:val="ListParagraph"/>
        <w:widowControl w:val="0"/>
        <w:numPr>
          <w:ilvl w:val="0"/>
          <w:numId w:val="18"/>
        </w:numPr>
        <w:spacing w:after="0" w:line="360" w:lineRule="auto"/>
        <w:outlineLvl w:val="1"/>
        <w:rPr>
          <w:rFonts w:ascii="Times New Roman" w:hAnsi="Times New Roman" w:cs="Times New Roman"/>
          <w:b/>
          <w:sz w:val="26"/>
          <w:szCs w:val="26"/>
        </w:rPr>
        <w:pPrChange w:id="1527" w:author="EndlessLove" w:date="2016-09-27T12:37:00Z">
          <w:pPr>
            <w:pStyle w:val="ListParagraph"/>
            <w:widowControl w:val="0"/>
            <w:numPr>
              <w:ilvl w:val="2"/>
              <w:numId w:val="20"/>
            </w:numPr>
            <w:spacing w:after="0" w:line="360" w:lineRule="auto"/>
            <w:ind w:hanging="720"/>
            <w:outlineLvl w:val="1"/>
          </w:pPr>
        </w:pPrChange>
      </w:pPr>
      <w:ins w:id="1528" w:author="EndlessLove" w:date="2016-09-27T12:38:00Z">
        <w:r>
          <w:rPr>
            <w:rFonts w:ascii="Times New Roman" w:hAnsi="Times New Roman" w:cs="Times New Roman"/>
            <w:b/>
            <w:sz w:val="26"/>
            <w:szCs w:val="26"/>
          </w:rPr>
          <w:t xml:space="preserve">Package controller: </w:t>
        </w:r>
      </w:ins>
      <w:ins w:id="1529" w:author="EndlessLove" w:date="2016-09-27T12:40:00Z">
        <w:r w:rsidR="00245F49">
          <w:rPr>
            <w:rFonts w:ascii="Times New Roman" w:hAnsi="Times New Roman" w:cs="Times New Roman"/>
            <w:sz w:val="26"/>
            <w:szCs w:val="26"/>
          </w:rPr>
          <w:t>Homepage</w:t>
        </w:r>
      </w:ins>
      <w:ins w:id="1530" w:author="EndlessLove" w:date="2016-09-27T12:41:00Z">
        <w:r w:rsidR="00245F49">
          <w:rPr>
            <w:rFonts w:ascii="Times New Roman" w:hAnsi="Times New Roman" w:cs="Times New Roman"/>
            <w:sz w:val="26"/>
            <w:szCs w:val="26"/>
          </w:rPr>
          <w:t>Controller</w:t>
        </w:r>
      </w:ins>
      <w:ins w:id="1531" w:author="EndlessLove" w:date="2016-09-27T12:45:00Z">
        <w:r w:rsidR="00953CD2">
          <w:rPr>
            <w:rFonts w:ascii="Times New Roman" w:hAnsi="Times New Roman" w:cs="Times New Roman"/>
            <w:sz w:val="26"/>
            <w:szCs w:val="26"/>
          </w:rPr>
          <w:t>.java</w:t>
        </w:r>
      </w:ins>
      <w:ins w:id="1532" w:author="EndlessLove" w:date="2016-09-27T12:41:00Z">
        <w:r w:rsidR="00245F49">
          <w:rPr>
            <w:rFonts w:ascii="Times New Roman" w:hAnsi="Times New Roman" w:cs="Times New Roman"/>
            <w:sz w:val="26"/>
            <w:szCs w:val="26"/>
          </w:rPr>
          <w:t xml:space="preserve">, </w:t>
        </w:r>
      </w:ins>
      <w:ins w:id="1533" w:author="EndlessLove" w:date="2016-09-27T12:42:00Z">
        <w:r w:rsidR="00245F49">
          <w:rPr>
            <w:rFonts w:ascii="Times New Roman" w:hAnsi="Times New Roman" w:cs="Times New Roman"/>
            <w:sz w:val="26"/>
            <w:szCs w:val="26"/>
          </w:rPr>
          <w:t>ProductController</w:t>
        </w:r>
      </w:ins>
      <w:ins w:id="1534" w:author="EndlessLove" w:date="2016-09-27T12:46:00Z">
        <w:r w:rsidR="00953CD2">
          <w:rPr>
            <w:rFonts w:ascii="Times New Roman" w:hAnsi="Times New Roman" w:cs="Times New Roman"/>
            <w:sz w:val="26"/>
            <w:szCs w:val="26"/>
          </w:rPr>
          <w:t>.java</w:t>
        </w:r>
      </w:ins>
      <w:ins w:id="1535" w:author="EndlessLove" w:date="2016-09-27T12:42:00Z">
        <w:r w:rsidR="00245F49">
          <w:rPr>
            <w:rFonts w:ascii="Times New Roman" w:hAnsi="Times New Roman" w:cs="Times New Roman"/>
            <w:sz w:val="26"/>
            <w:szCs w:val="26"/>
          </w:rPr>
          <w:t xml:space="preserve">, </w:t>
        </w:r>
      </w:ins>
      <w:ins w:id="1536" w:author="EndlessLove" w:date="2016-09-27T12:44:00Z">
        <w:r w:rsidR="00245F49">
          <w:rPr>
            <w:rFonts w:ascii="Times New Roman" w:hAnsi="Times New Roman" w:cs="Times New Roman"/>
            <w:sz w:val="26"/>
            <w:szCs w:val="26"/>
          </w:rPr>
          <w:t>CartController</w:t>
        </w:r>
      </w:ins>
      <w:ins w:id="1537" w:author="EndlessLove" w:date="2016-09-27T12:46:00Z">
        <w:r w:rsidR="00953CD2">
          <w:rPr>
            <w:rFonts w:ascii="Times New Roman" w:hAnsi="Times New Roman" w:cs="Times New Roman"/>
            <w:sz w:val="26"/>
            <w:szCs w:val="26"/>
          </w:rPr>
          <w:t>.java</w:t>
        </w:r>
      </w:ins>
      <w:ins w:id="1538" w:author="EndlessLove" w:date="2016-09-27T12:44:00Z">
        <w:r w:rsidR="00245F49">
          <w:rPr>
            <w:rFonts w:ascii="Times New Roman" w:hAnsi="Times New Roman" w:cs="Times New Roman"/>
            <w:sz w:val="26"/>
            <w:szCs w:val="26"/>
          </w:rPr>
          <w:t>,</w:t>
        </w:r>
      </w:ins>
      <w:ins w:id="1539" w:author="EndlessLove" w:date="2016-09-27T12:43:00Z">
        <w:r w:rsidR="00245F49">
          <w:rPr>
            <w:rFonts w:ascii="Times New Roman" w:hAnsi="Times New Roman" w:cs="Times New Roman"/>
            <w:sz w:val="26"/>
            <w:szCs w:val="26"/>
          </w:rPr>
          <w:t xml:space="preserve"> </w:t>
        </w:r>
      </w:ins>
      <w:ins w:id="1540" w:author="EndlessLove" w:date="2016-09-27T12:42:00Z">
        <w:r w:rsidR="00245F49">
          <w:rPr>
            <w:rFonts w:ascii="Times New Roman" w:hAnsi="Times New Roman" w:cs="Times New Roman"/>
            <w:sz w:val="26"/>
            <w:szCs w:val="26"/>
          </w:rPr>
          <w:t>UserController</w:t>
        </w:r>
      </w:ins>
      <w:ins w:id="1541" w:author="EndlessLove" w:date="2016-09-27T12:46:00Z">
        <w:r w:rsidR="00953CD2">
          <w:rPr>
            <w:rFonts w:ascii="Times New Roman" w:hAnsi="Times New Roman" w:cs="Times New Roman"/>
            <w:sz w:val="26"/>
            <w:szCs w:val="26"/>
          </w:rPr>
          <w:t>.java</w:t>
        </w:r>
      </w:ins>
      <w:ins w:id="1542" w:author="EndlessLove" w:date="2016-09-27T12:42:00Z">
        <w:r w:rsidR="00245F49">
          <w:rPr>
            <w:rFonts w:ascii="Times New Roman" w:hAnsi="Times New Roman" w:cs="Times New Roman"/>
            <w:sz w:val="26"/>
            <w:szCs w:val="26"/>
          </w:rPr>
          <w:t xml:space="preserve">, </w:t>
        </w:r>
      </w:ins>
      <w:ins w:id="1543" w:author="EndlessLove" w:date="2016-09-27T12:44:00Z">
        <w:r w:rsidR="00245F49">
          <w:rPr>
            <w:rFonts w:ascii="Times New Roman" w:hAnsi="Times New Roman" w:cs="Times New Roman"/>
            <w:sz w:val="26"/>
            <w:szCs w:val="26"/>
          </w:rPr>
          <w:t xml:space="preserve"> NewsController</w:t>
        </w:r>
      </w:ins>
      <w:ins w:id="1544" w:author="EndlessLove" w:date="2016-09-27T12:46:00Z">
        <w:r w:rsidR="00953CD2">
          <w:rPr>
            <w:rFonts w:ascii="Times New Roman" w:hAnsi="Times New Roman" w:cs="Times New Roman"/>
            <w:sz w:val="26"/>
            <w:szCs w:val="26"/>
          </w:rPr>
          <w:t>.java</w:t>
        </w:r>
      </w:ins>
      <w:ins w:id="1545" w:author="EndlessLove" w:date="2016-10-17T09:43:00Z">
        <w:r w:rsidR="00733F3F">
          <w:rPr>
            <w:rFonts w:ascii="Times New Roman" w:hAnsi="Times New Roman" w:cs="Times New Roman"/>
            <w:sz w:val="26"/>
            <w:szCs w:val="26"/>
          </w:rPr>
          <w:t>, SaleOffController.java</w:t>
        </w:r>
      </w:ins>
      <w:ins w:id="1546" w:author="EndlessLove" w:date="2016-10-17T09:44:00Z">
        <w:r w:rsidR="00733F3F">
          <w:rPr>
            <w:rFonts w:ascii="Times New Roman" w:hAnsi="Times New Roman" w:cs="Times New Roman"/>
            <w:sz w:val="26"/>
            <w:szCs w:val="26"/>
          </w:rPr>
          <w:t xml:space="preserve">, CheckOut.Controller, FeedbackController.java, </w:t>
        </w:r>
      </w:ins>
    </w:p>
    <w:p w14:paraId="1E65A42A" w14:textId="071FD528" w:rsidR="00CF2B9F" w:rsidDel="002E6E5C" w:rsidRDefault="00DF0391">
      <w:pPr>
        <w:pStyle w:val="STyle41"/>
        <w:rPr>
          <w:del w:id="1547" w:author="EndlessLove" w:date="2016-09-27T12:33:00Z"/>
        </w:rPr>
        <w:pPrChange w:id="1548" w:author="EndlessLove" w:date="2016-11-07T12:04:00Z">
          <w:pPr>
            <w:pStyle w:val="ListParagraph"/>
            <w:widowControl w:val="0"/>
            <w:numPr>
              <w:ilvl w:val="2"/>
              <w:numId w:val="20"/>
            </w:numPr>
            <w:spacing w:after="0" w:line="360" w:lineRule="auto"/>
            <w:ind w:hanging="720"/>
            <w:outlineLvl w:val="1"/>
          </w:pPr>
        </w:pPrChange>
      </w:pPr>
      <w:bookmarkStart w:id="1549" w:name="_Toc466284200"/>
      <w:bookmarkStart w:id="1550" w:name="_Toc466285947"/>
      <w:bookmarkStart w:id="1551" w:name="_Toc466287895"/>
      <w:bookmarkStart w:id="1552" w:name="_Toc466289108"/>
      <w:ins w:id="1553" w:author="EndlessLove" w:date="2016-11-07T12:04:00Z">
        <w:r>
          <w:t>2.3.3</w:t>
        </w:r>
        <w:bookmarkEnd w:id="1549"/>
        <w:bookmarkEnd w:id="1550"/>
        <w:bookmarkEnd w:id="1551"/>
        <w:bookmarkEnd w:id="1552"/>
        <w:r>
          <w:tab/>
        </w:r>
      </w:ins>
      <w:del w:id="1554" w:author="EndlessLove" w:date="2016-09-27T12:33:00Z">
        <w:r w:rsidR="003103CA" w:rsidDel="002E6E5C">
          <w:delText>DAO</w:delText>
        </w:r>
      </w:del>
    </w:p>
    <w:p w14:paraId="3C57A88A" w14:textId="278D96E7" w:rsidR="00CF2B9F" w:rsidDel="002E6E5C" w:rsidRDefault="003103CA">
      <w:pPr>
        <w:pStyle w:val="STyle41"/>
        <w:rPr>
          <w:del w:id="1555" w:author="EndlessLove" w:date="2016-09-27T12:32:00Z"/>
        </w:rPr>
        <w:pPrChange w:id="1556" w:author="EndlessLove" w:date="2016-11-07T12:04:00Z">
          <w:pPr>
            <w:pStyle w:val="ListParagraph"/>
            <w:widowControl w:val="0"/>
            <w:numPr>
              <w:ilvl w:val="2"/>
              <w:numId w:val="20"/>
            </w:numPr>
            <w:spacing w:after="0" w:line="360" w:lineRule="auto"/>
            <w:ind w:hanging="720"/>
            <w:outlineLvl w:val="1"/>
          </w:pPr>
        </w:pPrChange>
      </w:pPr>
      <w:del w:id="1557" w:author="EndlessLove" w:date="2016-09-27T12:32:00Z">
        <w:r w:rsidDel="002E6E5C">
          <w:delText>Service</w:delText>
        </w:r>
      </w:del>
    </w:p>
    <w:p w14:paraId="09E98257" w14:textId="77777777" w:rsidR="003103CA" w:rsidRDefault="003103CA">
      <w:pPr>
        <w:pStyle w:val="STyle41"/>
        <w:rPr>
          <w:ins w:id="1558" w:author="EndlessLove" w:date="2016-09-27T12:45:00Z"/>
        </w:rPr>
        <w:pPrChange w:id="1559" w:author="EndlessLove" w:date="2016-11-07T12:04:00Z">
          <w:pPr>
            <w:pStyle w:val="ListParagraph"/>
            <w:widowControl w:val="0"/>
            <w:numPr>
              <w:ilvl w:val="2"/>
              <w:numId w:val="20"/>
            </w:numPr>
            <w:spacing w:after="0" w:line="360" w:lineRule="auto"/>
            <w:ind w:hanging="720"/>
            <w:outlineLvl w:val="1"/>
          </w:pPr>
        </w:pPrChange>
      </w:pPr>
      <w:bookmarkStart w:id="1560" w:name="_Toc466284201"/>
      <w:bookmarkStart w:id="1561" w:name="_Toc466285948"/>
      <w:bookmarkStart w:id="1562" w:name="_Toc466287896"/>
      <w:bookmarkStart w:id="1563" w:name="_Toc466289109"/>
      <w:r>
        <w:t>Util</w:t>
      </w:r>
      <w:bookmarkEnd w:id="1560"/>
      <w:bookmarkEnd w:id="1561"/>
      <w:bookmarkEnd w:id="1562"/>
      <w:bookmarkEnd w:id="1563"/>
      <w:r>
        <w:t xml:space="preserve"> </w:t>
      </w:r>
    </w:p>
    <w:p w14:paraId="12B6AFD2" w14:textId="2E5BDE0E" w:rsidR="00733F3F" w:rsidDel="00733F3F" w:rsidRDefault="001935FE">
      <w:pPr>
        <w:pStyle w:val="ListParagraph"/>
        <w:rPr>
          <w:del w:id="1564" w:author="EndlessLove" w:date="2016-10-17T09:40:00Z"/>
          <w:rFonts w:ascii="Times New Roman" w:hAnsi="Times New Roman" w:cs="Times New Roman"/>
          <w:sz w:val="26"/>
          <w:szCs w:val="26"/>
        </w:rPr>
        <w:pPrChange w:id="1565" w:author="EndlessLove" w:date="2016-10-17T09:41:00Z">
          <w:pPr>
            <w:spacing w:after="240"/>
            <w:outlineLvl w:val="1"/>
          </w:pPr>
        </w:pPrChange>
      </w:pPr>
      <w:ins w:id="1566" w:author="EndlessLove" w:date="2016-09-27T12:45:00Z">
        <w:r>
          <w:rPr>
            <w:rFonts w:ascii="Times New Roman" w:hAnsi="Times New Roman" w:cs="Times New Roman"/>
            <w:b/>
            <w:sz w:val="26"/>
            <w:szCs w:val="26"/>
          </w:rPr>
          <w:t xml:space="preserve">Package util: </w:t>
        </w:r>
        <w:r>
          <w:rPr>
            <w:rFonts w:ascii="Times New Roman" w:hAnsi="Times New Roman" w:cs="Times New Roman"/>
            <w:sz w:val="26"/>
            <w:szCs w:val="26"/>
          </w:rPr>
          <w:t>HibernateUtil.java</w:t>
        </w:r>
      </w:ins>
    </w:p>
    <w:p w14:paraId="156295B5" w14:textId="77777777" w:rsidR="00733F3F" w:rsidRPr="00733F3F" w:rsidRDefault="00733F3F">
      <w:pPr>
        <w:pStyle w:val="ListParagraph"/>
        <w:widowControl w:val="0"/>
        <w:numPr>
          <w:ilvl w:val="0"/>
          <w:numId w:val="18"/>
        </w:numPr>
        <w:spacing w:after="0" w:line="360" w:lineRule="auto"/>
        <w:outlineLvl w:val="1"/>
        <w:rPr>
          <w:ins w:id="1567" w:author="EndlessLove" w:date="2016-10-17T09:41:00Z"/>
          <w:rFonts w:ascii="Times New Roman" w:hAnsi="Times New Roman" w:cs="Times New Roman"/>
          <w:b/>
          <w:sz w:val="26"/>
          <w:szCs w:val="26"/>
          <w:rPrChange w:id="1568" w:author="EndlessLove" w:date="2016-10-17T09:41:00Z">
            <w:rPr>
              <w:ins w:id="1569" w:author="EndlessLove" w:date="2016-10-17T09:41:00Z"/>
            </w:rPr>
          </w:rPrChange>
        </w:rPr>
        <w:pPrChange w:id="1570" w:author="EndlessLove" w:date="2016-10-17T09:41:00Z">
          <w:pPr>
            <w:pStyle w:val="ListParagraph"/>
            <w:widowControl w:val="0"/>
            <w:numPr>
              <w:ilvl w:val="2"/>
              <w:numId w:val="20"/>
            </w:numPr>
            <w:spacing w:after="0" w:line="360" w:lineRule="auto"/>
            <w:ind w:hanging="720"/>
            <w:outlineLvl w:val="1"/>
          </w:pPr>
        </w:pPrChange>
      </w:pPr>
    </w:p>
    <w:p w14:paraId="72A4DBFD" w14:textId="35B3237D" w:rsidR="00733F3F" w:rsidRPr="00733F3F" w:rsidRDefault="00733F3F" w:rsidP="00733F3F">
      <w:pPr>
        <w:pStyle w:val="ListParagraph"/>
        <w:widowControl w:val="0"/>
        <w:numPr>
          <w:ilvl w:val="0"/>
          <w:numId w:val="18"/>
        </w:numPr>
        <w:spacing w:after="0" w:line="360" w:lineRule="auto"/>
        <w:outlineLvl w:val="1"/>
        <w:rPr>
          <w:ins w:id="1571" w:author="EndlessLove" w:date="2016-10-17T09:42:00Z"/>
          <w:rFonts w:ascii="Times New Roman" w:hAnsi="Times New Roman" w:cs="Times New Roman"/>
          <w:b/>
          <w:sz w:val="26"/>
          <w:szCs w:val="26"/>
          <w:rPrChange w:id="1572" w:author="EndlessLove" w:date="2016-10-17T09:42:00Z">
            <w:rPr>
              <w:ins w:id="1573" w:author="EndlessLove" w:date="2016-10-17T09:42:00Z"/>
              <w:rFonts w:ascii="Times New Roman" w:hAnsi="Times New Roman" w:cs="Times New Roman"/>
              <w:sz w:val="26"/>
              <w:szCs w:val="26"/>
            </w:rPr>
          </w:rPrChange>
        </w:rPr>
      </w:pPr>
      <w:ins w:id="1574" w:author="EndlessLove" w:date="2016-10-17T09:41:00Z">
        <w:r>
          <w:rPr>
            <w:rFonts w:ascii="Times New Roman" w:hAnsi="Times New Roman" w:cs="Times New Roman"/>
            <w:b/>
            <w:sz w:val="26"/>
            <w:szCs w:val="26"/>
          </w:rPr>
          <w:t xml:space="preserve">Package filter: </w:t>
        </w:r>
        <w:r>
          <w:rPr>
            <w:rFonts w:ascii="Times New Roman" w:hAnsi="Times New Roman" w:cs="Times New Roman"/>
            <w:sz w:val="26"/>
            <w:szCs w:val="26"/>
          </w:rPr>
          <w:t>errorHanding.java</w:t>
        </w:r>
      </w:ins>
    </w:p>
    <w:p w14:paraId="34653240" w14:textId="0DD41A8C" w:rsidR="00733F3F" w:rsidRPr="00280D08" w:rsidRDefault="00733F3F" w:rsidP="00733F3F">
      <w:pPr>
        <w:pStyle w:val="ListParagraph"/>
        <w:widowControl w:val="0"/>
        <w:numPr>
          <w:ilvl w:val="0"/>
          <w:numId w:val="18"/>
        </w:numPr>
        <w:spacing w:after="0" w:line="360" w:lineRule="auto"/>
        <w:outlineLvl w:val="1"/>
        <w:rPr>
          <w:ins w:id="1575" w:author="EndlessLove" w:date="2016-10-17T09:41:00Z"/>
          <w:rFonts w:ascii="Times New Roman" w:hAnsi="Times New Roman" w:cs="Times New Roman"/>
          <w:b/>
          <w:sz w:val="26"/>
          <w:szCs w:val="26"/>
        </w:rPr>
      </w:pPr>
      <w:ins w:id="1576" w:author="EndlessLove" w:date="2016-10-17T09:42:00Z">
        <w:r>
          <w:rPr>
            <w:rFonts w:ascii="Times New Roman" w:hAnsi="Times New Roman" w:cs="Times New Roman"/>
            <w:b/>
            <w:sz w:val="26"/>
            <w:szCs w:val="26"/>
          </w:rPr>
          <w:t xml:space="preserve">Package tool: </w:t>
        </w:r>
        <w:r w:rsidRPr="00733F3F">
          <w:rPr>
            <w:rFonts w:ascii="Times New Roman" w:hAnsi="Times New Roman" w:cs="Times New Roman"/>
            <w:sz w:val="26"/>
            <w:szCs w:val="26"/>
            <w:rPrChange w:id="1577" w:author="EndlessLove" w:date="2016-10-17T09:42:00Z">
              <w:rPr>
                <w:rFonts w:ascii="Times New Roman" w:hAnsi="Times New Roman" w:cs="Times New Roman"/>
                <w:b/>
                <w:sz w:val="26"/>
                <w:szCs w:val="26"/>
              </w:rPr>
            </w:rPrChange>
          </w:rPr>
          <w:t>MD5.java</w:t>
        </w:r>
        <w:r>
          <w:rPr>
            <w:rFonts w:ascii="Times New Roman" w:hAnsi="Times New Roman" w:cs="Times New Roman"/>
            <w:sz w:val="26"/>
            <w:szCs w:val="26"/>
          </w:rPr>
          <w:t>, SendMail.java</w:t>
        </w:r>
      </w:ins>
    </w:p>
    <w:p w14:paraId="5E39ECAA" w14:textId="5E578B0C" w:rsidR="00CF2B9F" w:rsidDel="00733F3F" w:rsidRDefault="00CF2B9F">
      <w:pPr>
        <w:pStyle w:val="ListParagraph"/>
        <w:rPr>
          <w:del w:id="1578" w:author="EndlessLove" w:date="2016-10-17T09:41:00Z"/>
        </w:rPr>
        <w:pPrChange w:id="1579" w:author="EndlessLove" w:date="2016-10-17T09:41:00Z">
          <w:pPr>
            <w:spacing w:after="240"/>
            <w:outlineLvl w:val="1"/>
          </w:pPr>
        </w:pPrChange>
      </w:pPr>
    </w:p>
    <w:p w14:paraId="39987717" w14:textId="77777777" w:rsidR="00733F3F" w:rsidRDefault="00733F3F">
      <w:pPr>
        <w:pStyle w:val="ListParagraph"/>
        <w:rPr>
          <w:ins w:id="1580" w:author="EndlessLove" w:date="2016-10-17T09:41:00Z"/>
        </w:rPr>
        <w:pPrChange w:id="1581" w:author="EndlessLove" w:date="2016-10-17T09:41:00Z">
          <w:pPr>
            <w:spacing w:after="240"/>
            <w:outlineLvl w:val="1"/>
          </w:pPr>
        </w:pPrChange>
      </w:pPr>
    </w:p>
    <w:p w14:paraId="6F392446" w14:textId="77777777" w:rsidR="00830B18" w:rsidRDefault="00830B18">
      <w:pPr>
        <w:pStyle w:val="ListParagraph"/>
        <w:pPrChange w:id="1582" w:author="EndlessLove" w:date="2016-10-17T09:41:00Z">
          <w:pPr>
            <w:spacing w:after="240"/>
            <w:outlineLvl w:val="1"/>
          </w:pPr>
        </w:pPrChange>
      </w:pPr>
    </w:p>
    <w:p w14:paraId="54694EBE" w14:textId="00AE9A14" w:rsidR="008E43F8" w:rsidRPr="002C128E" w:rsidRDefault="008E43F8">
      <w:pPr>
        <w:pStyle w:val="mystyle3"/>
        <w:numPr>
          <w:ilvl w:val="0"/>
          <w:numId w:val="0"/>
        </w:numPr>
        <w:ind w:left="180" w:hanging="180"/>
        <w:rPr>
          <w:ins w:id="1583" w:author="EndlessLove" w:date="2016-11-07T12:38:00Z"/>
        </w:rPr>
        <w:pPrChange w:id="1584" w:author="EndlessLove" w:date="2016-11-07T12:38:00Z">
          <w:pPr>
            <w:pStyle w:val="mystyle3"/>
            <w:numPr>
              <w:ilvl w:val="0"/>
              <w:numId w:val="42"/>
            </w:numPr>
            <w:ind w:left="990"/>
          </w:pPr>
        </w:pPrChange>
      </w:pPr>
      <w:bookmarkStart w:id="1585" w:name="_Toc466289110"/>
      <w:ins w:id="1586" w:author="EndlessLove" w:date="2016-11-07T12:38:00Z">
        <w:r>
          <w:t>2.4 THIẾT KẾ CƠ SỞ DỮ LIỆU</w:t>
        </w:r>
        <w:bookmarkEnd w:id="1585"/>
      </w:ins>
    </w:p>
    <w:p w14:paraId="7E318E8E" w14:textId="0B6C4A41" w:rsidR="00C850D6" w:rsidRPr="00CD58A6" w:rsidDel="008E43F8" w:rsidRDefault="00C850D6">
      <w:pPr>
        <w:pStyle w:val="mystyle3"/>
        <w:numPr>
          <w:ilvl w:val="1"/>
          <w:numId w:val="77"/>
        </w:numPr>
        <w:rPr>
          <w:del w:id="1587" w:author="EndlessLove" w:date="2016-11-07T12:38:00Z"/>
          <w:b w:val="0"/>
          <w:sz w:val="26"/>
          <w:rPrChange w:id="1588" w:author="EndlessLove" w:date="2016-11-07T09:34:00Z">
            <w:rPr>
              <w:del w:id="1589" w:author="EndlessLove" w:date="2016-11-07T12:38:00Z"/>
              <w:rFonts w:ascii="Times New Roman" w:hAnsi="Times New Roman" w:cs="Times New Roman"/>
              <w:b/>
              <w:sz w:val="26"/>
              <w:szCs w:val="26"/>
            </w:rPr>
          </w:rPrChange>
        </w:rPr>
        <w:pPrChange w:id="1590" w:author="EndlessLove" w:date="2016-11-07T12:04:00Z">
          <w:pPr>
            <w:pStyle w:val="ListParagraph"/>
            <w:numPr>
              <w:ilvl w:val="1"/>
              <w:numId w:val="20"/>
            </w:numPr>
            <w:spacing w:after="240"/>
            <w:ind w:left="525" w:hanging="525"/>
            <w:outlineLvl w:val="1"/>
          </w:pPr>
        </w:pPrChange>
      </w:pPr>
      <w:del w:id="1591" w:author="EndlessLove" w:date="2016-11-07T12:38:00Z">
        <w:r w:rsidRPr="00CD58A6" w:rsidDel="008E43F8">
          <w:rPr>
            <w:b w:val="0"/>
            <w:sz w:val="26"/>
            <w:rPrChange w:id="1592" w:author="EndlessLove" w:date="2016-11-07T09:34:00Z">
              <w:rPr>
                <w:rFonts w:ascii="Times New Roman" w:hAnsi="Times New Roman" w:cs="Times New Roman"/>
                <w:b/>
                <w:sz w:val="26"/>
                <w:szCs w:val="26"/>
              </w:rPr>
            </w:rPrChange>
          </w:rPr>
          <w:delText>THIẾT KẾ CƠ SỞ DỮ LIỆU</w:delText>
        </w:r>
      </w:del>
    </w:p>
    <w:p w14:paraId="4E36EAFA" w14:textId="77777777" w:rsidR="00830B18" w:rsidRDefault="00830B18">
      <w:pPr>
        <w:pStyle w:val="ListParagraph"/>
        <w:numPr>
          <w:ilvl w:val="0"/>
          <w:numId w:val="42"/>
        </w:numPr>
        <w:spacing w:after="240"/>
        <w:outlineLvl w:val="1"/>
        <w:rPr>
          <w:rFonts w:ascii="Times New Roman" w:hAnsi="Times New Roman" w:cs="Times New Roman"/>
          <w:sz w:val="26"/>
          <w:szCs w:val="26"/>
        </w:rPr>
        <w:pPrChange w:id="1593" w:author="EndlessLove" w:date="2016-11-06T09:05:00Z">
          <w:pPr>
            <w:pStyle w:val="ListParagraph"/>
            <w:numPr>
              <w:numId w:val="18"/>
            </w:numPr>
            <w:spacing w:after="240"/>
            <w:ind w:left="990" w:hanging="360"/>
            <w:outlineLvl w:val="1"/>
          </w:pPr>
        </w:pPrChange>
      </w:pPr>
      <w:r w:rsidRPr="00830B18">
        <w:rPr>
          <w:rFonts w:ascii="Times New Roman" w:hAnsi="Times New Roman" w:cs="Times New Roman"/>
          <w:sz w:val="26"/>
          <w:szCs w:val="26"/>
        </w:rPr>
        <w:t>Các bảng dữ liệu</w:t>
      </w:r>
    </w:p>
    <w:p w14:paraId="2BE1495F" w14:textId="77777777" w:rsidR="00830B18" w:rsidRPr="00830B18" w:rsidRDefault="00830B18" w:rsidP="00830B18">
      <w:pPr>
        <w:pStyle w:val="ListParagraph"/>
        <w:spacing w:after="240"/>
        <w:ind w:left="1080"/>
        <w:outlineLvl w:val="1"/>
        <w:rPr>
          <w:rFonts w:ascii="Times New Roman" w:hAnsi="Times New Roman" w:cs="Times New Roman"/>
          <w:sz w:val="26"/>
          <w:szCs w:val="26"/>
        </w:rPr>
      </w:pPr>
    </w:p>
    <w:tbl>
      <w:tblPr>
        <w:tblStyle w:val="TableGrid"/>
        <w:tblW w:w="9180" w:type="dxa"/>
        <w:tblInd w:w="355" w:type="dxa"/>
        <w:tblLook w:val="04A0" w:firstRow="1" w:lastRow="0" w:firstColumn="1" w:lastColumn="0" w:noHBand="0" w:noVBand="1"/>
      </w:tblPr>
      <w:tblGrid>
        <w:gridCol w:w="708"/>
        <w:gridCol w:w="2604"/>
        <w:gridCol w:w="5868"/>
      </w:tblGrid>
      <w:tr w:rsidR="00830B18" w14:paraId="674557C9" w14:textId="77777777" w:rsidTr="00830B18">
        <w:trPr>
          <w:trHeight w:val="440"/>
        </w:trPr>
        <w:tc>
          <w:tcPr>
            <w:tcW w:w="708" w:type="dxa"/>
            <w:shd w:val="clear" w:color="auto" w:fill="E7E6E6" w:themeFill="background2"/>
          </w:tcPr>
          <w:p w14:paraId="7CC87F19" w14:textId="77777777" w:rsidR="00830B18" w:rsidRPr="00830B18" w:rsidRDefault="00830B18" w:rsidP="00830B18">
            <w:pPr>
              <w:pStyle w:val="ListParagraph"/>
              <w:spacing w:after="240"/>
              <w:ind w:left="0"/>
              <w:jc w:val="center"/>
              <w:outlineLvl w:val="1"/>
              <w:rPr>
                <w:rFonts w:ascii="Times New Roman" w:hAnsi="Times New Roman" w:cs="Times New Roman"/>
                <w:b/>
                <w:sz w:val="26"/>
                <w:szCs w:val="26"/>
              </w:rPr>
            </w:pPr>
            <w:r w:rsidRPr="00830B18">
              <w:rPr>
                <w:rFonts w:ascii="Times New Roman" w:hAnsi="Times New Roman" w:cs="Times New Roman"/>
                <w:b/>
                <w:sz w:val="26"/>
                <w:szCs w:val="26"/>
              </w:rPr>
              <w:t>STT</w:t>
            </w:r>
          </w:p>
        </w:tc>
        <w:tc>
          <w:tcPr>
            <w:tcW w:w="2604" w:type="dxa"/>
            <w:shd w:val="clear" w:color="auto" w:fill="E7E6E6" w:themeFill="background2"/>
          </w:tcPr>
          <w:p w14:paraId="32C0EE20" w14:textId="77777777" w:rsidR="00830B18" w:rsidRPr="00830B18" w:rsidRDefault="00830B18" w:rsidP="00830B18">
            <w:pPr>
              <w:pStyle w:val="ListParagraph"/>
              <w:spacing w:after="240"/>
              <w:ind w:left="0"/>
              <w:jc w:val="center"/>
              <w:outlineLvl w:val="1"/>
              <w:rPr>
                <w:rFonts w:ascii="Times New Roman" w:hAnsi="Times New Roman" w:cs="Times New Roman"/>
                <w:b/>
                <w:sz w:val="26"/>
                <w:szCs w:val="26"/>
              </w:rPr>
            </w:pPr>
            <w:r w:rsidRPr="00830B18">
              <w:rPr>
                <w:rFonts w:ascii="Times New Roman" w:hAnsi="Times New Roman" w:cs="Times New Roman"/>
                <w:b/>
                <w:sz w:val="26"/>
                <w:szCs w:val="26"/>
              </w:rPr>
              <w:t>Tên bảng</w:t>
            </w:r>
          </w:p>
        </w:tc>
        <w:tc>
          <w:tcPr>
            <w:tcW w:w="5868" w:type="dxa"/>
            <w:shd w:val="clear" w:color="auto" w:fill="E7E6E6" w:themeFill="background2"/>
          </w:tcPr>
          <w:p w14:paraId="2E7C07D6" w14:textId="77777777" w:rsidR="00830B18" w:rsidRPr="00830B18" w:rsidRDefault="00830B18" w:rsidP="00830B18">
            <w:pPr>
              <w:pStyle w:val="ListParagraph"/>
              <w:spacing w:after="240"/>
              <w:ind w:left="0"/>
              <w:jc w:val="center"/>
              <w:outlineLvl w:val="1"/>
              <w:rPr>
                <w:rFonts w:ascii="Times New Roman" w:hAnsi="Times New Roman" w:cs="Times New Roman"/>
                <w:b/>
                <w:sz w:val="26"/>
                <w:szCs w:val="26"/>
              </w:rPr>
            </w:pPr>
            <w:r w:rsidRPr="00830B18">
              <w:rPr>
                <w:rFonts w:ascii="Times New Roman" w:hAnsi="Times New Roman" w:cs="Times New Roman"/>
                <w:b/>
                <w:sz w:val="26"/>
                <w:szCs w:val="26"/>
              </w:rPr>
              <w:t>Mô tả</w:t>
            </w:r>
          </w:p>
        </w:tc>
      </w:tr>
      <w:tr w:rsidR="00830B18" w14:paraId="53A64CAF" w14:textId="77777777" w:rsidTr="00830B18">
        <w:tc>
          <w:tcPr>
            <w:tcW w:w="708" w:type="dxa"/>
          </w:tcPr>
          <w:p w14:paraId="6A4598F4" w14:textId="77777777" w:rsidR="00830B18" w:rsidRPr="00830B18" w:rsidRDefault="00830B18" w:rsidP="00830B18">
            <w:pPr>
              <w:pStyle w:val="ListParagraph"/>
              <w:spacing w:after="240"/>
              <w:ind w:left="0"/>
              <w:jc w:val="center"/>
              <w:outlineLvl w:val="1"/>
              <w:rPr>
                <w:rFonts w:ascii="Times New Roman" w:hAnsi="Times New Roman" w:cs="Times New Roman"/>
                <w:sz w:val="26"/>
                <w:szCs w:val="26"/>
              </w:rPr>
            </w:pPr>
            <w:r w:rsidRPr="00830B18">
              <w:rPr>
                <w:rFonts w:ascii="Times New Roman" w:hAnsi="Times New Roman" w:cs="Times New Roman"/>
                <w:sz w:val="26"/>
                <w:szCs w:val="26"/>
              </w:rPr>
              <w:lastRenderedPageBreak/>
              <w:t>1</w:t>
            </w:r>
          </w:p>
        </w:tc>
        <w:tc>
          <w:tcPr>
            <w:tcW w:w="2604" w:type="dxa"/>
          </w:tcPr>
          <w:p w14:paraId="0B09A7CE" w14:textId="77777777" w:rsidR="00830B18" w:rsidRPr="00830B18" w:rsidRDefault="00A24690" w:rsidP="00186BE8">
            <w:pPr>
              <w:pStyle w:val="ListParagraph"/>
              <w:spacing w:after="240"/>
              <w:ind w:left="0"/>
              <w:outlineLvl w:val="1"/>
              <w:rPr>
                <w:rFonts w:ascii="Times New Roman" w:hAnsi="Times New Roman" w:cs="Times New Roman"/>
                <w:sz w:val="26"/>
                <w:szCs w:val="26"/>
              </w:rPr>
            </w:pPr>
            <w:r w:rsidRPr="00830B18">
              <w:rPr>
                <w:rFonts w:ascii="Times New Roman" w:hAnsi="Times New Roman" w:cs="Times New Roman"/>
                <w:sz w:val="26"/>
                <w:szCs w:val="26"/>
              </w:rPr>
              <w:t>C</w:t>
            </w:r>
            <w:r w:rsidR="00830B18" w:rsidRPr="00830B18">
              <w:rPr>
                <w:rFonts w:ascii="Times New Roman" w:hAnsi="Times New Roman" w:cs="Times New Roman"/>
                <w:sz w:val="26"/>
                <w:szCs w:val="26"/>
              </w:rPr>
              <w:t>ategory</w:t>
            </w:r>
          </w:p>
        </w:tc>
        <w:tc>
          <w:tcPr>
            <w:tcW w:w="5868" w:type="dxa"/>
          </w:tcPr>
          <w:p w14:paraId="0C77312D" w14:textId="77777777" w:rsidR="00830B18" w:rsidRPr="00830B18" w:rsidRDefault="00830B18" w:rsidP="00830B18">
            <w:pPr>
              <w:pStyle w:val="ListParagraph"/>
              <w:tabs>
                <w:tab w:val="left" w:pos="900"/>
              </w:tabs>
              <w:spacing w:after="240"/>
              <w:ind w:left="0"/>
              <w:outlineLvl w:val="1"/>
              <w:rPr>
                <w:rFonts w:ascii="Times New Roman" w:hAnsi="Times New Roman" w:cs="Times New Roman"/>
                <w:sz w:val="26"/>
                <w:szCs w:val="26"/>
              </w:rPr>
            </w:pPr>
            <w:r>
              <w:rPr>
                <w:rFonts w:ascii="Times New Roman" w:hAnsi="Times New Roman" w:cs="Times New Roman"/>
                <w:sz w:val="26"/>
                <w:szCs w:val="26"/>
              </w:rPr>
              <w:t>Bảng danh mục sản phẩm</w:t>
            </w:r>
          </w:p>
        </w:tc>
      </w:tr>
      <w:tr w:rsidR="00830B18" w14:paraId="2470214D" w14:textId="77777777" w:rsidTr="00830B18">
        <w:tc>
          <w:tcPr>
            <w:tcW w:w="708" w:type="dxa"/>
          </w:tcPr>
          <w:p w14:paraId="2DD8BE66" w14:textId="77777777" w:rsidR="00830B18" w:rsidRPr="00830B18" w:rsidRDefault="00830B18" w:rsidP="00830B18">
            <w:pPr>
              <w:pStyle w:val="ListParagraph"/>
              <w:spacing w:after="240"/>
              <w:ind w:left="0"/>
              <w:jc w:val="center"/>
              <w:outlineLvl w:val="1"/>
              <w:rPr>
                <w:rFonts w:ascii="Times New Roman" w:hAnsi="Times New Roman" w:cs="Times New Roman"/>
                <w:sz w:val="26"/>
                <w:szCs w:val="26"/>
              </w:rPr>
            </w:pPr>
            <w:r w:rsidRPr="00830B18">
              <w:rPr>
                <w:rFonts w:ascii="Times New Roman" w:hAnsi="Times New Roman" w:cs="Times New Roman"/>
                <w:sz w:val="26"/>
                <w:szCs w:val="26"/>
              </w:rPr>
              <w:t>2</w:t>
            </w:r>
          </w:p>
        </w:tc>
        <w:tc>
          <w:tcPr>
            <w:tcW w:w="2604" w:type="dxa"/>
          </w:tcPr>
          <w:p w14:paraId="6F0D2D50" w14:textId="77777777" w:rsidR="00830B18" w:rsidRPr="00830B18" w:rsidRDefault="00A24690" w:rsidP="00186BE8">
            <w:pPr>
              <w:pStyle w:val="ListParagraph"/>
              <w:spacing w:after="240"/>
              <w:ind w:left="0"/>
              <w:outlineLvl w:val="1"/>
              <w:rPr>
                <w:rFonts w:ascii="Times New Roman" w:hAnsi="Times New Roman" w:cs="Times New Roman"/>
                <w:sz w:val="26"/>
                <w:szCs w:val="26"/>
              </w:rPr>
            </w:pPr>
            <w:r w:rsidRPr="00830B18">
              <w:rPr>
                <w:rFonts w:ascii="Times New Roman" w:hAnsi="Times New Roman" w:cs="Times New Roman"/>
                <w:sz w:val="26"/>
                <w:szCs w:val="26"/>
              </w:rPr>
              <w:t>P</w:t>
            </w:r>
            <w:r w:rsidR="00830B18" w:rsidRPr="00830B18">
              <w:rPr>
                <w:rFonts w:ascii="Times New Roman" w:hAnsi="Times New Roman" w:cs="Times New Roman"/>
                <w:sz w:val="26"/>
                <w:szCs w:val="26"/>
              </w:rPr>
              <w:t>roduct</w:t>
            </w:r>
          </w:p>
        </w:tc>
        <w:tc>
          <w:tcPr>
            <w:tcW w:w="5868" w:type="dxa"/>
          </w:tcPr>
          <w:p w14:paraId="6790433B" w14:textId="77777777" w:rsidR="00830B18" w:rsidRPr="00830B18" w:rsidRDefault="00830B18" w:rsidP="00186BE8">
            <w:pPr>
              <w:pStyle w:val="ListParagraph"/>
              <w:spacing w:after="240"/>
              <w:ind w:left="0"/>
              <w:outlineLvl w:val="1"/>
              <w:rPr>
                <w:rFonts w:ascii="Times New Roman" w:hAnsi="Times New Roman" w:cs="Times New Roman"/>
                <w:sz w:val="26"/>
                <w:szCs w:val="26"/>
              </w:rPr>
            </w:pPr>
            <w:r w:rsidRPr="00830B18">
              <w:rPr>
                <w:rFonts w:ascii="Times New Roman" w:hAnsi="Times New Roman" w:cs="Times New Roman"/>
                <w:sz w:val="26"/>
                <w:szCs w:val="26"/>
              </w:rPr>
              <w:t>B</w:t>
            </w:r>
            <w:r>
              <w:rPr>
                <w:rFonts w:ascii="Times New Roman" w:hAnsi="Times New Roman" w:cs="Times New Roman"/>
                <w:sz w:val="26"/>
                <w:szCs w:val="26"/>
              </w:rPr>
              <w:t xml:space="preserve">ảng sản phẩm </w:t>
            </w:r>
          </w:p>
        </w:tc>
      </w:tr>
      <w:tr w:rsidR="00830B18" w14:paraId="54BB16F6" w14:textId="77777777" w:rsidTr="00830B18">
        <w:tc>
          <w:tcPr>
            <w:tcW w:w="708" w:type="dxa"/>
          </w:tcPr>
          <w:p w14:paraId="7CBA4BE7" w14:textId="77777777" w:rsidR="00830B18" w:rsidRPr="00830B18" w:rsidRDefault="00830B18" w:rsidP="00830B18">
            <w:pPr>
              <w:pStyle w:val="ListParagraph"/>
              <w:spacing w:after="240"/>
              <w:ind w:left="0"/>
              <w:jc w:val="center"/>
              <w:outlineLvl w:val="1"/>
              <w:rPr>
                <w:rFonts w:ascii="Times New Roman" w:hAnsi="Times New Roman" w:cs="Times New Roman"/>
                <w:sz w:val="26"/>
                <w:szCs w:val="26"/>
              </w:rPr>
            </w:pPr>
            <w:r w:rsidRPr="00830B18">
              <w:rPr>
                <w:rFonts w:ascii="Times New Roman" w:hAnsi="Times New Roman" w:cs="Times New Roman"/>
                <w:sz w:val="26"/>
                <w:szCs w:val="26"/>
              </w:rPr>
              <w:t>3</w:t>
            </w:r>
          </w:p>
        </w:tc>
        <w:tc>
          <w:tcPr>
            <w:tcW w:w="2604" w:type="dxa"/>
          </w:tcPr>
          <w:p w14:paraId="11FEE152" w14:textId="77777777" w:rsidR="00830B18" w:rsidRPr="00830B18" w:rsidRDefault="00A24690" w:rsidP="00186BE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U</w:t>
            </w:r>
            <w:r w:rsidR="00830B18">
              <w:rPr>
                <w:rFonts w:ascii="Times New Roman" w:hAnsi="Times New Roman" w:cs="Times New Roman"/>
                <w:sz w:val="26"/>
                <w:szCs w:val="26"/>
              </w:rPr>
              <w:t>ser</w:t>
            </w:r>
          </w:p>
        </w:tc>
        <w:tc>
          <w:tcPr>
            <w:tcW w:w="5868" w:type="dxa"/>
          </w:tcPr>
          <w:p w14:paraId="7A16B8C3" w14:textId="77777777" w:rsidR="00830B18" w:rsidRPr="00830B18" w:rsidRDefault="00830B18" w:rsidP="00186BE8">
            <w:pPr>
              <w:pStyle w:val="ListParagraph"/>
              <w:spacing w:after="240"/>
              <w:ind w:left="0"/>
              <w:outlineLvl w:val="1"/>
              <w:rPr>
                <w:rFonts w:ascii="Times New Roman" w:hAnsi="Times New Roman" w:cs="Times New Roman"/>
                <w:sz w:val="26"/>
                <w:szCs w:val="26"/>
              </w:rPr>
            </w:pPr>
            <w:r w:rsidRPr="00830B18">
              <w:rPr>
                <w:rFonts w:ascii="Times New Roman" w:hAnsi="Times New Roman" w:cs="Times New Roman"/>
                <w:sz w:val="26"/>
                <w:szCs w:val="26"/>
              </w:rPr>
              <w:t xml:space="preserve">Bảng </w:t>
            </w:r>
            <w:r>
              <w:rPr>
                <w:rFonts w:ascii="Times New Roman" w:hAnsi="Times New Roman" w:cs="Times New Roman"/>
                <w:sz w:val="26"/>
                <w:szCs w:val="26"/>
              </w:rPr>
              <w:t>người dùng</w:t>
            </w:r>
          </w:p>
        </w:tc>
      </w:tr>
      <w:tr w:rsidR="00830B18" w14:paraId="5203BC4F" w14:textId="77777777" w:rsidTr="00830B18">
        <w:tc>
          <w:tcPr>
            <w:tcW w:w="708" w:type="dxa"/>
          </w:tcPr>
          <w:p w14:paraId="286CBA9A" w14:textId="77777777" w:rsidR="00830B18" w:rsidRPr="00830B18" w:rsidRDefault="00830B18" w:rsidP="00830B18">
            <w:pPr>
              <w:pStyle w:val="ListParagraph"/>
              <w:spacing w:after="240"/>
              <w:ind w:left="0"/>
              <w:jc w:val="center"/>
              <w:outlineLvl w:val="1"/>
              <w:rPr>
                <w:rFonts w:ascii="Times New Roman" w:hAnsi="Times New Roman" w:cs="Times New Roman"/>
                <w:sz w:val="26"/>
                <w:szCs w:val="26"/>
              </w:rPr>
            </w:pPr>
            <w:r>
              <w:rPr>
                <w:rFonts w:ascii="Times New Roman" w:hAnsi="Times New Roman" w:cs="Times New Roman"/>
                <w:sz w:val="26"/>
                <w:szCs w:val="26"/>
              </w:rPr>
              <w:t>4</w:t>
            </w:r>
          </w:p>
        </w:tc>
        <w:tc>
          <w:tcPr>
            <w:tcW w:w="2604" w:type="dxa"/>
          </w:tcPr>
          <w:p w14:paraId="6E3F7A9D" w14:textId="51D3FEB4" w:rsidR="00830B18" w:rsidRDefault="00723F40" w:rsidP="00186BE8">
            <w:pPr>
              <w:pStyle w:val="ListParagraph"/>
              <w:spacing w:after="240"/>
              <w:ind w:left="0"/>
              <w:outlineLvl w:val="1"/>
              <w:rPr>
                <w:rFonts w:ascii="Times New Roman" w:hAnsi="Times New Roman" w:cs="Times New Roman"/>
                <w:sz w:val="26"/>
                <w:szCs w:val="26"/>
              </w:rPr>
            </w:pPr>
            <w:ins w:id="1594" w:author="EndlessLove" w:date="2016-10-06T20:07:00Z">
              <w:r>
                <w:rPr>
                  <w:rFonts w:ascii="Times New Roman" w:hAnsi="Times New Roman" w:cs="Times New Roman"/>
                  <w:sz w:val="26"/>
                  <w:szCs w:val="26"/>
                </w:rPr>
                <w:t>Order</w:t>
              </w:r>
            </w:ins>
            <w:ins w:id="1595" w:author="EndlessLove" w:date="2016-10-17T09:49:00Z">
              <w:r>
                <w:rPr>
                  <w:rFonts w:ascii="Times New Roman" w:hAnsi="Times New Roman" w:cs="Times New Roman"/>
                  <w:sz w:val="26"/>
                  <w:szCs w:val="26"/>
                </w:rPr>
                <w:t>s</w:t>
              </w:r>
            </w:ins>
          </w:p>
        </w:tc>
        <w:tc>
          <w:tcPr>
            <w:tcW w:w="5868" w:type="dxa"/>
          </w:tcPr>
          <w:p w14:paraId="144FBC9E" w14:textId="7991D9B4" w:rsidR="00830B18" w:rsidRPr="00830B18" w:rsidRDefault="00723F40" w:rsidP="00186BE8">
            <w:pPr>
              <w:pStyle w:val="ListParagraph"/>
              <w:spacing w:after="240"/>
              <w:ind w:left="0"/>
              <w:outlineLvl w:val="1"/>
              <w:rPr>
                <w:rFonts w:ascii="Times New Roman" w:hAnsi="Times New Roman" w:cs="Times New Roman"/>
                <w:sz w:val="26"/>
                <w:szCs w:val="26"/>
              </w:rPr>
            </w:pPr>
            <w:ins w:id="1596" w:author="EndlessLove" w:date="2016-10-06T20:09:00Z">
              <w:r>
                <w:rPr>
                  <w:rFonts w:ascii="Times New Roman" w:hAnsi="Times New Roman" w:cs="Times New Roman"/>
                  <w:sz w:val="26"/>
                  <w:szCs w:val="26"/>
                </w:rPr>
                <w:t>Bảng th</w:t>
              </w:r>
            </w:ins>
            <w:ins w:id="1597" w:author="EndlessLove" w:date="2016-10-17T09:49:00Z">
              <w:r>
                <w:rPr>
                  <w:rFonts w:ascii="Times New Roman" w:hAnsi="Times New Roman" w:cs="Times New Roman"/>
                  <w:sz w:val="26"/>
                  <w:szCs w:val="26"/>
                </w:rPr>
                <w:t>ông tin hoá đơn mua hàng</w:t>
              </w:r>
            </w:ins>
          </w:p>
        </w:tc>
      </w:tr>
      <w:tr w:rsidR="00723F40" w14:paraId="7D429ACA" w14:textId="77777777" w:rsidTr="00830B18">
        <w:trPr>
          <w:ins w:id="1598" w:author="EndlessLove" w:date="2016-10-17T09:47:00Z"/>
        </w:trPr>
        <w:tc>
          <w:tcPr>
            <w:tcW w:w="708" w:type="dxa"/>
          </w:tcPr>
          <w:p w14:paraId="64C63DFC" w14:textId="7F393C87" w:rsidR="00723F40" w:rsidRDefault="00723F40" w:rsidP="00830B18">
            <w:pPr>
              <w:pStyle w:val="ListParagraph"/>
              <w:spacing w:after="240"/>
              <w:ind w:left="0"/>
              <w:jc w:val="center"/>
              <w:outlineLvl w:val="1"/>
              <w:rPr>
                <w:ins w:id="1599" w:author="EndlessLove" w:date="2016-10-17T09:47:00Z"/>
                <w:rFonts w:ascii="Times New Roman" w:hAnsi="Times New Roman" w:cs="Times New Roman"/>
                <w:sz w:val="26"/>
                <w:szCs w:val="26"/>
              </w:rPr>
            </w:pPr>
            <w:ins w:id="1600" w:author="EndlessLove" w:date="2016-10-17T09:47:00Z">
              <w:r>
                <w:rPr>
                  <w:rFonts w:ascii="Times New Roman" w:hAnsi="Times New Roman" w:cs="Times New Roman"/>
                  <w:sz w:val="26"/>
                  <w:szCs w:val="26"/>
                </w:rPr>
                <w:t>5</w:t>
              </w:r>
            </w:ins>
          </w:p>
        </w:tc>
        <w:tc>
          <w:tcPr>
            <w:tcW w:w="2604" w:type="dxa"/>
          </w:tcPr>
          <w:p w14:paraId="2444C9AF" w14:textId="78324A9A" w:rsidR="00723F40" w:rsidRDefault="00723F40" w:rsidP="00186BE8">
            <w:pPr>
              <w:pStyle w:val="ListParagraph"/>
              <w:spacing w:after="240"/>
              <w:ind w:left="0"/>
              <w:outlineLvl w:val="1"/>
              <w:rPr>
                <w:ins w:id="1601" w:author="EndlessLove" w:date="2016-10-17T09:47:00Z"/>
                <w:rFonts w:ascii="Times New Roman" w:hAnsi="Times New Roman" w:cs="Times New Roman"/>
                <w:sz w:val="26"/>
                <w:szCs w:val="26"/>
              </w:rPr>
            </w:pPr>
            <w:ins w:id="1602" w:author="EndlessLove" w:date="2016-10-17T09:49:00Z">
              <w:r>
                <w:rPr>
                  <w:rFonts w:ascii="Times New Roman" w:hAnsi="Times New Roman" w:cs="Times New Roman"/>
                  <w:sz w:val="26"/>
                  <w:szCs w:val="26"/>
                </w:rPr>
                <w:t>Ordersdetail</w:t>
              </w:r>
            </w:ins>
          </w:p>
        </w:tc>
        <w:tc>
          <w:tcPr>
            <w:tcW w:w="5868" w:type="dxa"/>
          </w:tcPr>
          <w:p w14:paraId="7DFA0FF1" w14:textId="08E1FA84" w:rsidR="00723F40" w:rsidRDefault="00723F40" w:rsidP="00186BE8">
            <w:pPr>
              <w:pStyle w:val="ListParagraph"/>
              <w:spacing w:after="240"/>
              <w:ind w:left="0"/>
              <w:outlineLvl w:val="1"/>
              <w:rPr>
                <w:ins w:id="1603" w:author="EndlessLove" w:date="2016-10-17T09:47:00Z"/>
                <w:rFonts w:ascii="Times New Roman" w:hAnsi="Times New Roman" w:cs="Times New Roman"/>
                <w:sz w:val="26"/>
                <w:szCs w:val="26"/>
              </w:rPr>
            </w:pPr>
            <w:ins w:id="1604" w:author="EndlessLove" w:date="2016-10-17T09:49:00Z">
              <w:r>
                <w:rPr>
                  <w:rFonts w:ascii="Times New Roman" w:hAnsi="Times New Roman" w:cs="Times New Roman"/>
                  <w:sz w:val="26"/>
                  <w:szCs w:val="26"/>
                </w:rPr>
                <w:t>Bảng thông tin mua hàng chi tiết</w:t>
              </w:r>
            </w:ins>
          </w:p>
        </w:tc>
      </w:tr>
      <w:tr w:rsidR="00723F40" w14:paraId="188A1ACB" w14:textId="77777777" w:rsidTr="00830B18">
        <w:trPr>
          <w:ins w:id="1605" w:author="EndlessLove" w:date="2016-10-17T09:49:00Z"/>
        </w:trPr>
        <w:tc>
          <w:tcPr>
            <w:tcW w:w="708" w:type="dxa"/>
          </w:tcPr>
          <w:p w14:paraId="7AA5CCC6" w14:textId="0532A2C2" w:rsidR="00723F40" w:rsidRDefault="00723F40" w:rsidP="00830B18">
            <w:pPr>
              <w:pStyle w:val="ListParagraph"/>
              <w:spacing w:after="240"/>
              <w:ind w:left="0"/>
              <w:jc w:val="center"/>
              <w:outlineLvl w:val="1"/>
              <w:rPr>
                <w:ins w:id="1606" w:author="EndlessLove" w:date="2016-10-17T09:49:00Z"/>
                <w:rFonts w:ascii="Times New Roman" w:hAnsi="Times New Roman" w:cs="Times New Roman"/>
                <w:sz w:val="26"/>
                <w:szCs w:val="26"/>
              </w:rPr>
            </w:pPr>
            <w:ins w:id="1607" w:author="EndlessLove" w:date="2016-10-17T09:49:00Z">
              <w:r>
                <w:rPr>
                  <w:rFonts w:ascii="Times New Roman" w:hAnsi="Times New Roman" w:cs="Times New Roman"/>
                  <w:sz w:val="26"/>
                  <w:szCs w:val="26"/>
                </w:rPr>
                <w:t>6</w:t>
              </w:r>
            </w:ins>
          </w:p>
        </w:tc>
        <w:tc>
          <w:tcPr>
            <w:tcW w:w="2604" w:type="dxa"/>
          </w:tcPr>
          <w:p w14:paraId="45ADC044" w14:textId="5C203709" w:rsidR="00723F40" w:rsidRDefault="00723F40" w:rsidP="00186BE8">
            <w:pPr>
              <w:pStyle w:val="ListParagraph"/>
              <w:spacing w:after="240"/>
              <w:ind w:left="0"/>
              <w:outlineLvl w:val="1"/>
              <w:rPr>
                <w:ins w:id="1608" w:author="EndlessLove" w:date="2016-10-17T09:49:00Z"/>
                <w:rFonts w:ascii="Times New Roman" w:hAnsi="Times New Roman" w:cs="Times New Roman"/>
                <w:sz w:val="26"/>
                <w:szCs w:val="26"/>
              </w:rPr>
            </w:pPr>
            <w:ins w:id="1609" w:author="EndlessLove" w:date="2016-10-17T09:49:00Z">
              <w:r>
                <w:rPr>
                  <w:rFonts w:ascii="Times New Roman" w:hAnsi="Times New Roman" w:cs="Times New Roman"/>
                  <w:sz w:val="26"/>
                  <w:szCs w:val="26"/>
                </w:rPr>
                <w:t>Code</w:t>
              </w:r>
            </w:ins>
          </w:p>
        </w:tc>
        <w:tc>
          <w:tcPr>
            <w:tcW w:w="5868" w:type="dxa"/>
          </w:tcPr>
          <w:p w14:paraId="35B5BFC1" w14:textId="02A3720C" w:rsidR="00723F40" w:rsidRDefault="00723F40" w:rsidP="00186BE8">
            <w:pPr>
              <w:pStyle w:val="ListParagraph"/>
              <w:spacing w:after="240"/>
              <w:ind w:left="0"/>
              <w:outlineLvl w:val="1"/>
              <w:rPr>
                <w:ins w:id="1610" w:author="EndlessLove" w:date="2016-10-17T09:49:00Z"/>
                <w:rFonts w:ascii="Times New Roman" w:hAnsi="Times New Roman" w:cs="Times New Roman"/>
                <w:sz w:val="26"/>
                <w:szCs w:val="26"/>
              </w:rPr>
            </w:pPr>
            <w:ins w:id="1611" w:author="EndlessLove" w:date="2016-10-17T09:49:00Z">
              <w:r>
                <w:rPr>
                  <w:rFonts w:ascii="Times New Roman" w:hAnsi="Times New Roman" w:cs="Times New Roman"/>
                  <w:sz w:val="26"/>
                  <w:szCs w:val="26"/>
                </w:rPr>
                <w:t>Bản chứa các mã giảm giá</w:t>
              </w:r>
            </w:ins>
          </w:p>
        </w:tc>
      </w:tr>
      <w:tr w:rsidR="00723F40" w14:paraId="4B02AC78" w14:textId="77777777" w:rsidTr="00830B18">
        <w:trPr>
          <w:ins w:id="1612" w:author="EndlessLove" w:date="2016-10-17T09:50:00Z"/>
        </w:trPr>
        <w:tc>
          <w:tcPr>
            <w:tcW w:w="708" w:type="dxa"/>
          </w:tcPr>
          <w:p w14:paraId="5AE236CB" w14:textId="409F4884" w:rsidR="00723F40" w:rsidRDefault="00723F40" w:rsidP="00830B18">
            <w:pPr>
              <w:pStyle w:val="ListParagraph"/>
              <w:spacing w:after="240"/>
              <w:ind w:left="0"/>
              <w:jc w:val="center"/>
              <w:outlineLvl w:val="1"/>
              <w:rPr>
                <w:ins w:id="1613" w:author="EndlessLove" w:date="2016-10-17T09:50:00Z"/>
                <w:rFonts w:ascii="Times New Roman" w:hAnsi="Times New Roman" w:cs="Times New Roman"/>
                <w:sz w:val="26"/>
                <w:szCs w:val="26"/>
              </w:rPr>
            </w:pPr>
            <w:ins w:id="1614" w:author="EndlessLove" w:date="2016-10-17T09:50:00Z">
              <w:r>
                <w:rPr>
                  <w:rFonts w:ascii="Times New Roman" w:hAnsi="Times New Roman" w:cs="Times New Roman"/>
                  <w:sz w:val="26"/>
                  <w:szCs w:val="26"/>
                </w:rPr>
                <w:t>7</w:t>
              </w:r>
            </w:ins>
          </w:p>
        </w:tc>
        <w:tc>
          <w:tcPr>
            <w:tcW w:w="2604" w:type="dxa"/>
          </w:tcPr>
          <w:p w14:paraId="335CF379" w14:textId="5AEC42A3" w:rsidR="00723F40" w:rsidRDefault="00723F40" w:rsidP="00186BE8">
            <w:pPr>
              <w:pStyle w:val="ListParagraph"/>
              <w:spacing w:after="240"/>
              <w:ind w:left="0"/>
              <w:outlineLvl w:val="1"/>
              <w:rPr>
                <w:ins w:id="1615" w:author="EndlessLove" w:date="2016-10-17T09:50:00Z"/>
                <w:rFonts w:ascii="Times New Roman" w:hAnsi="Times New Roman" w:cs="Times New Roman"/>
                <w:sz w:val="26"/>
                <w:szCs w:val="26"/>
              </w:rPr>
            </w:pPr>
            <w:ins w:id="1616" w:author="EndlessLove" w:date="2016-10-17T09:50:00Z">
              <w:r>
                <w:rPr>
                  <w:rFonts w:ascii="Times New Roman" w:hAnsi="Times New Roman" w:cs="Times New Roman"/>
                  <w:sz w:val="26"/>
                  <w:szCs w:val="26"/>
                </w:rPr>
                <w:t>News</w:t>
              </w:r>
            </w:ins>
          </w:p>
        </w:tc>
        <w:tc>
          <w:tcPr>
            <w:tcW w:w="5868" w:type="dxa"/>
          </w:tcPr>
          <w:p w14:paraId="0FF527C0" w14:textId="21C6339E" w:rsidR="00037014" w:rsidRDefault="00723F40" w:rsidP="00186BE8">
            <w:pPr>
              <w:pStyle w:val="ListParagraph"/>
              <w:spacing w:after="240"/>
              <w:ind w:left="0"/>
              <w:outlineLvl w:val="1"/>
              <w:rPr>
                <w:ins w:id="1617" w:author="EndlessLove" w:date="2016-10-17T09:50:00Z"/>
                <w:rFonts w:ascii="Times New Roman" w:hAnsi="Times New Roman" w:cs="Times New Roman"/>
                <w:sz w:val="26"/>
                <w:szCs w:val="26"/>
              </w:rPr>
            </w:pPr>
            <w:ins w:id="1618" w:author="EndlessLove" w:date="2016-10-17T09:50:00Z">
              <w:r>
                <w:rPr>
                  <w:rFonts w:ascii="Times New Roman" w:hAnsi="Times New Roman" w:cs="Times New Roman"/>
                  <w:sz w:val="26"/>
                  <w:szCs w:val="26"/>
                </w:rPr>
                <w:t>Bảng tin tức</w:t>
              </w:r>
            </w:ins>
          </w:p>
        </w:tc>
      </w:tr>
      <w:tr w:rsidR="00037014" w14:paraId="6AB8ED8C" w14:textId="77777777" w:rsidTr="00830B18">
        <w:trPr>
          <w:ins w:id="1619" w:author="EndlessLove" w:date="2016-11-06T09:05:00Z"/>
        </w:trPr>
        <w:tc>
          <w:tcPr>
            <w:tcW w:w="708" w:type="dxa"/>
          </w:tcPr>
          <w:p w14:paraId="001C44AD" w14:textId="537E1509" w:rsidR="00037014" w:rsidRDefault="00037014" w:rsidP="00830B18">
            <w:pPr>
              <w:pStyle w:val="ListParagraph"/>
              <w:spacing w:after="240"/>
              <w:ind w:left="0"/>
              <w:jc w:val="center"/>
              <w:outlineLvl w:val="1"/>
              <w:rPr>
                <w:ins w:id="1620" w:author="EndlessLove" w:date="2016-11-06T09:05:00Z"/>
                <w:rFonts w:ascii="Times New Roman" w:hAnsi="Times New Roman" w:cs="Times New Roman"/>
                <w:sz w:val="26"/>
                <w:szCs w:val="26"/>
              </w:rPr>
            </w:pPr>
            <w:ins w:id="1621" w:author="EndlessLove" w:date="2016-11-06T09:05:00Z">
              <w:r>
                <w:rPr>
                  <w:rFonts w:ascii="Times New Roman" w:hAnsi="Times New Roman" w:cs="Times New Roman"/>
                  <w:sz w:val="26"/>
                  <w:szCs w:val="26"/>
                </w:rPr>
                <w:t>8</w:t>
              </w:r>
            </w:ins>
          </w:p>
        </w:tc>
        <w:tc>
          <w:tcPr>
            <w:tcW w:w="2604" w:type="dxa"/>
          </w:tcPr>
          <w:p w14:paraId="57835020" w14:textId="6B60328C" w:rsidR="00037014" w:rsidRDefault="00037014" w:rsidP="00186BE8">
            <w:pPr>
              <w:pStyle w:val="ListParagraph"/>
              <w:spacing w:after="240"/>
              <w:ind w:left="0"/>
              <w:outlineLvl w:val="1"/>
              <w:rPr>
                <w:ins w:id="1622" w:author="EndlessLove" w:date="2016-11-06T09:05:00Z"/>
                <w:rFonts w:ascii="Times New Roman" w:hAnsi="Times New Roman" w:cs="Times New Roman"/>
                <w:sz w:val="26"/>
                <w:szCs w:val="26"/>
              </w:rPr>
            </w:pPr>
            <w:ins w:id="1623" w:author="EndlessLove" w:date="2016-11-06T09:05:00Z">
              <w:r>
                <w:rPr>
                  <w:rFonts w:ascii="Times New Roman" w:hAnsi="Times New Roman" w:cs="Times New Roman"/>
                  <w:sz w:val="26"/>
                  <w:szCs w:val="26"/>
                </w:rPr>
                <w:t>Feedback</w:t>
              </w:r>
            </w:ins>
          </w:p>
        </w:tc>
        <w:tc>
          <w:tcPr>
            <w:tcW w:w="5868" w:type="dxa"/>
          </w:tcPr>
          <w:p w14:paraId="63A5CD11" w14:textId="64800F8E" w:rsidR="00037014" w:rsidRDefault="00037014" w:rsidP="00186BE8">
            <w:pPr>
              <w:pStyle w:val="ListParagraph"/>
              <w:spacing w:after="240"/>
              <w:ind w:left="0"/>
              <w:outlineLvl w:val="1"/>
              <w:rPr>
                <w:ins w:id="1624" w:author="EndlessLove" w:date="2016-11-06T09:05:00Z"/>
                <w:rFonts w:ascii="Times New Roman" w:hAnsi="Times New Roman" w:cs="Times New Roman"/>
                <w:sz w:val="26"/>
                <w:szCs w:val="26"/>
              </w:rPr>
            </w:pPr>
            <w:ins w:id="1625" w:author="EndlessLove" w:date="2016-11-06T09:06:00Z">
              <w:r>
                <w:rPr>
                  <w:rFonts w:ascii="Times New Roman" w:hAnsi="Times New Roman" w:cs="Times New Roman"/>
                  <w:sz w:val="26"/>
                  <w:szCs w:val="26"/>
                </w:rPr>
                <w:t>Bảng nội dung phản hồi của khách hàng</w:t>
              </w:r>
            </w:ins>
          </w:p>
        </w:tc>
      </w:tr>
      <w:tr w:rsidR="00037014" w14:paraId="18C2C316" w14:textId="77777777" w:rsidTr="00830B18">
        <w:trPr>
          <w:ins w:id="1626" w:author="EndlessLove" w:date="2016-11-06T09:06:00Z"/>
        </w:trPr>
        <w:tc>
          <w:tcPr>
            <w:tcW w:w="708" w:type="dxa"/>
          </w:tcPr>
          <w:p w14:paraId="778A8DDB" w14:textId="02C2EFF3" w:rsidR="00037014" w:rsidRDefault="00037014" w:rsidP="00830B18">
            <w:pPr>
              <w:pStyle w:val="ListParagraph"/>
              <w:spacing w:after="240"/>
              <w:ind w:left="0"/>
              <w:jc w:val="center"/>
              <w:outlineLvl w:val="1"/>
              <w:rPr>
                <w:ins w:id="1627" w:author="EndlessLove" w:date="2016-11-06T09:06:00Z"/>
                <w:rFonts w:ascii="Times New Roman" w:hAnsi="Times New Roman" w:cs="Times New Roman"/>
                <w:sz w:val="26"/>
                <w:szCs w:val="26"/>
              </w:rPr>
            </w:pPr>
            <w:ins w:id="1628" w:author="EndlessLove" w:date="2016-11-06T09:06:00Z">
              <w:r>
                <w:rPr>
                  <w:rFonts w:ascii="Times New Roman" w:hAnsi="Times New Roman" w:cs="Times New Roman"/>
                  <w:sz w:val="26"/>
                  <w:szCs w:val="26"/>
                </w:rPr>
                <w:t>9</w:t>
              </w:r>
            </w:ins>
          </w:p>
        </w:tc>
        <w:tc>
          <w:tcPr>
            <w:tcW w:w="2604" w:type="dxa"/>
          </w:tcPr>
          <w:p w14:paraId="197102AC" w14:textId="0B7BDF4C" w:rsidR="00037014" w:rsidRDefault="00037014" w:rsidP="00186BE8">
            <w:pPr>
              <w:pStyle w:val="ListParagraph"/>
              <w:spacing w:after="240"/>
              <w:ind w:left="0"/>
              <w:outlineLvl w:val="1"/>
              <w:rPr>
                <w:ins w:id="1629" w:author="EndlessLove" w:date="2016-11-06T09:06:00Z"/>
                <w:rFonts w:ascii="Times New Roman" w:hAnsi="Times New Roman" w:cs="Times New Roman"/>
                <w:sz w:val="26"/>
                <w:szCs w:val="26"/>
              </w:rPr>
            </w:pPr>
            <w:ins w:id="1630" w:author="EndlessLove" w:date="2016-11-06T09:06:00Z">
              <w:r>
                <w:rPr>
                  <w:rFonts w:ascii="Times New Roman" w:hAnsi="Times New Roman" w:cs="Times New Roman"/>
                  <w:sz w:val="26"/>
                  <w:szCs w:val="26"/>
                </w:rPr>
                <w:t>Survey</w:t>
              </w:r>
            </w:ins>
          </w:p>
        </w:tc>
        <w:tc>
          <w:tcPr>
            <w:tcW w:w="5868" w:type="dxa"/>
          </w:tcPr>
          <w:p w14:paraId="1F80517C" w14:textId="2A322BEC" w:rsidR="00037014" w:rsidRDefault="00037014" w:rsidP="00186BE8">
            <w:pPr>
              <w:pStyle w:val="ListParagraph"/>
              <w:spacing w:after="240"/>
              <w:ind w:left="0"/>
              <w:outlineLvl w:val="1"/>
              <w:rPr>
                <w:ins w:id="1631" w:author="EndlessLove" w:date="2016-11-06T09:06:00Z"/>
                <w:rFonts w:ascii="Times New Roman" w:hAnsi="Times New Roman" w:cs="Times New Roman"/>
                <w:sz w:val="26"/>
                <w:szCs w:val="26"/>
              </w:rPr>
            </w:pPr>
            <w:ins w:id="1632" w:author="EndlessLove" w:date="2016-11-06T09:06:00Z">
              <w:r>
                <w:rPr>
                  <w:rFonts w:ascii="Times New Roman" w:hAnsi="Times New Roman" w:cs="Times New Roman"/>
                  <w:sz w:val="26"/>
                  <w:szCs w:val="26"/>
                </w:rPr>
                <w:t>Bảng đánh giá website của khách hàng</w:t>
              </w:r>
            </w:ins>
          </w:p>
        </w:tc>
      </w:tr>
    </w:tbl>
    <w:p w14:paraId="745C0467" w14:textId="3A3BC7C0" w:rsidR="00186BE8" w:rsidRDefault="00186BE8" w:rsidP="00186BE8">
      <w:pPr>
        <w:pStyle w:val="ListParagraph"/>
        <w:spacing w:after="240"/>
        <w:ind w:left="525"/>
        <w:outlineLvl w:val="1"/>
        <w:rPr>
          <w:rFonts w:ascii="Times New Roman" w:hAnsi="Times New Roman" w:cs="Times New Roman"/>
          <w:b/>
          <w:sz w:val="26"/>
          <w:szCs w:val="26"/>
        </w:rPr>
      </w:pPr>
    </w:p>
    <w:p w14:paraId="0921DE3B" w14:textId="77777777" w:rsidR="00C850D6" w:rsidRDefault="00830B18" w:rsidP="00830B18">
      <w:pPr>
        <w:pStyle w:val="ListParagraph"/>
        <w:numPr>
          <w:ilvl w:val="0"/>
          <w:numId w:val="18"/>
        </w:numPr>
        <w:spacing w:after="240"/>
        <w:outlineLvl w:val="1"/>
        <w:rPr>
          <w:rFonts w:ascii="Times New Roman" w:hAnsi="Times New Roman" w:cs="Times New Roman"/>
          <w:sz w:val="26"/>
          <w:szCs w:val="26"/>
        </w:rPr>
      </w:pPr>
      <w:r w:rsidRPr="00830B18">
        <w:rPr>
          <w:rFonts w:ascii="Times New Roman" w:hAnsi="Times New Roman" w:cs="Times New Roman"/>
          <w:sz w:val="26"/>
          <w:szCs w:val="26"/>
        </w:rPr>
        <w:t>Bảng category</w:t>
      </w:r>
    </w:p>
    <w:tbl>
      <w:tblPr>
        <w:tblStyle w:val="TableGrid"/>
        <w:tblW w:w="9180" w:type="dxa"/>
        <w:tblInd w:w="355" w:type="dxa"/>
        <w:tblLook w:val="04A0" w:firstRow="1" w:lastRow="0" w:firstColumn="1" w:lastColumn="0" w:noHBand="0" w:noVBand="1"/>
      </w:tblPr>
      <w:tblGrid>
        <w:gridCol w:w="720"/>
        <w:gridCol w:w="2070"/>
        <w:gridCol w:w="2897"/>
        <w:gridCol w:w="1716"/>
        <w:gridCol w:w="1777"/>
      </w:tblGrid>
      <w:tr w:rsidR="00830B18" w14:paraId="2E1DB4DB" w14:textId="77777777" w:rsidTr="00731F09">
        <w:tc>
          <w:tcPr>
            <w:tcW w:w="720" w:type="dxa"/>
          </w:tcPr>
          <w:p w14:paraId="735725D1" w14:textId="77777777" w:rsidR="00830B18" w:rsidRPr="00830B18" w:rsidRDefault="00830B18" w:rsidP="00830B18">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STT</w:t>
            </w:r>
          </w:p>
        </w:tc>
        <w:tc>
          <w:tcPr>
            <w:tcW w:w="2070" w:type="dxa"/>
          </w:tcPr>
          <w:p w14:paraId="7152BF74" w14:textId="77777777" w:rsidR="00830B18" w:rsidRPr="00830B18" w:rsidRDefault="00830B18" w:rsidP="00830B18">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Tên trường</w:t>
            </w:r>
          </w:p>
        </w:tc>
        <w:tc>
          <w:tcPr>
            <w:tcW w:w="2897" w:type="dxa"/>
          </w:tcPr>
          <w:p w14:paraId="0E87C126" w14:textId="77777777" w:rsidR="00830B18" w:rsidRPr="00830B18" w:rsidRDefault="00830B18" w:rsidP="00830B18">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Mô tả</w:t>
            </w:r>
          </w:p>
        </w:tc>
        <w:tc>
          <w:tcPr>
            <w:tcW w:w="1716" w:type="dxa"/>
          </w:tcPr>
          <w:p w14:paraId="090999F6" w14:textId="77777777" w:rsidR="00830B18" w:rsidRPr="00830B18" w:rsidRDefault="00830B18" w:rsidP="00830B18">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Kiểu dữ liệu</w:t>
            </w:r>
          </w:p>
        </w:tc>
        <w:tc>
          <w:tcPr>
            <w:tcW w:w="1777" w:type="dxa"/>
          </w:tcPr>
          <w:p w14:paraId="50642CF6" w14:textId="77777777" w:rsidR="00830B18" w:rsidRPr="00830B18" w:rsidRDefault="00830B18" w:rsidP="00830B18">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 xml:space="preserve">Khóa </w:t>
            </w:r>
          </w:p>
        </w:tc>
      </w:tr>
      <w:tr w:rsidR="00830B18" w14:paraId="38A61BD2" w14:textId="77777777" w:rsidTr="00731F09">
        <w:tc>
          <w:tcPr>
            <w:tcW w:w="720" w:type="dxa"/>
          </w:tcPr>
          <w:p w14:paraId="44B00715" w14:textId="77777777" w:rsidR="00830B18" w:rsidRDefault="006C056D" w:rsidP="00830B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1</w:t>
            </w:r>
          </w:p>
        </w:tc>
        <w:tc>
          <w:tcPr>
            <w:tcW w:w="2070" w:type="dxa"/>
          </w:tcPr>
          <w:p w14:paraId="300C7C15" w14:textId="7E9A9796" w:rsidR="00830B18" w:rsidRDefault="00CE54DA" w:rsidP="00830B18">
            <w:pPr>
              <w:pStyle w:val="ListParagraph"/>
              <w:spacing w:after="240"/>
              <w:ind w:left="0"/>
              <w:outlineLvl w:val="1"/>
              <w:rPr>
                <w:rFonts w:ascii="Times New Roman" w:hAnsi="Times New Roman" w:cs="Times New Roman"/>
                <w:sz w:val="26"/>
                <w:szCs w:val="26"/>
              </w:rPr>
            </w:pPr>
            <w:ins w:id="1633" w:author="EndlessLove" w:date="2016-10-06T20:11:00Z">
              <w:r>
                <w:rPr>
                  <w:rFonts w:ascii="Times New Roman" w:hAnsi="Times New Roman" w:cs="Times New Roman"/>
                  <w:sz w:val="26"/>
                  <w:szCs w:val="26"/>
                </w:rPr>
                <w:t>c</w:t>
              </w:r>
            </w:ins>
            <w:del w:id="1634" w:author="EndlessLove" w:date="2016-10-06T20:11:00Z">
              <w:r w:rsidR="00A24690" w:rsidDel="00CE54DA">
                <w:rPr>
                  <w:rFonts w:ascii="Times New Roman" w:hAnsi="Times New Roman" w:cs="Times New Roman"/>
                  <w:sz w:val="26"/>
                  <w:szCs w:val="26"/>
                </w:rPr>
                <w:delText>C</w:delText>
              </w:r>
            </w:del>
            <w:r w:rsidR="006C056D">
              <w:rPr>
                <w:rFonts w:ascii="Times New Roman" w:hAnsi="Times New Roman" w:cs="Times New Roman"/>
                <w:sz w:val="26"/>
                <w:szCs w:val="26"/>
              </w:rPr>
              <w:t>ategoryID</w:t>
            </w:r>
          </w:p>
        </w:tc>
        <w:tc>
          <w:tcPr>
            <w:tcW w:w="2897" w:type="dxa"/>
          </w:tcPr>
          <w:p w14:paraId="6A010818" w14:textId="77777777" w:rsidR="00830B18" w:rsidRDefault="006C056D" w:rsidP="00830B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ID loại sản phẩm</w:t>
            </w:r>
          </w:p>
        </w:tc>
        <w:tc>
          <w:tcPr>
            <w:tcW w:w="1716" w:type="dxa"/>
          </w:tcPr>
          <w:p w14:paraId="44A07216" w14:textId="14D40150" w:rsidR="00830B18" w:rsidRDefault="004B5F1F" w:rsidP="00830B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B</w:t>
            </w:r>
            <w:r w:rsidR="006C056D">
              <w:rPr>
                <w:rFonts w:ascii="Times New Roman" w:hAnsi="Times New Roman" w:cs="Times New Roman"/>
                <w:sz w:val="26"/>
                <w:szCs w:val="26"/>
              </w:rPr>
              <w:t>igint</w:t>
            </w:r>
          </w:p>
        </w:tc>
        <w:tc>
          <w:tcPr>
            <w:tcW w:w="1777" w:type="dxa"/>
          </w:tcPr>
          <w:p w14:paraId="5A458903" w14:textId="77777777" w:rsidR="00830B18" w:rsidRDefault="006C056D" w:rsidP="00830B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Khóa chính</w:t>
            </w:r>
          </w:p>
        </w:tc>
      </w:tr>
      <w:tr w:rsidR="00830B18" w14:paraId="11F53CE1" w14:textId="77777777" w:rsidTr="00731F09">
        <w:tc>
          <w:tcPr>
            <w:tcW w:w="720" w:type="dxa"/>
          </w:tcPr>
          <w:p w14:paraId="57861810" w14:textId="77777777" w:rsidR="00830B18" w:rsidRDefault="006C056D" w:rsidP="00830B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2</w:t>
            </w:r>
          </w:p>
        </w:tc>
        <w:tc>
          <w:tcPr>
            <w:tcW w:w="2070" w:type="dxa"/>
          </w:tcPr>
          <w:p w14:paraId="4E55F04F" w14:textId="77777777" w:rsidR="00830B18" w:rsidRDefault="006C056D" w:rsidP="00830B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categoryName</w:t>
            </w:r>
          </w:p>
        </w:tc>
        <w:tc>
          <w:tcPr>
            <w:tcW w:w="2897" w:type="dxa"/>
          </w:tcPr>
          <w:p w14:paraId="51F0E003" w14:textId="77777777" w:rsidR="00830B18" w:rsidRDefault="006C056D" w:rsidP="00830B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Tên loại sản phẩm</w:t>
            </w:r>
          </w:p>
        </w:tc>
        <w:tc>
          <w:tcPr>
            <w:tcW w:w="1716" w:type="dxa"/>
          </w:tcPr>
          <w:p w14:paraId="20CEC0B6" w14:textId="3DC11DE8" w:rsidR="00830B18" w:rsidRDefault="004B5F1F" w:rsidP="00830B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V</w:t>
            </w:r>
            <w:r w:rsidR="006C056D">
              <w:rPr>
                <w:rFonts w:ascii="Times New Roman" w:hAnsi="Times New Roman" w:cs="Times New Roman"/>
                <w:sz w:val="26"/>
                <w:szCs w:val="26"/>
              </w:rPr>
              <w:t>archar</w:t>
            </w:r>
          </w:p>
        </w:tc>
        <w:tc>
          <w:tcPr>
            <w:tcW w:w="1777" w:type="dxa"/>
          </w:tcPr>
          <w:p w14:paraId="36C3D5FE" w14:textId="77777777" w:rsidR="00830B18" w:rsidRDefault="00830B18" w:rsidP="00830B18">
            <w:pPr>
              <w:pStyle w:val="ListParagraph"/>
              <w:spacing w:after="240"/>
              <w:ind w:left="0"/>
              <w:outlineLvl w:val="1"/>
              <w:rPr>
                <w:rFonts w:ascii="Times New Roman" w:hAnsi="Times New Roman" w:cs="Times New Roman"/>
                <w:sz w:val="26"/>
                <w:szCs w:val="26"/>
              </w:rPr>
            </w:pPr>
          </w:p>
        </w:tc>
      </w:tr>
    </w:tbl>
    <w:p w14:paraId="082D41C8" w14:textId="77777777" w:rsidR="00830B18" w:rsidRPr="00830B18" w:rsidRDefault="00830B18" w:rsidP="00830B18">
      <w:pPr>
        <w:pStyle w:val="ListParagraph"/>
        <w:spacing w:after="240"/>
        <w:ind w:left="1080"/>
        <w:outlineLvl w:val="1"/>
        <w:rPr>
          <w:rFonts w:ascii="Times New Roman" w:hAnsi="Times New Roman" w:cs="Times New Roman"/>
          <w:sz w:val="26"/>
          <w:szCs w:val="26"/>
        </w:rPr>
      </w:pPr>
    </w:p>
    <w:p w14:paraId="4B41586B" w14:textId="77777777" w:rsidR="00877684" w:rsidRDefault="00877684" w:rsidP="00877684">
      <w:pPr>
        <w:pStyle w:val="ListParagraph"/>
        <w:ind w:left="360"/>
        <w:rPr>
          <w:rFonts w:ascii="Times New Roman" w:hAnsi="Times New Roman" w:cs="Times New Roman"/>
          <w:b/>
          <w:sz w:val="26"/>
          <w:szCs w:val="26"/>
        </w:rPr>
      </w:pPr>
    </w:p>
    <w:p w14:paraId="24E9D4A5" w14:textId="77777777" w:rsidR="00731F09" w:rsidRDefault="00731F09" w:rsidP="00731F09">
      <w:pPr>
        <w:pStyle w:val="ListParagraph"/>
        <w:numPr>
          <w:ilvl w:val="0"/>
          <w:numId w:val="18"/>
        </w:numPr>
        <w:spacing w:after="240"/>
        <w:outlineLvl w:val="1"/>
        <w:rPr>
          <w:rFonts w:ascii="Times New Roman" w:hAnsi="Times New Roman" w:cs="Times New Roman"/>
          <w:sz w:val="26"/>
          <w:szCs w:val="26"/>
        </w:rPr>
      </w:pPr>
      <w:r w:rsidRPr="00830B18">
        <w:rPr>
          <w:rFonts w:ascii="Times New Roman" w:hAnsi="Times New Roman" w:cs="Times New Roman"/>
          <w:sz w:val="26"/>
          <w:szCs w:val="26"/>
        </w:rPr>
        <w:t>Bả</w:t>
      </w:r>
      <w:r>
        <w:rPr>
          <w:rFonts w:ascii="Times New Roman" w:hAnsi="Times New Roman" w:cs="Times New Roman"/>
          <w:sz w:val="26"/>
          <w:szCs w:val="26"/>
        </w:rPr>
        <w:t>ng product</w:t>
      </w:r>
    </w:p>
    <w:tbl>
      <w:tblPr>
        <w:tblStyle w:val="TableGrid"/>
        <w:tblW w:w="9180" w:type="dxa"/>
        <w:tblInd w:w="355" w:type="dxa"/>
        <w:tblLook w:val="04A0" w:firstRow="1" w:lastRow="0" w:firstColumn="1" w:lastColumn="0" w:noHBand="0" w:noVBand="1"/>
      </w:tblPr>
      <w:tblGrid>
        <w:gridCol w:w="719"/>
        <w:gridCol w:w="2224"/>
        <w:gridCol w:w="2810"/>
        <w:gridCol w:w="1689"/>
        <w:gridCol w:w="1738"/>
      </w:tblGrid>
      <w:tr w:rsidR="00731F09" w14:paraId="7F5A8E81" w14:textId="77777777" w:rsidTr="00D0408A">
        <w:tc>
          <w:tcPr>
            <w:tcW w:w="720" w:type="dxa"/>
          </w:tcPr>
          <w:p w14:paraId="398F7444" w14:textId="77777777" w:rsidR="00731F09" w:rsidRPr="00830B18" w:rsidRDefault="00731F09" w:rsidP="00D0408A">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STT</w:t>
            </w:r>
          </w:p>
        </w:tc>
        <w:tc>
          <w:tcPr>
            <w:tcW w:w="2070" w:type="dxa"/>
          </w:tcPr>
          <w:p w14:paraId="4F6C22A1" w14:textId="77777777" w:rsidR="00731F09" w:rsidRPr="00830B18" w:rsidRDefault="00731F09" w:rsidP="00D0408A">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Tên trường</w:t>
            </w:r>
          </w:p>
        </w:tc>
        <w:tc>
          <w:tcPr>
            <w:tcW w:w="2897" w:type="dxa"/>
          </w:tcPr>
          <w:p w14:paraId="027950BC" w14:textId="77777777" w:rsidR="00731F09" w:rsidRPr="00830B18" w:rsidRDefault="00731F09" w:rsidP="00D0408A">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Mô tả</w:t>
            </w:r>
          </w:p>
        </w:tc>
        <w:tc>
          <w:tcPr>
            <w:tcW w:w="1716" w:type="dxa"/>
          </w:tcPr>
          <w:p w14:paraId="031AF266" w14:textId="77777777" w:rsidR="00731F09" w:rsidRPr="00830B18" w:rsidRDefault="00731F09" w:rsidP="00D0408A">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Kiểu dữ liệu</w:t>
            </w:r>
          </w:p>
        </w:tc>
        <w:tc>
          <w:tcPr>
            <w:tcW w:w="1777" w:type="dxa"/>
          </w:tcPr>
          <w:p w14:paraId="3BD1EC14" w14:textId="77777777" w:rsidR="00731F09" w:rsidRPr="00830B18" w:rsidRDefault="00731F09" w:rsidP="00D0408A">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 xml:space="preserve">Khóa </w:t>
            </w:r>
          </w:p>
        </w:tc>
      </w:tr>
      <w:tr w:rsidR="00731F09" w14:paraId="3B7201BC" w14:textId="77777777" w:rsidTr="00D0408A">
        <w:tc>
          <w:tcPr>
            <w:tcW w:w="720" w:type="dxa"/>
          </w:tcPr>
          <w:p w14:paraId="5019DBDB" w14:textId="77777777" w:rsidR="00731F09" w:rsidRDefault="00731F09"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1</w:t>
            </w:r>
          </w:p>
        </w:tc>
        <w:tc>
          <w:tcPr>
            <w:tcW w:w="2070" w:type="dxa"/>
          </w:tcPr>
          <w:p w14:paraId="0B14371B" w14:textId="0BB655D9" w:rsidR="00731F09" w:rsidRDefault="00CE54DA" w:rsidP="00D0408A">
            <w:pPr>
              <w:pStyle w:val="ListParagraph"/>
              <w:spacing w:after="240"/>
              <w:ind w:left="0"/>
              <w:outlineLvl w:val="1"/>
              <w:rPr>
                <w:rFonts w:ascii="Times New Roman" w:hAnsi="Times New Roman" w:cs="Times New Roman"/>
                <w:sz w:val="26"/>
                <w:szCs w:val="26"/>
              </w:rPr>
            </w:pPr>
            <w:ins w:id="1635" w:author="EndlessLove" w:date="2016-10-06T20:11:00Z">
              <w:r>
                <w:rPr>
                  <w:rFonts w:ascii="Times New Roman" w:hAnsi="Times New Roman" w:cs="Times New Roman"/>
                  <w:sz w:val="26"/>
                  <w:szCs w:val="26"/>
                </w:rPr>
                <w:t>p</w:t>
              </w:r>
            </w:ins>
            <w:del w:id="1636" w:author="EndlessLove" w:date="2016-10-06T20:11:00Z">
              <w:r w:rsidR="00A24690" w:rsidDel="00CE54DA">
                <w:rPr>
                  <w:rFonts w:ascii="Times New Roman" w:hAnsi="Times New Roman" w:cs="Times New Roman"/>
                  <w:sz w:val="26"/>
                  <w:szCs w:val="26"/>
                </w:rPr>
                <w:delText>P</w:delText>
              </w:r>
            </w:del>
            <w:r w:rsidR="00731F09">
              <w:rPr>
                <w:rFonts w:ascii="Times New Roman" w:hAnsi="Times New Roman" w:cs="Times New Roman"/>
                <w:sz w:val="26"/>
                <w:szCs w:val="26"/>
              </w:rPr>
              <w:t>roductID</w:t>
            </w:r>
          </w:p>
        </w:tc>
        <w:tc>
          <w:tcPr>
            <w:tcW w:w="2897" w:type="dxa"/>
          </w:tcPr>
          <w:p w14:paraId="2192B26B" w14:textId="77777777" w:rsidR="00731F09" w:rsidRDefault="00731F09"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ID sản phẩm</w:t>
            </w:r>
          </w:p>
        </w:tc>
        <w:tc>
          <w:tcPr>
            <w:tcW w:w="1716" w:type="dxa"/>
          </w:tcPr>
          <w:p w14:paraId="13D381C6" w14:textId="3CCF7979" w:rsidR="00731F09" w:rsidRDefault="004B5F1F"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B</w:t>
            </w:r>
            <w:r w:rsidR="00731F09">
              <w:rPr>
                <w:rFonts w:ascii="Times New Roman" w:hAnsi="Times New Roman" w:cs="Times New Roman"/>
                <w:sz w:val="26"/>
                <w:szCs w:val="26"/>
              </w:rPr>
              <w:t>igint</w:t>
            </w:r>
          </w:p>
        </w:tc>
        <w:tc>
          <w:tcPr>
            <w:tcW w:w="1777" w:type="dxa"/>
          </w:tcPr>
          <w:p w14:paraId="342646AC" w14:textId="77777777" w:rsidR="00731F09" w:rsidRDefault="00731F09"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Khóa chính</w:t>
            </w:r>
          </w:p>
        </w:tc>
      </w:tr>
      <w:tr w:rsidR="00731F09" w14:paraId="751AC48D" w14:textId="77777777" w:rsidTr="00D0408A">
        <w:tc>
          <w:tcPr>
            <w:tcW w:w="720" w:type="dxa"/>
          </w:tcPr>
          <w:p w14:paraId="1FB96D8E" w14:textId="77777777" w:rsidR="00731F09" w:rsidRDefault="00731F09"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2</w:t>
            </w:r>
          </w:p>
        </w:tc>
        <w:tc>
          <w:tcPr>
            <w:tcW w:w="2070" w:type="dxa"/>
          </w:tcPr>
          <w:p w14:paraId="27AC956A" w14:textId="77777777" w:rsidR="00731F09" w:rsidRDefault="00731F09"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productName</w:t>
            </w:r>
          </w:p>
        </w:tc>
        <w:tc>
          <w:tcPr>
            <w:tcW w:w="2897" w:type="dxa"/>
          </w:tcPr>
          <w:p w14:paraId="22ECB929" w14:textId="77777777" w:rsidR="00731F09" w:rsidRDefault="00731F09"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Tên sản phẩm</w:t>
            </w:r>
          </w:p>
        </w:tc>
        <w:tc>
          <w:tcPr>
            <w:tcW w:w="1716" w:type="dxa"/>
          </w:tcPr>
          <w:p w14:paraId="6E880F77" w14:textId="3E43324D" w:rsidR="00731F09" w:rsidRDefault="004B5F1F"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V</w:t>
            </w:r>
            <w:r w:rsidR="00731F09">
              <w:rPr>
                <w:rFonts w:ascii="Times New Roman" w:hAnsi="Times New Roman" w:cs="Times New Roman"/>
                <w:sz w:val="26"/>
                <w:szCs w:val="26"/>
              </w:rPr>
              <w:t>archar</w:t>
            </w:r>
          </w:p>
        </w:tc>
        <w:tc>
          <w:tcPr>
            <w:tcW w:w="1777" w:type="dxa"/>
          </w:tcPr>
          <w:p w14:paraId="74C6438F" w14:textId="77777777" w:rsidR="00731F09" w:rsidRDefault="00731F09" w:rsidP="00D0408A">
            <w:pPr>
              <w:pStyle w:val="ListParagraph"/>
              <w:spacing w:after="240"/>
              <w:ind w:left="0"/>
              <w:outlineLvl w:val="1"/>
              <w:rPr>
                <w:rFonts w:ascii="Times New Roman" w:hAnsi="Times New Roman" w:cs="Times New Roman"/>
                <w:sz w:val="26"/>
                <w:szCs w:val="26"/>
              </w:rPr>
            </w:pPr>
          </w:p>
        </w:tc>
      </w:tr>
      <w:tr w:rsidR="00731F09" w14:paraId="2FD0E5E0" w14:textId="77777777" w:rsidTr="00D0408A">
        <w:tc>
          <w:tcPr>
            <w:tcW w:w="720" w:type="dxa"/>
          </w:tcPr>
          <w:p w14:paraId="1EF33BF4" w14:textId="77777777" w:rsidR="00731F09" w:rsidRDefault="00731F09"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3</w:t>
            </w:r>
          </w:p>
        </w:tc>
        <w:tc>
          <w:tcPr>
            <w:tcW w:w="2070" w:type="dxa"/>
          </w:tcPr>
          <w:p w14:paraId="744FB450" w14:textId="77777777" w:rsidR="00731F09" w:rsidRDefault="00731F09"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productPrice</w:t>
            </w:r>
          </w:p>
        </w:tc>
        <w:tc>
          <w:tcPr>
            <w:tcW w:w="2897" w:type="dxa"/>
          </w:tcPr>
          <w:p w14:paraId="30C55581" w14:textId="77777777" w:rsidR="00731F09" w:rsidRDefault="00731F09"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Giá sản phẩm</w:t>
            </w:r>
          </w:p>
        </w:tc>
        <w:tc>
          <w:tcPr>
            <w:tcW w:w="1716" w:type="dxa"/>
          </w:tcPr>
          <w:p w14:paraId="1D6DF3D5" w14:textId="60601F79" w:rsidR="00731F09" w:rsidRDefault="004B5F1F"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D</w:t>
            </w:r>
            <w:r w:rsidR="00731F09">
              <w:rPr>
                <w:rFonts w:ascii="Times New Roman" w:hAnsi="Times New Roman" w:cs="Times New Roman"/>
                <w:sz w:val="26"/>
                <w:szCs w:val="26"/>
              </w:rPr>
              <w:t>ouble</w:t>
            </w:r>
          </w:p>
        </w:tc>
        <w:tc>
          <w:tcPr>
            <w:tcW w:w="1777" w:type="dxa"/>
          </w:tcPr>
          <w:p w14:paraId="1E2FEE2D" w14:textId="77777777" w:rsidR="00731F09" w:rsidRDefault="00731F09" w:rsidP="00D0408A">
            <w:pPr>
              <w:pStyle w:val="ListParagraph"/>
              <w:spacing w:after="240"/>
              <w:ind w:left="0"/>
              <w:outlineLvl w:val="1"/>
              <w:rPr>
                <w:rFonts w:ascii="Times New Roman" w:hAnsi="Times New Roman" w:cs="Times New Roman"/>
                <w:sz w:val="26"/>
                <w:szCs w:val="26"/>
              </w:rPr>
            </w:pPr>
          </w:p>
        </w:tc>
      </w:tr>
      <w:tr w:rsidR="00731F09" w14:paraId="19AB51EE" w14:textId="77777777" w:rsidTr="00D0408A">
        <w:tc>
          <w:tcPr>
            <w:tcW w:w="720" w:type="dxa"/>
          </w:tcPr>
          <w:p w14:paraId="7C0F9EAF" w14:textId="77777777" w:rsidR="00731F09" w:rsidRDefault="00731F09"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4</w:t>
            </w:r>
          </w:p>
        </w:tc>
        <w:tc>
          <w:tcPr>
            <w:tcW w:w="2070" w:type="dxa"/>
          </w:tcPr>
          <w:p w14:paraId="7E479762" w14:textId="77777777" w:rsidR="00731F09" w:rsidRDefault="00731F09"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productImage</w:t>
            </w:r>
          </w:p>
        </w:tc>
        <w:tc>
          <w:tcPr>
            <w:tcW w:w="2897" w:type="dxa"/>
          </w:tcPr>
          <w:p w14:paraId="1B877587" w14:textId="77777777" w:rsidR="00731F09" w:rsidRDefault="00731F09"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Ảnh sản phẩm</w:t>
            </w:r>
          </w:p>
        </w:tc>
        <w:tc>
          <w:tcPr>
            <w:tcW w:w="1716" w:type="dxa"/>
          </w:tcPr>
          <w:p w14:paraId="36B47750" w14:textId="77777777" w:rsidR="00731F09" w:rsidRDefault="00731F09"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Varchar</w:t>
            </w:r>
          </w:p>
        </w:tc>
        <w:tc>
          <w:tcPr>
            <w:tcW w:w="1777" w:type="dxa"/>
          </w:tcPr>
          <w:p w14:paraId="4452058A" w14:textId="77777777" w:rsidR="00731F09" w:rsidRDefault="00731F09" w:rsidP="00D0408A">
            <w:pPr>
              <w:pStyle w:val="ListParagraph"/>
              <w:spacing w:after="240"/>
              <w:ind w:left="0"/>
              <w:outlineLvl w:val="1"/>
              <w:rPr>
                <w:rFonts w:ascii="Times New Roman" w:hAnsi="Times New Roman" w:cs="Times New Roman"/>
                <w:sz w:val="26"/>
                <w:szCs w:val="26"/>
              </w:rPr>
            </w:pPr>
          </w:p>
        </w:tc>
      </w:tr>
      <w:tr w:rsidR="00731F09" w14:paraId="599A59EA" w14:textId="77777777" w:rsidTr="00D0408A">
        <w:tc>
          <w:tcPr>
            <w:tcW w:w="720" w:type="dxa"/>
          </w:tcPr>
          <w:p w14:paraId="5C72E649" w14:textId="77777777" w:rsidR="00731F09" w:rsidRDefault="00731F09"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5</w:t>
            </w:r>
          </w:p>
        </w:tc>
        <w:tc>
          <w:tcPr>
            <w:tcW w:w="2070" w:type="dxa"/>
          </w:tcPr>
          <w:p w14:paraId="3EF95BA8" w14:textId="77777777" w:rsidR="00731F09" w:rsidRDefault="00731F09"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productDescription</w:t>
            </w:r>
          </w:p>
        </w:tc>
        <w:tc>
          <w:tcPr>
            <w:tcW w:w="2897" w:type="dxa"/>
          </w:tcPr>
          <w:p w14:paraId="7F3E0D66" w14:textId="77777777" w:rsidR="00731F09" w:rsidRDefault="00731F09"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Mô tả sản phẩm</w:t>
            </w:r>
          </w:p>
        </w:tc>
        <w:tc>
          <w:tcPr>
            <w:tcW w:w="1716" w:type="dxa"/>
          </w:tcPr>
          <w:p w14:paraId="0A950C4D" w14:textId="77777777" w:rsidR="00731F09" w:rsidRDefault="00731F09"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Varchar</w:t>
            </w:r>
          </w:p>
        </w:tc>
        <w:tc>
          <w:tcPr>
            <w:tcW w:w="1777" w:type="dxa"/>
          </w:tcPr>
          <w:p w14:paraId="13059E66" w14:textId="77777777" w:rsidR="00731F09" w:rsidRDefault="00731F09" w:rsidP="00D0408A">
            <w:pPr>
              <w:pStyle w:val="ListParagraph"/>
              <w:spacing w:after="240"/>
              <w:ind w:left="0"/>
              <w:outlineLvl w:val="1"/>
              <w:rPr>
                <w:rFonts w:ascii="Times New Roman" w:hAnsi="Times New Roman" w:cs="Times New Roman"/>
                <w:sz w:val="26"/>
                <w:szCs w:val="26"/>
              </w:rPr>
            </w:pPr>
          </w:p>
        </w:tc>
      </w:tr>
      <w:tr w:rsidR="00CE54DA" w14:paraId="1B2CD9A2" w14:textId="77777777" w:rsidTr="00D0408A">
        <w:trPr>
          <w:ins w:id="1637" w:author="EndlessLove" w:date="2016-10-06T20:12:00Z"/>
        </w:trPr>
        <w:tc>
          <w:tcPr>
            <w:tcW w:w="720" w:type="dxa"/>
          </w:tcPr>
          <w:p w14:paraId="721DF719" w14:textId="22A5DBC4" w:rsidR="00CE54DA" w:rsidRDefault="00CE54DA" w:rsidP="00D0408A">
            <w:pPr>
              <w:pStyle w:val="ListParagraph"/>
              <w:spacing w:after="240"/>
              <w:ind w:left="0"/>
              <w:outlineLvl w:val="1"/>
              <w:rPr>
                <w:ins w:id="1638" w:author="EndlessLove" w:date="2016-10-06T20:12:00Z"/>
                <w:rFonts w:ascii="Times New Roman" w:hAnsi="Times New Roman" w:cs="Times New Roman"/>
                <w:sz w:val="26"/>
                <w:szCs w:val="26"/>
              </w:rPr>
            </w:pPr>
            <w:ins w:id="1639" w:author="EndlessLove" w:date="2016-10-06T20:12:00Z">
              <w:r>
                <w:rPr>
                  <w:rFonts w:ascii="Times New Roman" w:hAnsi="Times New Roman" w:cs="Times New Roman"/>
                  <w:sz w:val="26"/>
                  <w:szCs w:val="26"/>
                </w:rPr>
                <w:lastRenderedPageBreak/>
                <w:t>6</w:t>
              </w:r>
            </w:ins>
          </w:p>
        </w:tc>
        <w:tc>
          <w:tcPr>
            <w:tcW w:w="2070" w:type="dxa"/>
          </w:tcPr>
          <w:p w14:paraId="029D7977" w14:textId="71C050CF" w:rsidR="00CE54DA" w:rsidRDefault="009627BF" w:rsidP="00D0408A">
            <w:pPr>
              <w:pStyle w:val="ListParagraph"/>
              <w:spacing w:after="240"/>
              <w:ind w:left="0"/>
              <w:outlineLvl w:val="1"/>
              <w:rPr>
                <w:ins w:id="1640" w:author="EndlessLove" w:date="2016-10-06T20:12:00Z"/>
                <w:rFonts w:ascii="Times New Roman" w:hAnsi="Times New Roman" w:cs="Times New Roman"/>
                <w:sz w:val="26"/>
                <w:szCs w:val="26"/>
              </w:rPr>
            </w:pPr>
            <w:ins w:id="1641" w:author="EndlessLove" w:date="2016-10-06T20:12:00Z">
              <w:r>
                <w:rPr>
                  <w:rFonts w:ascii="Times New Roman" w:hAnsi="Times New Roman" w:cs="Times New Roman"/>
                  <w:sz w:val="26"/>
                  <w:szCs w:val="26"/>
                </w:rPr>
                <w:t>discount</w:t>
              </w:r>
            </w:ins>
          </w:p>
        </w:tc>
        <w:tc>
          <w:tcPr>
            <w:tcW w:w="2897" w:type="dxa"/>
          </w:tcPr>
          <w:p w14:paraId="6E498127" w14:textId="5CD535DC" w:rsidR="00CE54DA" w:rsidRDefault="00CE54DA" w:rsidP="00D0408A">
            <w:pPr>
              <w:pStyle w:val="ListParagraph"/>
              <w:spacing w:after="240"/>
              <w:ind w:left="0"/>
              <w:outlineLvl w:val="1"/>
              <w:rPr>
                <w:ins w:id="1642" w:author="EndlessLove" w:date="2016-10-06T20:12:00Z"/>
                <w:rFonts w:ascii="Times New Roman" w:hAnsi="Times New Roman" w:cs="Times New Roman"/>
                <w:sz w:val="26"/>
                <w:szCs w:val="26"/>
              </w:rPr>
            </w:pPr>
            <w:ins w:id="1643" w:author="EndlessLove" w:date="2016-10-06T20:13:00Z">
              <w:r>
                <w:rPr>
                  <w:rFonts w:ascii="Times New Roman" w:hAnsi="Times New Roman" w:cs="Times New Roman"/>
                  <w:sz w:val="26"/>
                  <w:szCs w:val="26"/>
                </w:rPr>
                <w:t>Tỷ lệ giảm giá</w:t>
              </w:r>
            </w:ins>
          </w:p>
        </w:tc>
        <w:tc>
          <w:tcPr>
            <w:tcW w:w="1716" w:type="dxa"/>
          </w:tcPr>
          <w:p w14:paraId="14EC947B" w14:textId="5282A459" w:rsidR="00CE54DA" w:rsidRDefault="004B5F1F" w:rsidP="00D0408A">
            <w:pPr>
              <w:pStyle w:val="ListParagraph"/>
              <w:spacing w:after="240"/>
              <w:ind w:left="0"/>
              <w:outlineLvl w:val="1"/>
              <w:rPr>
                <w:ins w:id="1644" w:author="EndlessLove" w:date="2016-10-06T20:12:00Z"/>
                <w:rFonts w:ascii="Times New Roman" w:hAnsi="Times New Roman" w:cs="Times New Roman"/>
                <w:sz w:val="26"/>
                <w:szCs w:val="26"/>
              </w:rPr>
            </w:pPr>
            <w:ins w:id="1645" w:author="EndlessLove" w:date="2016-10-06T20:13:00Z">
              <w:r>
                <w:rPr>
                  <w:rFonts w:ascii="Times New Roman" w:hAnsi="Times New Roman" w:cs="Times New Roman"/>
                  <w:sz w:val="26"/>
                  <w:szCs w:val="26"/>
                </w:rPr>
                <w:t>F</w:t>
              </w:r>
              <w:r w:rsidR="00CE54DA">
                <w:rPr>
                  <w:rFonts w:ascii="Times New Roman" w:hAnsi="Times New Roman" w:cs="Times New Roman"/>
                  <w:sz w:val="26"/>
                  <w:szCs w:val="26"/>
                </w:rPr>
                <w:t>loat</w:t>
              </w:r>
            </w:ins>
          </w:p>
        </w:tc>
        <w:tc>
          <w:tcPr>
            <w:tcW w:w="1777" w:type="dxa"/>
          </w:tcPr>
          <w:p w14:paraId="5308FF09" w14:textId="77777777" w:rsidR="00CE54DA" w:rsidRDefault="00CE54DA" w:rsidP="00D0408A">
            <w:pPr>
              <w:pStyle w:val="ListParagraph"/>
              <w:spacing w:after="240"/>
              <w:ind w:left="0"/>
              <w:outlineLvl w:val="1"/>
              <w:rPr>
                <w:ins w:id="1646" w:author="EndlessLove" w:date="2016-10-06T20:12:00Z"/>
                <w:rFonts w:ascii="Times New Roman" w:hAnsi="Times New Roman" w:cs="Times New Roman"/>
                <w:sz w:val="26"/>
                <w:szCs w:val="26"/>
              </w:rPr>
            </w:pPr>
          </w:p>
        </w:tc>
      </w:tr>
      <w:tr w:rsidR="00731F09" w14:paraId="224AD5C4" w14:textId="77777777" w:rsidTr="00D0408A">
        <w:tc>
          <w:tcPr>
            <w:tcW w:w="720" w:type="dxa"/>
          </w:tcPr>
          <w:p w14:paraId="11783BF4" w14:textId="4FECC5B8" w:rsidR="00731F09" w:rsidRDefault="00CE54DA" w:rsidP="00D0408A">
            <w:pPr>
              <w:pStyle w:val="ListParagraph"/>
              <w:spacing w:after="240"/>
              <w:ind w:left="0"/>
              <w:outlineLvl w:val="1"/>
              <w:rPr>
                <w:rFonts w:ascii="Times New Roman" w:hAnsi="Times New Roman" w:cs="Times New Roman"/>
                <w:sz w:val="26"/>
                <w:szCs w:val="26"/>
              </w:rPr>
            </w:pPr>
            <w:ins w:id="1647" w:author="EndlessLove" w:date="2016-10-06T20:12:00Z">
              <w:r>
                <w:rPr>
                  <w:rFonts w:ascii="Times New Roman" w:hAnsi="Times New Roman" w:cs="Times New Roman"/>
                  <w:sz w:val="26"/>
                  <w:szCs w:val="26"/>
                </w:rPr>
                <w:t>7</w:t>
              </w:r>
            </w:ins>
            <w:del w:id="1648" w:author="EndlessLove" w:date="2016-10-06T20:12:00Z">
              <w:r w:rsidR="00731F09" w:rsidDel="00CE54DA">
                <w:rPr>
                  <w:rFonts w:ascii="Times New Roman" w:hAnsi="Times New Roman" w:cs="Times New Roman"/>
                  <w:sz w:val="26"/>
                  <w:szCs w:val="26"/>
                </w:rPr>
                <w:delText>6</w:delText>
              </w:r>
            </w:del>
          </w:p>
        </w:tc>
        <w:tc>
          <w:tcPr>
            <w:tcW w:w="2070" w:type="dxa"/>
          </w:tcPr>
          <w:p w14:paraId="4CA0C03A" w14:textId="6D081F26" w:rsidR="00731F09" w:rsidRDefault="00CE54DA" w:rsidP="00D0408A">
            <w:pPr>
              <w:pStyle w:val="ListParagraph"/>
              <w:spacing w:after="240"/>
              <w:ind w:left="0"/>
              <w:outlineLvl w:val="1"/>
              <w:rPr>
                <w:rFonts w:ascii="Times New Roman" w:hAnsi="Times New Roman" w:cs="Times New Roman"/>
                <w:sz w:val="26"/>
                <w:szCs w:val="26"/>
              </w:rPr>
            </w:pPr>
            <w:ins w:id="1649" w:author="EndlessLove" w:date="2016-10-06T20:11:00Z">
              <w:r>
                <w:rPr>
                  <w:rFonts w:ascii="Times New Roman" w:hAnsi="Times New Roman" w:cs="Times New Roman"/>
                  <w:sz w:val="26"/>
                  <w:szCs w:val="26"/>
                </w:rPr>
                <w:t>c</w:t>
              </w:r>
            </w:ins>
            <w:del w:id="1650" w:author="EndlessLove" w:date="2016-10-06T20:11:00Z">
              <w:r w:rsidR="00A24690" w:rsidDel="00CE54DA">
                <w:rPr>
                  <w:rFonts w:ascii="Times New Roman" w:hAnsi="Times New Roman" w:cs="Times New Roman"/>
                  <w:sz w:val="26"/>
                  <w:szCs w:val="26"/>
                </w:rPr>
                <w:delText>C</w:delText>
              </w:r>
            </w:del>
            <w:r w:rsidR="00731F09">
              <w:rPr>
                <w:rFonts w:ascii="Times New Roman" w:hAnsi="Times New Roman" w:cs="Times New Roman"/>
                <w:sz w:val="26"/>
                <w:szCs w:val="26"/>
              </w:rPr>
              <w:t>ategoryID</w:t>
            </w:r>
          </w:p>
        </w:tc>
        <w:tc>
          <w:tcPr>
            <w:tcW w:w="2897" w:type="dxa"/>
          </w:tcPr>
          <w:p w14:paraId="4DFB60F0" w14:textId="77777777" w:rsidR="00731F09" w:rsidRDefault="00731F09"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ID loại sản phẩm</w:t>
            </w:r>
          </w:p>
        </w:tc>
        <w:tc>
          <w:tcPr>
            <w:tcW w:w="1716" w:type="dxa"/>
          </w:tcPr>
          <w:p w14:paraId="3FC2B84B" w14:textId="711AFE19" w:rsidR="00731F09" w:rsidRDefault="004B5F1F"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B</w:t>
            </w:r>
            <w:r w:rsidR="00731F09">
              <w:rPr>
                <w:rFonts w:ascii="Times New Roman" w:hAnsi="Times New Roman" w:cs="Times New Roman"/>
                <w:sz w:val="26"/>
                <w:szCs w:val="26"/>
              </w:rPr>
              <w:t>igint</w:t>
            </w:r>
          </w:p>
        </w:tc>
        <w:tc>
          <w:tcPr>
            <w:tcW w:w="1777" w:type="dxa"/>
          </w:tcPr>
          <w:p w14:paraId="2C24FEAC" w14:textId="77777777" w:rsidR="00731F09" w:rsidRDefault="00731F09"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Khóa ngoại</w:t>
            </w:r>
          </w:p>
        </w:tc>
      </w:tr>
    </w:tbl>
    <w:p w14:paraId="2BF78C68" w14:textId="77777777" w:rsidR="00731F09" w:rsidRDefault="00731F09" w:rsidP="00877684">
      <w:pPr>
        <w:pStyle w:val="ListParagraph"/>
        <w:ind w:left="360"/>
        <w:rPr>
          <w:rFonts w:ascii="Times New Roman" w:hAnsi="Times New Roman" w:cs="Times New Roman"/>
          <w:b/>
          <w:sz w:val="26"/>
          <w:szCs w:val="26"/>
        </w:rPr>
      </w:pPr>
    </w:p>
    <w:p w14:paraId="52D24134" w14:textId="77777777" w:rsidR="005F684F" w:rsidRDefault="005F684F" w:rsidP="00877684">
      <w:pPr>
        <w:pStyle w:val="ListParagraph"/>
        <w:ind w:left="360"/>
        <w:rPr>
          <w:rFonts w:ascii="Times New Roman" w:hAnsi="Times New Roman" w:cs="Times New Roman"/>
          <w:b/>
          <w:sz w:val="26"/>
          <w:szCs w:val="26"/>
        </w:rPr>
      </w:pPr>
    </w:p>
    <w:p w14:paraId="671C5668" w14:textId="77777777" w:rsidR="005F684F" w:rsidRDefault="005F684F" w:rsidP="005F684F">
      <w:pPr>
        <w:pStyle w:val="ListParagraph"/>
        <w:numPr>
          <w:ilvl w:val="0"/>
          <w:numId w:val="18"/>
        </w:numPr>
        <w:spacing w:after="240"/>
        <w:outlineLvl w:val="1"/>
        <w:rPr>
          <w:rFonts w:ascii="Times New Roman" w:hAnsi="Times New Roman" w:cs="Times New Roman"/>
          <w:sz w:val="26"/>
          <w:szCs w:val="26"/>
        </w:rPr>
      </w:pPr>
      <w:r w:rsidRPr="00830B18">
        <w:rPr>
          <w:rFonts w:ascii="Times New Roman" w:hAnsi="Times New Roman" w:cs="Times New Roman"/>
          <w:sz w:val="26"/>
          <w:szCs w:val="26"/>
        </w:rPr>
        <w:t>Bả</w:t>
      </w:r>
      <w:r>
        <w:rPr>
          <w:rFonts w:ascii="Times New Roman" w:hAnsi="Times New Roman" w:cs="Times New Roman"/>
          <w:sz w:val="26"/>
          <w:szCs w:val="26"/>
        </w:rPr>
        <w:t>ng user</w:t>
      </w:r>
    </w:p>
    <w:tbl>
      <w:tblPr>
        <w:tblStyle w:val="TableGrid"/>
        <w:tblW w:w="9180" w:type="dxa"/>
        <w:tblInd w:w="355" w:type="dxa"/>
        <w:tblLook w:val="04A0" w:firstRow="1" w:lastRow="0" w:firstColumn="1" w:lastColumn="0" w:noHBand="0" w:noVBand="1"/>
      </w:tblPr>
      <w:tblGrid>
        <w:gridCol w:w="718"/>
        <w:gridCol w:w="2324"/>
        <w:gridCol w:w="2601"/>
        <w:gridCol w:w="1906"/>
        <w:gridCol w:w="1631"/>
      </w:tblGrid>
      <w:tr w:rsidR="00A0172C" w14:paraId="0F866E16" w14:textId="77777777" w:rsidTr="00D0408A">
        <w:tc>
          <w:tcPr>
            <w:tcW w:w="720" w:type="dxa"/>
          </w:tcPr>
          <w:p w14:paraId="452BD0E9" w14:textId="77777777" w:rsidR="005F684F" w:rsidRPr="00830B18" w:rsidRDefault="005F684F" w:rsidP="00D0408A">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STT</w:t>
            </w:r>
          </w:p>
        </w:tc>
        <w:tc>
          <w:tcPr>
            <w:tcW w:w="2070" w:type="dxa"/>
          </w:tcPr>
          <w:p w14:paraId="3CFA6186" w14:textId="77777777" w:rsidR="005F684F" w:rsidRPr="00830B18" w:rsidRDefault="005F684F" w:rsidP="00D0408A">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Tên trường</w:t>
            </w:r>
          </w:p>
        </w:tc>
        <w:tc>
          <w:tcPr>
            <w:tcW w:w="2897" w:type="dxa"/>
          </w:tcPr>
          <w:p w14:paraId="6C7C1437" w14:textId="77777777" w:rsidR="005F684F" w:rsidRPr="00830B18" w:rsidRDefault="005F684F" w:rsidP="00D0408A">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Mô tả</w:t>
            </w:r>
          </w:p>
        </w:tc>
        <w:tc>
          <w:tcPr>
            <w:tcW w:w="1716" w:type="dxa"/>
          </w:tcPr>
          <w:p w14:paraId="6F206735" w14:textId="77777777" w:rsidR="005F684F" w:rsidRPr="00830B18" w:rsidRDefault="005F684F" w:rsidP="00D0408A">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Kiểu dữ liệu</w:t>
            </w:r>
          </w:p>
        </w:tc>
        <w:tc>
          <w:tcPr>
            <w:tcW w:w="1777" w:type="dxa"/>
          </w:tcPr>
          <w:p w14:paraId="49244561" w14:textId="77777777" w:rsidR="005F684F" w:rsidRPr="00830B18" w:rsidRDefault="005F684F" w:rsidP="00D0408A">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 xml:space="preserve">Khóa </w:t>
            </w:r>
          </w:p>
        </w:tc>
      </w:tr>
      <w:tr w:rsidR="00A0172C" w14:paraId="362C91D8" w14:textId="77777777" w:rsidTr="00D0408A">
        <w:tc>
          <w:tcPr>
            <w:tcW w:w="720" w:type="dxa"/>
          </w:tcPr>
          <w:p w14:paraId="3339FF49" w14:textId="77777777" w:rsidR="005F684F" w:rsidRDefault="005F684F"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1</w:t>
            </w:r>
          </w:p>
        </w:tc>
        <w:tc>
          <w:tcPr>
            <w:tcW w:w="2070" w:type="dxa"/>
          </w:tcPr>
          <w:p w14:paraId="53035D53" w14:textId="77777777" w:rsidR="005F684F" w:rsidRDefault="00A24690"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U</w:t>
            </w:r>
            <w:r w:rsidR="00A0172C">
              <w:rPr>
                <w:rFonts w:ascii="Times New Roman" w:hAnsi="Times New Roman" w:cs="Times New Roman"/>
                <w:sz w:val="26"/>
                <w:szCs w:val="26"/>
              </w:rPr>
              <w:t>ser</w:t>
            </w:r>
            <w:r w:rsidR="005F684F">
              <w:rPr>
                <w:rFonts w:ascii="Times New Roman" w:hAnsi="Times New Roman" w:cs="Times New Roman"/>
                <w:sz w:val="26"/>
                <w:szCs w:val="26"/>
              </w:rPr>
              <w:t>ID</w:t>
            </w:r>
          </w:p>
        </w:tc>
        <w:tc>
          <w:tcPr>
            <w:tcW w:w="2897" w:type="dxa"/>
          </w:tcPr>
          <w:p w14:paraId="43200FC5" w14:textId="77777777" w:rsidR="005F684F" w:rsidRDefault="005F684F"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ID</w:t>
            </w:r>
            <w:r w:rsidR="00A0172C">
              <w:rPr>
                <w:rFonts w:ascii="Times New Roman" w:hAnsi="Times New Roman" w:cs="Times New Roman"/>
                <w:sz w:val="26"/>
                <w:szCs w:val="26"/>
              </w:rPr>
              <w:t xml:space="preserve"> người dùng</w:t>
            </w:r>
          </w:p>
        </w:tc>
        <w:tc>
          <w:tcPr>
            <w:tcW w:w="1716" w:type="dxa"/>
          </w:tcPr>
          <w:p w14:paraId="4009D182" w14:textId="28FCA1C1" w:rsidR="005F684F" w:rsidRDefault="004B5F1F"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B</w:t>
            </w:r>
            <w:r w:rsidR="005F684F">
              <w:rPr>
                <w:rFonts w:ascii="Times New Roman" w:hAnsi="Times New Roman" w:cs="Times New Roman"/>
                <w:sz w:val="26"/>
                <w:szCs w:val="26"/>
              </w:rPr>
              <w:t>igint</w:t>
            </w:r>
          </w:p>
        </w:tc>
        <w:tc>
          <w:tcPr>
            <w:tcW w:w="1777" w:type="dxa"/>
          </w:tcPr>
          <w:p w14:paraId="53B73301" w14:textId="77777777" w:rsidR="005F684F" w:rsidRDefault="005F684F"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Khóa chính</w:t>
            </w:r>
          </w:p>
        </w:tc>
      </w:tr>
      <w:tr w:rsidR="00A0172C" w14:paraId="178D1242" w14:textId="77777777" w:rsidTr="00D0408A">
        <w:tc>
          <w:tcPr>
            <w:tcW w:w="720" w:type="dxa"/>
          </w:tcPr>
          <w:p w14:paraId="66E3D532" w14:textId="77777777" w:rsidR="005F684F" w:rsidRDefault="005F684F"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2</w:t>
            </w:r>
          </w:p>
        </w:tc>
        <w:tc>
          <w:tcPr>
            <w:tcW w:w="2070" w:type="dxa"/>
          </w:tcPr>
          <w:p w14:paraId="4D76D52D" w14:textId="77777777" w:rsidR="005F684F" w:rsidRDefault="00A24690" w:rsidP="00D0408A">
            <w:pPr>
              <w:pStyle w:val="ListParagraph"/>
              <w:spacing w:after="240"/>
              <w:ind w:left="0"/>
              <w:outlineLvl w:val="1"/>
              <w:rPr>
                <w:rFonts w:ascii="Times New Roman" w:hAnsi="Times New Roman" w:cs="Times New Roman"/>
                <w:sz w:val="26"/>
                <w:szCs w:val="26"/>
              </w:rPr>
            </w:pPr>
            <w:del w:id="1651" w:author="ThieuCo" w:date="2016-09-03T13:54:00Z">
              <w:r w:rsidDel="00A24690">
                <w:rPr>
                  <w:rFonts w:ascii="Times New Roman" w:hAnsi="Times New Roman" w:cs="Times New Roman"/>
                  <w:sz w:val="26"/>
                  <w:szCs w:val="26"/>
                </w:rPr>
                <w:delText>U</w:delText>
              </w:r>
              <w:r w:rsidR="00A0172C" w:rsidDel="00A24690">
                <w:rPr>
                  <w:rFonts w:ascii="Times New Roman" w:hAnsi="Times New Roman" w:cs="Times New Roman"/>
                  <w:sz w:val="26"/>
                  <w:szCs w:val="26"/>
                </w:rPr>
                <w:delText>ser</w:delText>
              </w:r>
              <w:r w:rsidR="005F684F" w:rsidDel="00A24690">
                <w:rPr>
                  <w:rFonts w:ascii="Times New Roman" w:hAnsi="Times New Roman" w:cs="Times New Roman"/>
                  <w:sz w:val="26"/>
                  <w:szCs w:val="26"/>
                </w:rPr>
                <w:delText>Name</w:delText>
              </w:r>
            </w:del>
            <w:ins w:id="1652" w:author="ThieuCo" w:date="2016-09-03T13:54:00Z">
              <w:r>
                <w:rPr>
                  <w:rFonts w:ascii="Times New Roman" w:hAnsi="Times New Roman" w:cs="Times New Roman"/>
                  <w:sz w:val="26"/>
                  <w:szCs w:val="26"/>
                </w:rPr>
                <w:t>username</w:t>
              </w:r>
            </w:ins>
          </w:p>
        </w:tc>
        <w:tc>
          <w:tcPr>
            <w:tcW w:w="2897" w:type="dxa"/>
          </w:tcPr>
          <w:p w14:paraId="62DCFC68" w14:textId="77777777" w:rsidR="005F684F" w:rsidRDefault="005F684F"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Tên</w:t>
            </w:r>
            <w:r w:rsidR="00A0172C">
              <w:rPr>
                <w:rFonts w:ascii="Times New Roman" w:hAnsi="Times New Roman" w:cs="Times New Roman"/>
                <w:sz w:val="26"/>
                <w:szCs w:val="26"/>
              </w:rPr>
              <w:t xml:space="preserve"> người dùng</w:t>
            </w:r>
          </w:p>
        </w:tc>
        <w:tc>
          <w:tcPr>
            <w:tcW w:w="1716" w:type="dxa"/>
          </w:tcPr>
          <w:p w14:paraId="52CC128C" w14:textId="783BB134" w:rsidR="005F684F" w:rsidRDefault="004B5F1F"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V</w:t>
            </w:r>
            <w:r w:rsidR="005F684F">
              <w:rPr>
                <w:rFonts w:ascii="Times New Roman" w:hAnsi="Times New Roman" w:cs="Times New Roman"/>
                <w:sz w:val="26"/>
                <w:szCs w:val="26"/>
              </w:rPr>
              <w:t>archar</w:t>
            </w:r>
          </w:p>
        </w:tc>
        <w:tc>
          <w:tcPr>
            <w:tcW w:w="1777" w:type="dxa"/>
          </w:tcPr>
          <w:p w14:paraId="79F06CDB" w14:textId="77777777" w:rsidR="005F684F" w:rsidRDefault="005F684F" w:rsidP="00D0408A">
            <w:pPr>
              <w:pStyle w:val="ListParagraph"/>
              <w:spacing w:after="240"/>
              <w:ind w:left="0"/>
              <w:outlineLvl w:val="1"/>
              <w:rPr>
                <w:rFonts w:ascii="Times New Roman" w:hAnsi="Times New Roman" w:cs="Times New Roman"/>
                <w:sz w:val="26"/>
                <w:szCs w:val="26"/>
              </w:rPr>
            </w:pPr>
          </w:p>
        </w:tc>
      </w:tr>
      <w:tr w:rsidR="005F684F" w14:paraId="3F5A1C76" w14:textId="77777777" w:rsidTr="00D0408A">
        <w:tc>
          <w:tcPr>
            <w:tcW w:w="720" w:type="dxa"/>
          </w:tcPr>
          <w:p w14:paraId="1A023BD4" w14:textId="77777777" w:rsidR="005F684F" w:rsidRDefault="005F684F"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3</w:t>
            </w:r>
          </w:p>
        </w:tc>
        <w:tc>
          <w:tcPr>
            <w:tcW w:w="2070" w:type="dxa"/>
          </w:tcPr>
          <w:p w14:paraId="62BE034A" w14:textId="77777777" w:rsidR="005F684F" w:rsidRDefault="00A24690"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U</w:t>
            </w:r>
            <w:r w:rsidR="00A0172C">
              <w:rPr>
                <w:rFonts w:ascii="Times New Roman" w:hAnsi="Times New Roman" w:cs="Times New Roman"/>
                <w:sz w:val="26"/>
                <w:szCs w:val="26"/>
              </w:rPr>
              <w:t>serEmail</w:t>
            </w:r>
          </w:p>
        </w:tc>
        <w:tc>
          <w:tcPr>
            <w:tcW w:w="2897" w:type="dxa"/>
          </w:tcPr>
          <w:p w14:paraId="2E910E77" w14:textId="77777777" w:rsidR="005F684F" w:rsidRDefault="00A0172C"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Email người dùng</w:t>
            </w:r>
          </w:p>
        </w:tc>
        <w:tc>
          <w:tcPr>
            <w:tcW w:w="1716" w:type="dxa"/>
          </w:tcPr>
          <w:p w14:paraId="0DE4CA3E" w14:textId="0EDDE762" w:rsidR="005F684F" w:rsidRDefault="004B5F1F"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V</w:t>
            </w:r>
            <w:r w:rsidR="00A0172C">
              <w:rPr>
                <w:rFonts w:ascii="Times New Roman" w:hAnsi="Times New Roman" w:cs="Times New Roman"/>
                <w:sz w:val="26"/>
                <w:szCs w:val="26"/>
              </w:rPr>
              <w:t>archar</w:t>
            </w:r>
          </w:p>
        </w:tc>
        <w:tc>
          <w:tcPr>
            <w:tcW w:w="1777" w:type="dxa"/>
          </w:tcPr>
          <w:p w14:paraId="1D2F6C4A" w14:textId="77777777" w:rsidR="005F684F" w:rsidRDefault="005F684F" w:rsidP="00D0408A">
            <w:pPr>
              <w:pStyle w:val="ListParagraph"/>
              <w:spacing w:after="240"/>
              <w:ind w:left="0"/>
              <w:outlineLvl w:val="1"/>
              <w:rPr>
                <w:rFonts w:ascii="Times New Roman" w:hAnsi="Times New Roman" w:cs="Times New Roman"/>
                <w:sz w:val="26"/>
                <w:szCs w:val="26"/>
              </w:rPr>
            </w:pPr>
          </w:p>
        </w:tc>
      </w:tr>
      <w:tr w:rsidR="005F684F" w14:paraId="737DD4CB" w14:textId="77777777" w:rsidTr="00D0408A">
        <w:tc>
          <w:tcPr>
            <w:tcW w:w="720" w:type="dxa"/>
          </w:tcPr>
          <w:p w14:paraId="7F02C2F0" w14:textId="77777777" w:rsidR="005F684F" w:rsidRDefault="005F684F"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4</w:t>
            </w:r>
          </w:p>
        </w:tc>
        <w:tc>
          <w:tcPr>
            <w:tcW w:w="2070" w:type="dxa"/>
          </w:tcPr>
          <w:p w14:paraId="27FD7CDB" w14:textId="77777777" w:rsidR="005F684F" w:rsidRDefault="00A0172C"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userPassword</w:t>
            </w:r>
          </w:p>
        </w:tc>
        <w:tc>
          <w:tcPr>
            <w:tcW w:w="2897" w:type="dxa"/>
          </w:tcPr>
          <w:p w14:paraId="42ABA737" w14:textId="77777777" w:rsidR="005F684F" w:rsidRDefault="00A0172C"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Mật khẩu người dùng</w:t>
            </w:r>
          </w:p>
        </w:tc>
        <w:tc>
          <w:tcPr>
            <w:tcW w:w="1716" w:type="dxa"/>
          </w:tcPr>
          <w:p w14:paraId="4E3AB1A9" w14:textId="5EECF641" w:rsidR="005F684F" w:rsidRDefault="004B5F1F"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V</w:t>
            </w:r>
            <w:r w:rsidR="00A0172C">
              <w:rPr>
                <w:rFonts w:ascii="Times New Roman" w:hAnsi="Times New Roman" w:cs="Times New Roman"/>
                <w:sz w:val="26"/>
                <w:szCs w:val="26"/>
              </w:rPr>
              <w:t>archar</w:t>
            </w:r>
          </w:p>
        </w:tc>
        <w:tc>
          <w:tcPr>
            <w:tcW w:w="1777" w:type="dxa"/>
          </w:tcPr>
          <w:p w14:paraId="3CBE8194" w14:textId="77777777" w:rsidR="005F684F" w:rsidRDefault="005F684F" w:rsidP="00D0408A">
            <w:pPr>
              <w:pStyle w:val="ListParagraph"/>
              <w:spacing w:after="240"/>
              <w:ind w:left="0"/>
              <w:outlineLvl w:val="1"/>
              <w:rPr>
                <w:rFonts w:ascii="Times New Roman" w:hAnsi="Times New Roman" w:cs="Times New Roman"/>
                <w:sz w:val="26"/>
                <w:szCs w:val="26"/>
              </w:rPr>
            </w:pPr>
          </w:p>
        </w:tc>
      </w:tr>
      <w:tr w:rsidR="005F684F" w14:paraId="19E9C22A" w14:textId="77777777" w:rsidTr="00D0408A">
        <w:tc>
          <w:tcPr>
            <w:tcW w:w="720" w:type="dxa"/>
          </w:tcPr>
          <w:p w14:paraId="3D595B45" w14:textId="77777777" w:rsidR="005F684F" w:rsidRDefault="005F684F"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5</w:t>
            </w:r>
          </w:p>
        </w:tc>
        <w:tc>
          <w:tcPr>
            <w:tcW w:w="2070" w:type="dxa"/>
          </w:tcPr>
          <w:p w14:paraId="280F32B8" w14:textId="77777777" w:rsidR="005F684F" w:rsidRDefault="00A24690"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U</w:t>
            </w:r>
            <w:r w:rsidR="00A0172C">
              <w:rPr>
                <w:rFonts w:ascii="Times New Roman" w:hAnsi="Times New Roman" w:cs="Times New Roman"/>
                <w:sz w:val="26"/>
                <w:szCs w:val="26"/>
              </w:rPr>
              <w:t>serRole</w:t>
            </w:r>
          </w:p>
        </w:tc>
        <w:tc>
          <w:tcPr>
            <w:tcW w:w="2897" w:type="dxa"/>
          </w:tcPr>
          <w:p w14:paraId="6A198FB6" w14:textId="77777777" w:rsidR="005F684F" w:rsidRDefault="00A0172C" w:rsidP="00A0172C">
            <w:pPr>
              <w:pStyle w:val="ListParagraph"/>
              <w:tabs>
                <w:tab w:val="right" w:pos="2681"/>
              </w:tabs>
              <w:spacing w:after="240"/>
              <w:ind w:left="0"/>
              <w:outlineLvl w:val="1"/>
              <w:rPr>
                <w:rFonts w:ascii="Times New Roman" w:hAnsi="Times New Roman" w:cs="Times New Roman"/>
                <w:sz w:val="26"/>
                <w:szCs w:val="26"/>
              </w:rPr>
            </w:pPr>
            <w:r>
              <w:rPr>
                <w:rFonts w:ascii="Times New Roman" w:hAnsi="Times New Roman" w:cs="Times New Roman"/>
                <w:sz w:val="26"/>
                <w:szCs w:val="26"/>
              </w:rPr>
              <w:t>Thành viên bình thường hay người quản trị</w:t>
            </w:r>
            <w:r>
              <w:rPr>
                <w:rFonts w:ascii="Times New Roman" w:hAnsi="Times New Roman" w:cs="Times New Roman"/>
                <w:sz w:val="26"/>
                <w:szCs w:val="26"/>
              </w:rPr>
              <w:tab/>
            </w:r>
          </w:p>
        </w:tc>
        <w:tc>
          <w:tcPr>
            <w:tcW w:w="1716" w:type="dxa"/>
          </w:tcPr>
          <w:p w14:paraId="71AB3545" w14:textId="512BAC05" w:rsidR="005F684F" w:rsidRDefault="00A0172C" w:rsidP="00D0408A">
            <w:pPr>
              <w:pStyle w:val="ListParagraph"/>
              <w:spacing w:after="240"/>
              <w:ind w:left="0"/>
              <w:outlineLvl w:val="1"/>
              <w:rPr>
                <w:rFonts w:ascii="Times New Roman" w:hAnsi="Times New Roman" w:cs="Times New Roman"/>
                <w:sz w:val="26"/>
                <w:szCs w:val="26"/>
              </w:rPr>
            </w:pPr>
            <w:del w:id="1653" w:author="EndlessLove" w:date="2016-10-17T09:46:00Z">
              <w:r w:rsidDel="004B5F1F">
                <w:rPr>
                  <w:rFonts w:ascii="Times New Roman" w:hAnsi="Times New Roman" w:cs="Times New Roman"/>
                  <w:sz w:val="26"/>
                  <w:szCs w:val="26"/>
                </w:rPr>
                <w:delText>boolean</w:delText>
              </w:r>
            </w:del>
            <w:ins w:id="1654" w:author="EndlessLove" w:date="2016-10-17T09:46:00Z">
              <w:r w:rsidR="004B5F1F">
                <w:rPr>
                  <w:rFonts w:ascii="Times New Roman" w:hAnsi="Times New Roman" w:cs="Times New Roman"/>
                  <w:sz w:val="26"/>
                  <w:szCs w:val="26"/>
                </w:rPr>
                <w:t>Boolean</w:t>
              </w:r>
            </w:ins>
          </w:p>
        </w:tc>
        <w:tc>
          <w:tcPr>
            <w:tcW w:w="1777" w:type="dxa"/>
          </w:tcPr>
          <w:p w14:paraId="50279772" w14:textId="77777777" w:rsidR="005F684F" w:rsidRDefault="005F684F" w:rsidP="00D0408A">
            <w:pPr>
              <w:pStyle w:val="ListParagraph"/>
              <w:spacing w:after="240"/>
              <w:ind w:left="0"/>
              <w:outlineLvl w:val="1"/>
              <w:rPr>
                <w:rFonts w:ascii="Times New Roman" w:hAnsi="Times New Roman" w:cs="Times New Roman"/>
                <w:sz w:val="26"/>
                <w:szCs w:val="26"/>
              </w:rPr>
            </w:pPr>
          </w:p>
        </w:tc>
      </w:tr>
    </w:tbl>
    <w:p w14:paraId="37CA7F41" w14:textId="77777777" w:rsidR="005F684F" w:rsidRDefault="005F684F" w:rsidP="00877684">
      <w:pPr>
        <w:pStyle w:val="ListParagraph"/>
        <w:ind w:left="360"/>
        <w:rPr>
          <w:ins w:id="1655" w:author="EndlessLove" w:date="2016-10-17T09:51:00Z"/>
          <w:rFonts w:ascii="Times New Roman" w:hAnsi="Times New Roman" w:cs="Times New Roman"/>
          <w:b/>
          <w:sz w:val="26"/>
          <w:szCs w:val="26"/>
        </w:rPr>
      </w:pPr>
    </w:p>
    <w:p w14:paraId="2AE50998" w14:textId="231F2663" w:rsidR="00D44F8B" w:rsidRDefault="00D44F8B" w:rsidP="00D44F8B">
      <w:pPr>
        <w:pStyle w:val="ListParagraph"/>
        <w:numPr>
          <w:ilvl w:val="0"/>
          <w:numId w:val="18"/>
        </w:numPr>
        <w:spacing w:after="240"/>
        <w:outlineLvl w:val="1"/>
        <w:rPr>
          <w:ins w:id="1656" w:author="EndlessLove" w:date="2016-10-17T09:51:00Z"/>
          <w:rFonts w:ascii="Times New Roman" w:hAnsi="Times New Roman" w:cs="Times New Roman"/>
          <w:sz w:val="26"/>
          <w:szCs w:val="26"/>
        </w:rPr>
      </w:pPr>
      <w:ins w:id="1657" w:author="EndlessLove" w:date="2016-10-17T09:51:00Z">
        <w:r w:rsidRPr="00830B18">
          <w:rPr>
            <w:rFonts w:ascii="Times New Roman" w:hAnsi="Times New Roman" w:cs="Times New Roman"/>
            <w:sz w:val="26"/>
            <w:szCs w:val="26"/>
          </w:rPr>
          <w:t>Bả</w:t>
        </w:r>
        <w:r>
          <w:rPr>
            <w:rFonts w:ascii="Times New Roman" w:hAnsi="Times New Roman" w:cs="Times New Roman"/>
            <w:sz w:val="26"/>
            <w:szCs w:val="26"/>
          </w:rPr>
          <w:t>ng orders</w:t>
        </w:r>
      </w:ins>
    </w:p>
    <w:tbl>
      <w:tblPr>
        <w:tblStyle w:val="TableGrid"/>
        <w:tblW w:w="9180" w:type="dxa"/>
        <w:tblInd w:w="355" w:type="dxa"/>
        <w:tblLook w:val="04A0" w:firstRow="1" w:lastRow="0" w:firstColumn="1" w:lastColumn="0" w:noHBand="0" w:noVBand="1"/>
      </w:tblPr>
      <w:tblGrid>
        <w:gridCol w:w="720"/>
        <w:gridCol w:w="2070"/>
        <w:gridCol w:w="2897"/>
        <w:gridCol w:w="1716"/>
        <w:gridCol w:w="1777"/>
      </w:tblGrid>
      <w:tr w:rsidR="00D44F8B" w14:paraId="45A24FC0" w14:textId="77777777" w:rsidTr="000B2646">
        <w:trPr>
          <w:ins w:id="1658" w:author="EndlessLove" w:date="2016-10-17T09:51:00Z"/>
        </w:trPr>
        <w:tc>
          <w:tcPr>
            <w:tcW w:w="720" w:type="dxa"/>
          </w:tcPr>
          <w:p w14:paraId="2FADD2F4" w14:textId="77777777" w:rsidR="00D44F8B" w:rsidRPr="00830B18" w:rsidRDefault="00D44F8B" w:rsidP="000B2646">
            <w:pPr>
              <w:pStyle w:val="ListParagraph"/>
              <w:spacing w:after="240"/>
              <w:ind w:left="0"/>
              <w:outlineLvl w:val="1"/>
              <w:rPr>
                <w:ins w:id="1659" w:author="EndlessLove" w:date="2016-10-17T09:51:00Z"/>
                <w:rFonts w:ascii="Times New Roman" w:hAnsi="Times New Roman" w:cs="Times New Roman"/>
                <w:b/>
                <w:sz w:val="26"/>
                <w:szCs w:val="26"/>
              </w:rPr>
            </w:pPr>
            <w:ins w:id="1660" w:author="EndlessLove" w:date="2016-10-17T09:51:00Z">
              <w:r w:rsidRPr="00830B18">
                <w:rPr>
                  <w:rFonts w:ascii="Times New Roman" w:hAnsi="Times New Roman" w:cs="Times New Roman"/>
                  <w:b/>
                  <w:sz w:val="26"/>
                  <w:szCs w:val="26"/>
                </w:rPr>
                <w:t>STT</w:t>
              </w:r>
            </w:ins>
          </w:p>
        </w:tc>
        <w:tc>
          <w:tcPr>
            <w:tcW w:w="2070" w:type="dxa"/>
          </w:tcPr>
          <w:p w14:paraId="3A82A01A" w14:textId="77777777" w:rsidR="00D44F8B" w:rsidRPr="00830B18" w:rsidRDefault="00D44F8B" w:rsidP="000B2646">
            <w:pPr>
              <w:pStyle w:val="ListParagraph"/>
              <w:spacing w:after="240"/>
              <w:ind w:left="0"/>
              <w:outlineLvl w:val="1"/>
              <w:rPr>
                <w:ins w:id="1661" w:author="EndlessLove" w:date="2016-10-17T09:51:00Z"/>
                <w:rFonts w:ascii="Times New Roman" w:hAnsi="Times New Roman" w:cs="Times New Roman"/>
                <w:b/>
                <w:sz w:val="26"/>
                <w:szCs w:val="26"/>
              </w:rPr>
            </w:pPr>
            <w:ins w:id="1662" w:author="EndlessLove" w:date="2016-10-17T09:51:00Z">
              <w:r w:rsidRPr="00830B18">
                <w:rPr>
                  <w:rFonts w:ascii="Times New Roman" w:hAnsi="Times New Roman" w:cs="Times New Roman"/>
                  <w:b/>
                  <w:sz w:val="26"/>
                  <w:szCs w:val="26"/>
                </w:rPr>
                <w:t>Tên trường</w:t>
              </w:r>
            </w:ins>
          </w:p>
        </w:tc>
        <w:tc>
          <w:tcPr>
            <w:tcW w:w="2897" w:type="dxa"/>
          </w:tcPr>
          <w:p w14:paraId="4044C788" w14:textId="77777777" w:rsidR="00D44F8B" w:rsidRPr="00830B18" w:rsidRDefault="00D44F8B" w:rsidP="000B2646">
            <w:pPr>
              <w:pStyle w:val="ListParagraph"/>
              <w:spacing w:after="240"/>
              <w:ind w:left="0"/>
              <w:outlineLvl w:val="1"/>
              <w:rPr>
                <w:ins w:id="1663" w:author="EndlessLove" w:date="2016-10-17T09:51:00Z"/>
                <w:rFonts w:ascii="Times New Roman" w:hAnsi="Times New Roman" w:cs="Times New Roman"/>
                <w:b/>
                <w:sz w:val="26"/>
                <w:szCs w:val="26"/>
              </w:rPr>
            </w:pPr>
            <w:ins w:id="1664" w:author="EndlessLove" w:date="2016-10-17T09:51:00Z">
              <w:r w:rsidRPr="00830B18">
                <w:rPr>
                  <w:rFonts w:ascii="Times New Roman" w:hAnsi="Times New Roman" w:cs="Times New Roman"/>
                  <w:b/>
                  <w:sz w:val="26"/>
                  <w:szCs w:val="26"/>
                </w:rPr>
                <w:t>Mô tả</w:t>
              </w:r>
            </w:ins>
          </w:p>
        </w:tc>
        <w:tc>
          <w:tcPr>
            <w:tcW w:w="1716" w:type="dxa"/>
          </w:tcPr>
          <w:p w14:paraId="29A78E30" w14:textId="77777777" w:rsidR="00D44F8B" w:rsidRPr="00830B18" w:rsidRDefault="00D44F8B" w:rsidP="000B2646">
            <w:pPr>
              <w:pStyle w:val="ListParagraph"/>
              <w:spacing w:after="240"/>
              <w:ind w:left="0"/>
              <w:outlineLvl w:val="1"/>
              <w:rPr>
                <w:ins w:id="1665" w:author="EndlessLove" w:date="2016-10-17T09:51:00Z"/>
                <w:rFonts w:ascii="Times New Roman" w:hAnsi="Times New Roman" w:cs="Times New Roman"/>
                <w:b/>
                <w:sz w:val="26"/>
                <w:szCs w:val="26"/>
              </w:rPr>
            </w:pPr>
            <w:ins w:id="1666" w:author="EndlessLove" w:date="2016-10-17T09:51:00Z">
              <w:r w:rsidRPr="00830B18">
                <w:rPr>
                  <w:rFonts w:ascii="Times New Roman" w:hAnsi="Times New Roman" w:cs="Times New Roman"/>
                  <w:b/>
                  <w:sz w:val="26"/>
                  <w:szCs w:val="26"/>
                </w:rPr>
                <w:t>Kiểu dữ liệu</w:t>
              </w:r>
            </w:ins>
          </w:p>
        </w:tc>
        <w:tc>
          <w:tcPr>
            <w:tcW w:w="1777" w:type="dxa"/>
          </w:tcPr>
          <w:p w14:paraId="1C06A2DA" w14:textId="77777777" w:rsidR="00D44F8B" w:rsidRPr="00830B18" w:rsidRDefault="00D44F8B" w:rsidP="000B2646">
            <w:pPr>
              <w:pStyle w:val="ListParagraph"/>
              <w:spacing w:after="240"/>
              <w:ind w:left="0"/>
              <w:outlineLvl w:val="1"/>
              <w:rPr>
                <w:ins w:id="1667" w:author="EndlessLove" w:date="2016-10-17T09:51:00Z"/>
                <w:rFonts w:ascii="Times New Roman" w:hAnsi="Times New Roman" w:cs="Times New Roman"/>
                <w:b/>
                <w:sz w:val="26"/>
                <w:szCs w:val="26"/>
              </w:rPr>
            </w:pPr>
            <w:ins w:id="1668" w:author="EndlessLove" w:date="2016-10-17T09:51:00Z">
              <w:r w:rsidRPr="00830B18">
                <w:rPr>
                  <w:rFonts w:ascii="Times New Roman" w:hAnsi="Times New Roman" w:cs="Times New Roman"/>
                  <w:b/>
                  <w:sz w:val="26"/>
                  <w:szCs w:val="26"/>
                </w:rPr>
                <w:t xml:space="preserve">Khóa </w:t>
              </w:r>
            </w:ins>
          </w:p>
        </w:tc>
      </w:tr>
      <w:tr w:rsidR="00D44F8B" w14:paraId="6055D0D1" w14:textId="77777777" w:rsidTr="000B2646">
        <w:trPr>
          <w:ins w:id="1669" w:author="EndlessLove" w:date="2016-10-17T09:51:00Z"/>
        </w:trPr>
        <w:tc>
          <w:tcPr>
            <w:tcW w:w="720" w:type="dxa"/>
          </w:tcPr>
          <w:p w14:paraId="7EDA4852" w14:textId="77777777" w:rsidR="00D44F8B" w:rsidRDefault="00D44F8B" w:rsidP="000B2646">
            <w:pPr>
              <w:pStyle w:val="ListParagraph"/>
              <w:spacing w:after="240"/>
              <w:ind w:left="0"/>
              <w:outlineLvl w:val="1"/>
              <w:rPr>
                <w:ins w:id="1670" w:author="EndlessLove" w:date="2016-10-17T09:51:00Z"/>
                <w:rFonts w:ascii="Times New Roman" w:hAnsi="Times New Roman" w:cs="Times New Roman"/>
                <w:sz w:val="26"/>
                <w:szCs w:val="26"/>
              </w:rPr>
            </w:pPr>
            <w:ins w:id="1671" w:author="EndlessLove" w:date="2016-10-17T09:51:00Z">
              <w:r>
                <w:rPr>
                  <w:rFonts w:ascii="Times New Roman" w:hAnsi="Times New Roman" w:cs="Times New Roman"/>
                  <w:sz w:val="26"/>
                  <w:szCs w:val="26"/>
                </w:rPr>
                <w:t>1</w:t>
              </w:r>
            </w:ins>
          </w:p>
        </w:tc>
        <w:tc>
          <w:tcPr>
            <w:tcW w:w="2070" w:type="dxa"/>
          </w:tcPr>
          <w:p w14:paraId="17156E3F" w14:textId="56D19818" w:rsidR="00D44F8B" w:rsidRDefault="00D44F8B" w:rsidP="000B2646">
            <w:pPr>
              <w:pStyle w:val="ListParagraph"/>
              <w:spacing w:after="240"/>
              <w:ind w:left="0"/>
              <w:outlineLvl w:val="1"/>
              <w:rPr>
                <w:ins w:id="1672" w:author="EndlessLove" w:date="2016-10-17T09:51:00Z"/>
                <w:rFonts w:ascii="Times New Roman" w:hAnsi="Times New Roman" w:cs="Times New Roman"/>
                <w:sz w:val="26"/>
                <w:szCs w:val="26"/>
              </w:rPr>
            </w:pPr>
            <w:ins w:id="1673" w:author="EndlessLove" w:date="2016-10-17T09:51:00Z">
              <w:r>
                <w:rPr>
                  <w:rFonts w:ascii="Times New Roman" w:hAnsi="Times New Roman" w:cs="Times New Roman"/>
                  <w:sz w:val="26"/>
                  <w:szCs w:val="26"/>
                </w:rPr>
                <w:t>id</w:t>
              </w:r>
            </w:ins>
          </w:p>
        </w:tc>
        <w:tc>
          <w:tcPr>
            <w:tcW w:w="2897" w:type="dxa"/>
          </w:tcPr>
          <w:p w14:paraId="2C33357D" w14:textId="377DE257" w:rsidR="00D44F8B" w:rsidRDefault="00D44F8B" w:rsidP="000B2646">
            <w:pPr>
              <w:pStyle w:val="ListParagraph"/>
              <w:spacing w:after="240"/>
              <w:ind w:left="0"/>
              <w:outlineLvl w:val="1"/>
              <w:rPr>
                <w:ins w:id="1674" w:author="EndlessLove" w:date="2016-10-17T09:51:00Z"/>
                <w:rFonts w:ascii="Times New Roman" w:hAnsi="Times New Roman" w:cs="Times New Roman"/>
                <w:sz w:val="26"/>
                <w:szCs w:val="26"/>
              </w:rPr>
            </w:pPr>
            <w:ins w:id="1675" w:author="EndlessLove" w:date="2016-10-17T09:51:00Z">
              <w:r>
                <w:rPr>
                  <w:rFonts w:ascii="Times New Roman" w:hAnsi="Times New Roman" w:cs="Times New Roman"/>
                  <w:sz w:val="26"/>
                  <w:szCs w:val="26"/>
                </w:rPr>
                <w:t>ID hóa đơn</w:t>
              </w:r>
            </w:ins>
          </w:p>
        </w:tc>
        <w:tc>
          <w:tcPr>
            <w:tcW w:w="1716" w:type="dxa"/>
          </w:tcPr>
          <w:p w14:paraId="4397C4A4" w14:textId="77777777" w:rsidR="00D44F8B" w:rsidRDefault="00D44F8B" w:rsidP="000B2646">
            <w:pPr>
              <w:pStyle w:val="ListParagraph"/>
              <w:spacing w:after="240"/>
              <w:ind w:left="0"/>
              <w:outlineLvl w:val="1"/>
              <w:rPr>
                <w:ins w:id="1676" w:author="EndlessLove" w:date="2016-10-17T09:51:00Z"/>
                <w:rFonts w:ascii="Times New Roman" w:hAnsi="Times New Roman" w:cs="Times New Roman"/>
                <w:sz w:val="26"/>
                <w:szCs w:val="26"/>
              </w:rPr>
            </w:pPr>
            <w:ins w:id="1677" w:author="EndlessLove" w:date="2016-10-17T09:51:00Z">
              <w:r>
                <w:rPr>
                  <w:rFonts w:ascii="Times New Roman" w:hAnsi="Times New Roman" w:cs="Times New Roman"/>
                  <w:sz w:val="26"/>
                  <w:szCs w:val="26"/>
                </w:rPr>
                <w:t>Bigint</w:t>
              </w:r>
            </w:ins>
          </w:p>
        </w:tc>
        <w:tc>
          <w:tcPr>
            <w:tcW w:w="1777" w:type="dxa"/>
          </w:tcPr>
          <w:p w14:paraId="305FA551" w14:textId="77777777" w:rsidR="00D44F8B" w:rsidRDefault="00D44F8B" w:rsidP="000B2646">
            <w:pPr>
              <w:pStyle w:val="ListParagraph"/>
              <w:spacing w:after="240"/>
              <w:ind w:left="0"/>
              <w:outlineLvl w:val="1"/>
              <w:rPr>
                <w:ins w:id="1678" w:author="EndlessLove" w:date="2016-10-17T09:51:00Z"/>
                <w:rFonts w:ascii="Times New Roman" w:hAnsi="Times New Roman" w:cs="Times New Roman"/>
                <w:sz w:val="26"/>
                <w:szCs w:val="26"/>
              </w:rPr>
            </w:pPr>
            <w:ins w:id="1679" w:author="EndlessLove" w:date="2016-10-17T09:51:00Z">
              <w:r>
                <w:rPr>
                  <w:rFonts w:ascii="Times New Roman" w:hAnsi="Times New Roman" w:cs="Times New Roman"/>
                  <w:sz w:val="26"/>
                  <w:szCs w:val="26"/>
                </w:rPr>
                <w:t>Khóa chính</w:t>
              </w:r>
            </w:ins>
          </w:p>
        </w:tc>
      </w:tr>
      <w:tr w:rsidR="00D44F8B" w14:paraId="6C479042" w14:textId="77777777" w:rsidTr="000B2646">
        <w:trPr>
          <w:ins w:id="1680" w:author="EndlessLove" w:date="2016-10-17T09:51:00Z"/>
        </w:trPr>
        <w:tc>
          <w:tcPr>
            <w:tcW w:w="720" w:type="dxa"/>
          </w:tcPr>
          <w:p w14:paraId="5738CB33" w14:textId="77777777" w:rsidR="00D44F8B" w:rsidRDefault="00D44F8B" w:rsidP="000B2646">
            <w:pPr>
              <w:pStyle w:val="ListParagraph"/>
              <w:spacing w:after="240"/>
              <w:ind w:left="0"/>
              <w:outlineLvl w:val="1"/>
              <w:rPr>
                <w:ins w:id="1681" w:author="EndlessLove" w:date="2016-10-17T09:51:00Z"/>
                <w:rFonts w:ascii="Times New Roman" w:hAnsi="Times New Roman" w:cs="Times New Roman"/>
                <w:sz w:val="26"/>
                <w:szCs w:val="26"/>
              </w:rPr>
            </w:pPr>
            <w:ins w:id="1682" w:author="EndlessLove" w:date="2016-10-17T09:51:00Z">
              <w:r>
                <w:rPr>
                  <w:rFonts w:ascii="Times New Roman" w:hAnsi="Times New Roman" w:cs="Times New Roman"/>
                  <w:sz w:val="26"/>
                  <w:szCs w:val="26"/>
                </w:rPr>
                <w:t>2</w:t>
              </w:r>
            </w:ins>
          </w:p>
        </w:tc>
        <w:tc>
          <w:tcPr>
            <w:tcW w:w="2070" w:type="dxa"/>
          </w:tcPr>
          <w:p w14:paraId="38D8453C" w14:textId="69D3DC80" w:rsidR="00D44F8B" w:rsidRDefault="00D44F8B" w:rsidP="000B2646">
            <w:pPr>
              <w:pStyle w:val="ListParagraph"/>
              <w:spacing w:after="240"/>
              <w:ind w:left="0"/>
              <w:outlineLvl w:val="1"/>
              <w:rPr>
                <w:ins w:id="1683" w:author="EndlessLove" w:date="2016-10-17T09:51:00Z"/>
                <w:rFonts w:ascii="Times New Roman" w:hAnsi="Times New Roman" w:cs="Times New Roman"/>
                <w:sz w:val="26"/>
                <w:szCs w:val="26"/>
              </w:rPr>
            </w:pPr>
            <w:ins w:id="1684" w:author="EndlessLove" w:date="2016-10-17T09:51:00Z">
              <w:r>
                <w:rPr>
                  <w:rFonts w:ascii="Times New Roman" w:hAnsi="Times New Roman" w:cs="Times New Roman"/>
                  <w:sz w:val="26"/>
                  <w:szCs w:val="26"/>
                </w:rPr>
                <w:t>date</w:t>
              </w:r>
            </w:ins>
          </w:p>
        </w:tc>
        <w:tc>
          <w:tcPr>
            <w:tcW w:w="2897" w:type="dxa"/>
          </w:tcPr>
          <w:p w14:paraId="5BE4E33D" w14:textId="0478DC13" w:rsidR="00D44F8B" w:rsidRDefault="00D44F8B" w:rsidP="000B2646">
            <w:pPr>
              <w:pStyle w:val="ListParagraph"/>
              <w:spacing w:after="240"/>
              <w:ind w:left="0"/>
              <w:outlineLvl w:val="1"/>
              <w:rPr>
                <w:ins w:id="1685" w:author="EndlessLove" w:date="2016-10-17T09:51:00Z"/>
                <w:rFonts w:ascii="Times New Roman" w:hAnsi="Times New Roman" w:cs="Times New Roman"/>
                <w:sz w:val="26"/>
                <w:szCs w:val="26"/>
              </w:rPr>
            </w:pPr>
            <w:ins w:id="1686" w:author="EndlessLove" w:date="2016-10-17T09:51:00Z">
              <w:r>
                <w:rPr>
                  <w:rFonts w:ascii="Times New Roman" w:hAnsi="Times New Roman" w:cs="Times New Roman"/>
                  <w:sz w:val="26"/>
                  <w:szCs w:val="26"/>
                </w:rPr>
                <w:t>Ngày mua hàng</w:t>
              </w:r>
            </w:ins>
          </w:p>
        </w:tc>
        <w:tc>
          <w:tcPr>
            <w:tcW w:w="1716" w:type="dxa"/>
          </w:tcPr>
          <w:p w14:paraId="76EE9032" w14:textId="693DA474" w:rsidR="00D44F8B" w:rsidRDefault="00D44F8B" w:rsidP="000B2646">
            <w:pPr>
              <w:pStyle w:val="ListParagraph"/>
              <w:spacing w:after="240"/>
              <w:ind w:left="0"/>
              <w:outlineLvl w:val="1"/>
              <w:rPr>
                <w:ins w:id="1687" w:author="EndlessLove" w:date="2016-10-17T09:51:00Z"/>
                <w:rFonts w:ascii="Times New Roman" w:hAnsi="Times New Roman" w:cs="Times New Roman"/>
                <w:sz w:val="26"/>
                <w:szCs w:val="26"/>
              </w:rPr>
            </w:pPr>
            <w:ins w:id="1688" w:author="EndlessLove" w:date="2016-10-17T09:51:00Z">
              <w:r>
                <w:rPr>
                  <w:rFonts w:ascii="Times New Roman" w:hAnsi="Times New Roman" w:cs="Times New Roman"/>
                  <w:sz w:val="26"/>
                  <w:szCs w:val="26"/>
                </w:rPr>
                <w:t>datetime</w:t>
              </w:r>
            </w:ins>
          </w:p>
        </w:tc>
        <w:tc>
          <w:tcPr>
            <w:tcW w:w="1777" w:type="dxa"/>
          </w:tcPr>
          <w:p w14:paraId="391EC3BA" w14:textId="77777777" w:rsidR="00D44F8B" w:rsidRDefault="00D44F8B" w:rsidP="000B2646">
            <w:pPr>
              <w:pStyle w:val="ListParagraph"/>
              <w:spacing w:after="240"/>
              <w:ind w:left="0"/>
              <w:outlineLvl w:val="1"/>
              <w:rPr>
                <w:ins w:id="1689" w:author="EndlessLove" w:date="2016-10-17T09:51:00Z"/>
                <w:rFonts w:ascii="Times New Roman" w:hAnsi="Times New Roman" w:cs="Times New Roman"/>
                <w:sz w:val="26"/>
                <w:szCs w:val="26"/>
              </w:rPr>
            </w:pPr>
          </w:p>
        </w:tc>
      </w:tr>
      <w:tr w:rsidR="00D44F8B" w14:paraId="2088F231" w14:textId="77777777" w:rsidTr="000B2646">
        <w:trPr>
          <w:ins w:id="1690" w:author="EndlessLove" w:date="2016-10-17T09:51:00Z"/>
        </w:trPr>
        <w:tc>
          <w:tcPr>
            <w:tcW w:w="720" w:type="dxa"/>
          </w:tcPr>
          <w:p w14:paraId="10761E14" w14:textId="77777777" w:rsidR="00D44F8B" w:rsidRDefault="00D44F8B" w:rsidP="000B2646">
            <w:pPr>
              <w:pStyle w:val="ListParagraph"/>
              <w:spacing w:after="240"/>
              <w:ind w:left="0"/>
              <w:outlineLvl w:val="1"/>
              <w:rPr>
                <w:ins w:id="1691" w:author="EndlessLove" w:date="2016-10-17T09:51:00Z"/>
                <w:rFonts w:ascii="Times New Roman" w:hAnsi="Times New Roman" w:cs="Times New Roman"/>
                <w:sz w:val="26"/>
                <w:szCs w:val="26"/>
              </w:rPr>
            </w:pPr>
            <w:ins w:id="1692" w:author="EndlessLove" w:date="2016-10-17T09:51:00Z">
              <w:r>
                <w:rPr>
                  <w:rFonts w:ascii="Times New Roman" w:hAnsi="Times New Roman" w:cs="Times New Roman"/>
                  <w:sz w:val="26"/>
                  <w:szCs w:val="26"/>
                </w:rPr>
                <w:t>3</w:t>
              </w:r>
            </w:ins>
          </w:p>
        </w:tc>
        <w:tc>
          <w:tcPr>
            <w:tcW w:w="2070" w:type="dxa"/>
          </w:tcPr>
          <w:p w14:paraId="1E6CA089" w14:textId="60D2E571" w:rsidR="00D44F8B" w:rsidRDefault="00D44F8B" w:rsidP="000B2646">
            <w:pPr>
              <w:pStyle w:val="ListParagraph"/>
              <w:spacing w:after="240"/>
              <w:ind w:left="0"/>
              <w:outlineLvl w:val="1"/>
              <w:rPr>
                <w:ins w:id="1693" w:author="EndlessLove" w:date="2016-10-17T09:51:00Z"/>
                <w:rFonts w:ascii="Times New Roman" w:hAnsi="Times New Roman" w:cs="Times New Roman"/>
                <w:sz w:val="26"/>
                <w:szCs w:val="26"/>
              </w:rPr>
            </w:pPr>
            <w:ins w:id="1694" w:author="EndlessLove" w:date="2016-10-17T09:51:00Z">
              <w:r>
                <w:rPr>
                  <w:rFonts w:ascii="Times New Roman" w:hAnsi="Times New Roman" w:cs="Times New Roman"/>
                  <w:sz w:val="26"/>
                  <w:szCs w:val="26"/>
                </w:rPr>
                <w:t>customer</w:t>
              </w:r>
            </w:ins>
            <w:ins w:id="1695" w:author="EndlessLove" w:date="2016-10-17T09:52:00Z">
              <w:r>
                <w:rPr>
                  <w:rFonts w:ascii="Times New Roman" w:hAnsi="Times New Roman" w:cs="Times New Roman"/>
                  <w:sz w:val="26"/>
                  <w:szCs w:val="26"/>
                </w:rPr>
                <w:t>Name</w:t>
              </w:r>
            </w:ins>
            <w:ins w:id="1696" w:author="EndlessLove" w:date="2016-10-17T09:51:00Z">
              <w:r>
                <w:rPr>
                  <w:rFonts w:ascii="Times New Roman" w:hAnsi="Times New Roman" w:cs="Times New Roman"/>
                  <w:sz w:val="26"/>
                  <w:szCs w:val="26"/>
                </w:rPr>
                <w:t xml:space="preserve"> </w:t>
              </w:r>
            </w:ins>
          </w:p>
        </w:tc>
        <w:tc>
          <w:tcPr>
            <w:tcW w:w="2897" w:type="dxa"/>
          </w:tcPr>
          <w:p w14:paraId="4857753F" w14:textId="79B5FCA9" w:rsidR="00D44F8B" w:rsidRDefault="00D44F8B" w:rsidP="000B2646">
            <w:pPr>
              <w:pStyle w:val="ListParagraph"/>
              <w:spacing w:after="240"/>
              <w:ind w:left="0"/>
              <w:outlineLvl w:val="1"/>
              <w:rPr>
                <w:ins w:id="1697" w:author="EndlessLove" w:date="2016-10-17T09:51:00Z"/>
                <w:rFonts w:ascii="Times New Roman" w:hAnsi="Times New Roman" w:cs="Times New Roman"/>
                <w:sz w:val="26"/>
                <w:szCs w:val="26"/>
              </w:rPr>
            </w:pPr>
            <w:ins w:id="1698" w:author="EndlessLove" w:date="2016-10-17T09:51:00Z">
              <w:r>
                <w:rPr>
                  <w:rFonts w:ascii="Times New Roman" w:hAnsi="Times New Roman" w:cs="Times New Roman"/>
                  <w:sz w:val="26"/>
                  <w:szCs w:val="26"/>
                </w:rPr>
                <w:t>Tên khách hàng</w:t>
              </w:r>
            </w:ins>
          </w:p>
        </w:tc>
        <w:tc>
          <w:tcPr>
            <w:tcW w:w="1716" w:type="dxa"/>
          </w:tcPr>
          <w:p w14:paraId="5E39C4AE" w14:textId="77777777" w:rsidR="00D44F8B" w:rsidRDefault="00D44F8B" w:rsidP="000B2646">
            <w:pPr>
              <w:pStyle w:val="ListParagraph"/>
              <w:spacing w:after="240"/>
              <w:ind w:left="0"/>
              <w:outlineLvl w:val="1"/>
              <w:rPr>
                <w:ins w:id="1699" w:author="EndlessLove" w:date="2016-10-17T09:51:00Z"/>
                <w:rFonts w:ascii="Times New Roman" w:hAnsi="Times New Roman" w:cs="Times New Roman"/>
                <w:sz w:val="26"/>
                <w:szCs w:val="26"/>
              </w:rPr>
            </w:pPr>
            <w:ins w:id="1700" w:author="EndlessLove" w:date="2016-10-17T09:51:00Z">
              <w:r>
                <w:rPr>
                  <w:rFonts w:ascii="Times New Roman" w:hAnsi="Times New Roman" w:cs="Times New Roman"/>
                  <w:sz w:val="26"/>
                  <w:szCs w:val="26"/>
                </w:rPr>
                <w:t>Varchar</w:t>
              </w:r>
            </w:ins>
          </w:p>
        </w:tc>
        <w:tc>
          <w:tcPr>
            <w:tcW w:w="1777" w:type="dxa"/>
          </w:tcPr>
          <w:p w14:paraId="693B3C66" w14:textId="77777777" w:rsidR="00D44F8B" w:rsidRDefault="00D44F8B" w:rsidP="000B2646">
            <w:pPr>
              <w:pStyle w:val="ListParagraph"/>
              <w:spacing w:after="240"/>
              <w:ind w:left="0"/>
              <w:outlineLvl w:val="1"/>
              <w:rPr>
                <w:ins w:id="1701" w:author="EndlessLove" w:date="2016-10-17T09:51:00Z"/>
                <w:rFonts w:ascii="Times New Roman" w:hAnsi="Times New Roman" w:cs="Times New Roman"/>
                <w:sz w:val="26"/>
                <w:szCs w:val="26"/>
              </w:rPr>
            </w:pPr>
          </w:p>
        </w:tc>
      </w:tr>
      <w:tr w:rsidR="00D44F8B" w14:paraId="5BD67367" w14:textId="77777777" w:rsidTr="000B2646">
        <w:trPr>
          <w:ins w:id="1702" w:author="EndlessLove" w:date="2016-10-17T09:51:00Z"/>
        </w:trPr>
        <w:tc>
          <w:tcPr>
            <w:tcW w:w="720" w:type="dxa"/>
          </w:tcPr>
          <w:p w14:paraId="40C0132C" w14:textId="77777777" w:rsidR="00D44F8B" w:rsidRDefault="00D44F8B" w:rsidP="000B2646">
            <w:pPr>
              <w:pStyle w:val="ListParagraph"/>
              <w:spacing w:after="240"/>
              <w:ind w:left="0"/>
              <w:outlineLvl w:val="1"/>
              <w:rPr>
                <w:ins w:id="1703" w:author="EndlessLove" w:date="2016-10-17T09:51:00Z"/>
                <w:rFonts w:ascii="Times New Roman" w:hAnsi="Times New Roman" w:cs="Times New Roman"/>
                <w:sz w:val="26"/>
                <w:szCs w:val="26"/>
              </w:rPr>
            </w:pPr>
            <w:ins w:id="1704" w:author="EndlessLove" w:date="2016-10-17T09:51:00Z">
              <w:r>
                <w:rPr>
                  <w:rFonts w:ascii="Times New Roman" w:hAnsi="Times New Roman" w:cs="Times New Roman"/>
                  <w:sz w:val="26"/>
                  <w:szCs w:val="26"/>
                </w:rPr>
                <w:t>4</w:t>
              </w:r>
            </w:ins>
          </w:p>
        </w:tc>
        <w:tc>
          <w:tcPr>
            <w:tcW w:w="2070" w:type="dxa"/>
          </w:tcPr>
          <w:p w14:paraId="23AC62DE" w14:textId="656B6E9C" w:rsidR="00D44F8B" w:rsidRDefault="00D44F8B" w:rsidP="000B2646">
            <w:pPr>
              <w:pStyle w:val="ListParagraph"/>
              <w:spacing w:after="240"/>
              <w:ind w:left="0"/>
              <w:outlineLvl w:val="1"/>
              <w:rPr>
                <w:ins w:id="1705" w:author="EndlessLove" w:date="2016-10-17T09:51:00Z"/>
                <w:rFonts w:ascii="Times New Roman" w:hAnsi="Times New Roman" w:cs="Times New Roman"/>
                <w:sz w:val="26"/>
                <w:szCs w:val="26"/>
              </w:rPr>
            </w:pPr>
            <w:ins w:id="1706" w:author="EndlessLove" w:date="2016-10-17T09:53:00Z">
              <w:r>
                <w:rPr>
                  <w:rFonts w:ascii="Times New Roman" w:hAnsi="Times New Roman" w:cs="Times New Roman"/>
                  <w:sz w:val="26"/>
                  <w:szCs w:val="26"/>
                </w:rPr>
                <w:t>customerEmail</w:t>
              </w:r>
            </w:ins>
          </w:p>
        </w:tc>
        <w:tc>
          <w:tcPr>
            <w:tcW w:w="2897" w:type="dxa"/>
          </w:tcPr>
          <w:p w14:paraId="275996FF" w14:textId="25E8FD69" w:rsidR="00D44F8B" w:rsidRDefault="00D44F8B" w:rsidP="000B2646">
            <w:pPr>
              <w:pStyle w:val="ListParagraph"/>
              <w:spacing w:after="240"/>
              <w:ind w:left="0"/>
              <w:outlineLvl w:val="1"/>
              <w:rPr>
                <w:ins w:id="1707" w:author="EndlessLove" w:date="2016-10-17T09:51:00Z"/>
                <w:rFonts w:ascii="Times New Roman" w:hAnsi="Times New Roman" w:cs="Times New Roman"/>
                <w:sz w:val="26"/>
                <w:szCs w:val="26"/>
              </w:rPr>
            </w:pPr>
            <w:ins w:id="1708" w:author="EndlessLove" w:date="2016-10-17T09:53:00Z">
              <w:r>
                <w:rPr>
                  <w:rFonts w:ascii="Times New Roman" w:hAnsi="Times New Roman" w:cs="Times New Roman"/>
                  <w:sz w:val="26"/>
                  <w:szCs w:val="26"/>
                </w:rPr>
                <w:t>Email khách hàng</w:t>
              </w:r>
            </w:ins>
          </w:p>
        </w:tc>
        <w:tc>
          <w:tcPr>
            <w:tcW w:w="1716" w:type="dxa"/>
          </w:tcPr>
          <w:p w14:paraId="33027EE4" w14:textId="77777777" w:rsidR="00D44F8B" w:rsidRDefault="00D44F8B" w:rsidP="000B2646">
            <w:pPr>
              <w:pStyle w:val="ListParagraph"/>
              <w:spacing w:after="240"/>
              <w:ind w:left="0"/>
              <w:outlineLvl w:val="1"/>
              <w:rPr>
                <w:ins w:id="1709" w:author="EndlessLove" w:date="2016-10-17T09:51:00Z"/>
                <w:rFonts w:ascii="Times New Roman" w:hAnsi="Times New Roman" w:cs="Times New Roman"/>
                <w:sz w:val="26"/>
                <w:szCs w:val="26"/>
              </w:rPr>
            </w:pPr>
            <w:ins w:id="1710" w:author="EndlessLove" w:date="2016-10-17T09:51:00Z">
              <w:r>
                <w:rPr>
                  <w:rFonts w:ascii="Times New Roman" w:hAnsi="Times New Roman" w:cs="Times New Roman"/>
                  <w:sz w:val="26"/>
                  <w:szCs w:val="26"/>
                </w:rPr>
                <w:t>Varchar</w:t>
              </w:r>
            </w:ins>
          </w:p>
        </w:tc>
        <w:tc>
          <w:tcPr>
            <w:tcW w:w="1777" w:type="dxa"/>
          </w:tcPr>
          <w:p w14:paraId="01CACAE5" w14:textId="77777777" w:rsidR="00D44F8B" w:rsidRDefault="00D44F8B" w:rsidP="000B2646">
            <w:pPr>
              <w:pStyle w:val="ListParagraph"/>
              <w:spacing w:after="240"/>
              <w:ind w:left="0"/>
              <w:outlineLvl w:val="1"/>
              <w:rPr>
                <w:ins w:id="1711" w:author="EndlessLove" w:date="2016-10-17T09:51:00Z"/>
                <w:rFonts w:ascii="Times New Roman" w:hAnsi="Times New Roman" w:cs="Times New Roman"/>
                <w:sz w:val="26"/>
                <w:szCs w:val="26"/>
              </w:rPr>
            </w:pPr>
          </w:p>
        </w:tc>
      </w:tr>
      <w:tr w:rsidR="00D44F8B" w14:paraId="20AEDF7D" w14:textId="77777777" w:rsidTr="000B2646">
        <w:trPr>
          <w:ins w:id="1712" w:author="EndlessLove" w:date="2016-10-17T09:51:00Z"/>
        </w:trPr>
        <w:tc>
          <w:tcPr>
            <w:tcW w:w="720" w:type="dxa"/>
          </w:tcPr>
          <w:p w14:paraId="4D1629CF" w14:textId="77777777" w:rsidR="00D44F8B" w:rsidRDefault="00D44F8B" w:rsidP="000B2646">
            <w:pPr>
              <w:pStyle w:val="ListParagraph"/>
              <w:spacing w:after="240"/>
              <w:ind w:left="0"/>
              <w:outlineLvl w:val="1"/>
              <w:rPr>
                <w:ins w:id="1713" w:author="EndlessLove" w:date="2016-10-17T09:51:00Z"/>
                <w:rFonts w:ascii="Times New Roman" w:hAnsi="Times New Roman" w:cs="Times New Roman"/>
                <w:sz w:val="26"/>
                <w:szCs w:val="26"/>
              </w:rPr>
            </w:pPr>
            <w:ins w:id="1714" w:author="EndlessLove" w:date="2016-10-17T09:51:00Z">
              <w:r>
                <w:rPr>
                  <w:rFonts w:ascii="Times New Roman" w:hAnsi="Times New Roman" w:cs="Times New Roman"/>
                  <w:sz w:val="26"/>
                  <w:szCs w:val="26"/>
                </w:rPr>
                <w:t>5</w:t>
              </w:r>
            </w:ins>
          </w:p>
        </w:tc>
        <w:tc>
          <w:tcPr>
            <w:tcW w:w="2070" w:type="dxa"/>
          </w:tcPr>
          <w:p w14:paraId="664ED08D" w14:textId="3F4AFB80" w:rsidR="00D44F8B" w:rsidRDefault="00D44F8B" w:rsidP="000B2646">
            <w:pPr>
              <w:pStyle w:val="ListParagraph"/>
              <w:spacing w:after="240"/>
              <w:ind w:left="0"/>
              <w:outlineLvl w:val="1"/>
              <w:rPr>
                <w:ins w:id="1715" w:author="EndlessLove" w:date="2016-10-17T09:51:00Z"/>
                <w:rFonts w:ascii="Times New Roman" w:hAnsi="Times New Roman" w:cs="Times New Roman"/>
                <w:sz w:val="26"/>
                <w:szCs w:val="26"/>
              </w:rPr>
            </w:pPr>
            <w:ins w:id="1716" w:author="EndlessLove" w:date="2016-10-17T09:53:00Z">
              <w:r>
                <w:rPr>
                  <w:rFonts w:ascii="Times New Roman" w:hAnsi="Times New Roman" w:cs="Times New Roman"/>
                  <w:sz w:val="26"/>
                  <w:szCs w:val="26"/>
                </w:rPr>
                <w:t>customerPhone</w:t>
              </w:r>
            </w:ins>
          </w:p>
        </w:tc>
        <w:tc>
          <w:tcPr>
            <w:tcW w:w="2897" w:type="dxa"/>
          </w:tcPr>
          <w:p w14:paraId="78A38FB4" w14:textId="091481F7" w:rsidR="00D44F8B" w:rsidRDefault="00D44F8B" w:rsidP="000B2646">
            <w:pPr>
              <w:pStyle w:val="ListParagraph"/>
              <w:tabs>
                <w:tab w:val="right" w:pos="2681"/>
              </w:tabs>
              <w:spacing w:after="240"/>
              <w:ind w:left="0"/>
              <w:outlineLvl w:val="1"/>
              <w:rPr>
                <w:ins w:id="1717" w:author="EndlessLove" w:date="2016-10-17T09:51:00Z"/>
                <w:rFonts w:ascii="Times New Roman" w:hAnsi="Times New Roman" w:cs="Times New Roman"/>
                <w:sz w:val="26"/>
                <w:szCs w:val="26"/>
              </w:rPr>
            </w:pPr>
            <w:ins w:id="1718" w:author="EndlessLove" w:date="2016-10-17T09:53:00Z">
              <w:r>
                <w:rPr>
                  <w:rFonts w:ascii="Times New Roman" w:hAnsi="Times New Roman" w:cs="Times New Roman"/>
                  <w:sz w:val="26"/>
                  <w:szCs w:val="26"/>
                </w:rPr>
                <w:t>Số điện thoại khách hàng</w:t>
              </w:r>
            </w:ins>
          </w:p>
        </w:tc>
        <w:tc>
          <w:tcPr>
            <w:tcW w:w="1716" w:type="dxa"/>
          </w:tcPr>
          <w:p w14:paraId="35CCEE78" w14:textId="794A467C" w:rsidR="00D44F8B" w:rsidRDefault="00D44F8B" w:rsidP="000B2646">
            <w:pPr>
              <w:pStyle w:val="ListParagraph"/>
              <w:spacing w:after="240"/>
              <w:ind w:left="0"/>
              <w:outlineLvl w:val="1"/>
              <w:rPr>
                <w:ins w:id="1719" w:author="EndlessLove" w:date="2016-10-17T09:51:00Z"/>
                <w:rFonts w:ascii="Times New Roman" w:hAnsi="Times New Roman" w:cs="Times New Roman"/>
                <w:sz w:val="26"/>
                <w:szCs w:val="26"/>
              </w:rPr>
            </w:pPr>
            <w:ins w:id="1720" w:author="EndlessLove" w:date="2016-10-17T09:51:00Z">
              <w:r>
                <w:rPr>
                  <w:rFonts w:ascii="Times New Roman" w:hAnsi="Times New Roman" w:cs="Times New Roman"/>
                  <w:sz w:val="26"/>
                  <w:szCs w:val="26"/>
                </w:rPr>
                <w:t>Varchar</w:t>
              </w:r>
            </w:ins>
          </w:p>
        </w:tc>
        <w:tc>
          <w:tcPr>
            <w:tcW w:w="1777" w:type="dxa"/>
          </w:tcPr>
          <w:p w14:paraId="11E531A9" w14:textId="77777777" w:rsidR="00D44F8B" w:rsidRDefault="00D44F8B" w:rsidP="000B2646">
            <w:pPr>
              <w:pStyle w:val="ListParagraph"/>
              <w:spacing w:after="240"/>
              <w:ind w:left="0"/>
              <w:outlineLvl w:val="1"/>
              <w:rPr>
                <w:ins w:id="1721" w:author="EndlessLove" w:date="2016-10-17T09:51:00Z"/>
                <w:rFonts w:ascii="Times New Roman" w:hAnsi="Times New Roman" w:cs="Times New Roman"/>
                <w:sz w:val="26"/>
                <w:szCs w:val="26"/>
              </w:rPr>
            </w:pPr>
          </w:p>
        </w:tc>
      </w:tr>
      <w:tr w:rsidR="00D44F8B" w14:paraId="25A62667" w14:textId="77777777" w:rsidTr="000B2646">
        <w:trPr>
          <w:ins w:id="1722" w:author="EndlessLove" w:date="2016-10-17T09:53:00Z"/>
        </w:trPr>
        <w:tc>
          <w:tcPr>
            <w:tcW w:w="720" w:type="dxa"/>
          </w:tcPr>
          <w:p w14:paraId="0F7E30EF" w14:textId="721C092B" w:rsidR="00D44F8B" w:rsidRDefault="00D44F8B" w:rsidP="000B2646">
            <w:pPr>
              <w:pStyle w:val="ListParagraph"/>
              <w:spacing w:after="240"/>
              <w:ind w:left="0"/>
              <w:outlineLvl w:val="1"/>
              <w:rPr>
                <w:ins w:id="1723" w:author="EndlessLove" w:date="2016-10-17T09:53:00Z"/>
                <w:rFonts w:ascii="Times New Roman" w:hAnsi="Times New Roman" w:cs="Times New Roman"/>
                <w:sz w:val="26"/>
                <w:szCs w:val="26"/>
              </w:rPr>
            </w:pPr>
            <w:ins w:id="1724" w:author="EndlessLove" w:date="2016-10-17T09:54:00Z">
              <w:r>
                <w:rPr>
                  <w:rFonts w:ascii="Times New Roman" w:hAnsi="Times New Roman" w:cs="Times New Roman"/>
                  <w:sz w:val="26"/>
                  <w:szCs w:val="26"/>
                </w:rPr>
                <w:t>6</w:t>
              </w:r>
            </w:ins>
          </w:p>
        </w:tc>
        <w:tc>
          <w:tcPr>
            <w:tcW w:w="2070" w:type="dxa"/>
          </w:tcPr>
          <w:p w14:paraId="7727F50C" w14:textId="3898A8F6" w:rsidR="00D44F8B" w:rsidRDefault="00D44F8B" w:rsidP="000B2646">
            <w:pPr>
              <w:pStyle w:val="ListParagraph"/>
              <w:spacing w:after="240"/>
              <w:ind w:left="0"/>
              <w:outlineLvl w:val="1"/>
              <w:rPr>
                <w:ins w:id="1725" w:author="EndlessLove" w:date="2016-10-17T09:53:00Z"/>
                <w:rFonts w:ascii="Times New Roman" w:hAnsi="Times New Roman" w:cs="Times New Roman"/>
                <w:sz w:val="26"/>
                <w:szCs w:val="26"/>
              </w:rPr>
            </w:pPr>
            <w:ins w:id="1726" w:author="EndlessLove" w:date="2016-10-17T09:54:00Z">
              <w:r>
                <w:rPr>
                  <w:rFonts w:ascii="Times New Roman" w:hAnsi="Times New Roman" w:cs="Times New Roman"/>
                  <w:sz w:val="26"/>
                  <w:szCs w:val="26"/>
                </w:rPr>
                <w:t>customerAddress</w:t>
              </w:r>
            </w:ins>
          </w:p>
        </w:tc>
        <w:tc>
          <w:tcPr>
            <w:tcW w:w="2897" w:type="dxa"/>
          </w:tcPr>
          <w:p w14:paraId="52F0BE5A" w14:textId="5396C666" w:rsidR="00D44F8B" w:rsidRDefault="00D44F8B" w:rsidP="000B2646">
            <w:pPr>
              <w:pStyle w:val="ListParagraph"/>
              <w:tabs>
                <w:tab w:val="right" w:pos="2681"/>
              </w:tabs>
              <w:spacing w:after="240"/>
              <w:ind w:left="0"/>
              <w:outlineLvl w:val="1"/>
              <w:rPr>
                <w:ins w:id="1727" w:author="EndlessLove" w:date="2016-10-17T09:53:00Z"/>
                <w:rFonts w:ascii="Times New Roman" w:hAnsi="Times New Roman" w:cs="Times New Roman"/>
                <w:sz w:val="26"/>
                <w:szCs w:val="26"/>
              </w:rPr>
            </w:pPr>
            <w:ins w:id="1728" w:author="EndlessLove" w:date="2016-10-17T09:54:00Z">
              <w:r>
                <w:rPr>
                  <w:rFonts w:ascii="Times New Roman" w:hAnsi="Times New Roman" w:cs="Times New Roman"/>
                  <w:sz w:val="26"/>
                  <w:szCs w:val="26"/>
                </w:rPr>
                <w:t>Địa chỉ khách hàng</w:t>
              </w:r>
            </w:ins>
          </w:p>
        </w:tc>
        <w:tc>
          <w:tcPr>
            <w:tcW w:w="1716" w:type="dxa"/>
          </w:tcPr>
          <w:p w14:paraId="78C3593C" w14:textId="1346257C" w:rsidR="00D44F8B" w:rsidRDefault="00D44F8B" w:rsidP="000B2646">
            <w:pPr>
              <w:pStyle w:val="ListParagraph"/>
              <w:spacing w:after="240"/>
              <w:ind w:left="0"/>
              <w:outlineLvl w:val="1"/>
              <w:rPr>
                <w:ins w:id="1729" w:author="EndlessLove" w:date="2016-10-17T09:53:00Z"/>
                <w:rFonts w:ascii="Times New Roman" w:hAnsi="Times New Roman" w:cs="Times New Roman"/>
                <w:sz w:val="26"/>
                <w:szCs w:val="26"/>
              </w:rPr>
            </w:pPr>
            <w:ins w:id="1730" w:author="EndlessLove" w:date="2016-10-17T09:55:00Z">
              <w:r>
                <w:rPr>
                  <w:rFonts w:ascii="Times New Roman" w:hAnsi="Times New Roman" w:cs="Times New Roman"/>
                  <w:sz w:val="26"/>
                  <w:szCs w:val="26"/>
                </w:rPr>
                <w:t>Varchar</w:t>
              </w:r>
            </w:ins>
          </w:p>
        </w:tc>
        <w:tc>
          <w:tcPr>
            <w:tcW w:w="1777" w:type="dxa"/>
          </w:tcPr>
          <w:p w14:paraId="79434B21" w14:textId="77777777" w:rsidR="00D44F8B" w:rsidRDefault="00D44F8B" w:rsidP="000B2646">
            <w:pPr>
              <w:pStyle w:val="ListParagraph"/>
              <w:spacing w:after="240"/>
              <w:ind w:left="0"/>
              <w:outlineLvl w:val="1"/>
              <w:rPr>
                <w:ins w:id="1731" w:author="EndlessLove" w:date="2016-10-17T09:53:00Z"/>
                <w:rFonts w:ascii="Times New Roman" w:hAnsi="Times New Roman" w:cs="Times New Roman"/>
                <w:sz w:val="26"/>
                <w:szCs w:val="26"/>
              </w:rPr>
            </w:pPr>
          </w:p>
        </w:tc>
      </w:tr>
      <w:tr w:rsidR="00D44F8B" w14:paraId="3B85832C" w14:textId="77777777" w:rsidTr="000B2646">
        <w:trPr>
          <w:ins w:id="1732" w:author="EndlessLove" w:date="2016-10-17T09:54:00Z"/>
        </w:trPr>
        <w:tc>
          <w:tcPr>
            <w:tcW w:w="720" w:type="dxa"/>
          </w:tcPr>
          <w:p w14:paraId="0B37D367" w14:textId="0C060B73" w:rsidR="00D44F8B" w:rsidRDefault="00D44F8B" w:rsidP="000B2646">
            <w:pPr>
              <w:pStyle w:val="ListParagraph"/>
              <w:spacing w:after="240"/>
              <w:ind w:left="0"/>
              <w:outlineLvl w:val="1"/>
              <w:rPr>
                <w:ins w:id="1733" w:author="EndlessLove" w:date="2016-10-17T09:54:00Z"/>
                <w:rFonts w:ascii="Times New Roman" w:hAnsi="Times New Roman" w:cs="Times New Roman"/>
                <w:sz w:val="26"/>
                <w:szCs w:val="26"/>
              </w:rPr>
            </w:pPr>
            <w:ins w:id="1734" w:author="EndlessLove" w:date="2016-10-17T09:54:00Z">
              <w:r>
                <w:rPr>
                  <w:rFonts w:ascii="Times New Roman" w:hAnsi="Times New Roman" w:cs="Times New Roman"/>
                  <w:sz w:val="26"/>
                  <w:szCs w:val="26"/>
                </w:rPr>
                <w:t>7</w:t>
              </w:r>
            </w:ins>
          </w:p>
        </w:tc>
        <w:tc>
          <w:tcPr>
            <w:tcW w:w="2070" w:type="dxa"/>
          </w:tcPr>
          <w:p w14:paraId="77B5D01C" w14:textId="668836D1" w:rsidR="00D44F8B" w:rsidRDefault="00D44F8B" w:rsidP="000B2646">
            <w:pPr>
              <w:pStyle w:val="ListParagraph"/>
              <w:spacing w:after="240"/>
              <w:ind w:left="0"/>
              <w:outlineLvl w:val="1"/>
              <w:rPr>
                <w:ins w:id="1735" w:author="EndlessLove" w:date="2016-10-17T09:54:00Z"/>
                <w:rFonts w:ascii="Times New Roman" w:hAnsi="Times New Roman" w:cs="Times New Roman"/>
                <w:sz w:val="26"/>
                <w:szCs w:val="26"/>
              </w:rPr>
            </w:pPr>
            <w:ins w:id="1736" w:author="EndlessLove" w:date="2016-10-17T09:54:00Z">
              <w:r>
                <w:rPr>
                  <w:rFonts w:ascii="Times New Roman" w:hAnsi="Times New Roman" w:cs="Times New Roman"/>
                  <w:sz w:val="26"/>
                  <w:szCs w:val="26"/>
                </w:rPr>
                <w:t>total</w:t>
              </w:r>
            </w:ins>
          </w:p>
        </w:tc>
        <w:tc>
          <w:tcPr>
            <w:tcW w:w="2897" w:type="dxa"/>
          </w:tcPr>
          <w:p w14:paraId="14FDBD22" w14:textId="12ABD9E1" w:rsidR="00D44F8B" w:rsidRDefault="00D44F8B" w:rsidP="000B2646">
            <w:pPr>
              <w:pStyle w:val="ListParagraph"/>
              <w:tabs>
                <w:tab w:val="right" w:pos="2681"/>
              </w:tabs>
              <w:spacing w:after="240"/>
              <w:ind w:left="0"/>
              <w:outlineLvl w:val="1"/>
              <w:rPr>
                <w:ins w:id="1737" w:author="EndlessLove" w:date="2016-10-17T09:54:00Z"/>
                <w:rFonts w:ascii="Times New Roman" w:hAnsi="Times New Roman" w:cs="Times New Roman"/>
                <w:sz w:val="26"/>
                <w:szCs w:val="26"/>
              </w:rPr>
            </w:pPr>
            <w:ins w:id="1738" w:author="EndlessLove" w:date="2016-10-17T09:54:00Z">
              <w:r>
                <w:rPr>
                  <w:rFonts w:ascii="Times New Roman" w:hAnsi="Times New Roman" w:cs="Times New Roman"/>
                  <w:sz w:val="26"/>
                  <w:szCs w:val="26"/>
                </w:rPr>
                <w:t>Tổng tiền mua hàng</w:t>
              </w:r>
            </w:ins>
          </w:p>
        </w:tc>
        <w:tc>
          <w:tcPr>
            <w:tcW w:w="1716" w:type="dxa"/>
          </w:tcPr>
          <w:p w14:paraId="654D77AC" w14:textId="0518CC55" w:rsidR="00D44F8B" w:rsidRDefault="00D44F8B" w:rsidP="000B2646">
            <w:pPr>
              <w:pStyle w:val="ListParagraph"/>
              <w:spacing w:after="240"/>
              <w:ind w:left="0"/>
              <w:outlineLvl w:val="1"/>
              <w:rPr>
                <w:ins w:id="1739" w:author="EndlessLove" w:date="2016-10-17T09:54:00Z"/>
                <w:rFonts w:ascii="Times New Roman" w:hAnsi="Times New Roman" w:cs="Times New Roman"/>
                <w:sz w:val="26"/>
                <w:szCs w:val="26"/>
              </w:rPr>
            </w:pPr>
            <w:ins w:id="1740" w:author="EndlessLove" w:date="2016-10-17T09:55:00Z">
              <w:r>
                <w:rPr>
                  <w:rFonts w:ascii="Times New Roman" w:hAnsi="Times New Roman" w:cs="Times New Roman"/>
                  <w:sz w:val="26"/>
                  <w:szCs w:val="26"/>
                </w:rPr>
                <w:t>decimal</w:t>
              </w:r>
            </w:ins>
          </w:p>
        </w:tc>
        <w:tc>
          <w:tcPr>
            <w:tcW w:w="1777" w:type="dxa"/>
          </w:tcPr>
          <w:p w14:paraId="67F4F5C5" w14:textId="77777777" w:rsidR="00D44F8B" w:rsidRDefault="00D44F8B" w:rsidP="000B2646">
            <w:pPr>
              <w:pStyle w:val="ListParagraph"/>
              <w:spacing w:after="240"/>
              <w:ind w:left="0"/>
              <w:outlineLvl w:val="1"/>
              <w:rPr>
                <w:ins w:id="1741" w:author="EndlessLove" w:date="2016-10-17T09:54:00Z"/>
                <w:rFonts w:ascii="Times New Roman" w:hAnsi="Times New Roman" w:cs="Times New Roman"/>
                <w:sz w:val="26"/>
                <w:szCs w:val="26"/>
              </w:rPr>
            </w:pPr>
          </w:p>
        </w:tc>
      </w:tr>
    </w:tbl>
    <w:p w14:paraId="6FC06FA3" w14:textId="77777777" w:rsidR="00D44F8B" w:rsidRDefault="00D44F8B" w:rsidP="00D44F8B">
      <w:pPr>
        <w:pStyle w:val="ListParagraph"/>
        <w:ind w:left="360"/>
        <w:rPr>
          <w:ins w:id="1742" w:author="EndlessLove" w:date="2016-10-17T09:51:00Z"/>
          <w:rFonts w:ascii="Times New Roman" w:hAnsi="Times New Roman" w:cs="Times New Roman"/>
          <w:b/>
          <w:sz w:val="26"/>
          <w:szCs w:val="26"/>
        </w:rPr>
      </w:pPr>
    </w:p>
    <w:p w14:paraId="48D4E86A" w14:textId="77777777" w:rsidR="00D44F8B" w:rsidRDefault="00D44F8B" w:rsidP="00877684">
      <w:pPr>
        <w:pStyle w:val="ListParagraph"/>
        <w:ind w:left="360"/>
        <w:rPr>
          <w:ins w:id="1743" w:author="EndlessLove" w:date="2016-10-17T09:55:00Z"/>
          <w:rFonts w:ascii="Times New Roman" w:hAnsi="Times New Roman" w:cs="Times New Roman"/>
          <w:b/>
          <w:sz w:val="26"/>
          <w:szCs w:val="26"/>
        </w:rPr>
      </w:pPr>
    </w:p>
    <w:p w14:paraId="3F39F7A4" w14:textId="673B428E" w:rsidR="00D44F8B" w:rsidRDefault="00D44F8B" w:rsidP="00D44F8B">
      <w:pPr>
        <w:pStyle w:val="ListParagraph"/>
        <w:numPr>
          <w:ilvl w:val="0"/>
          <w:numId w:val="18"/>
        </w:numPr>
        <w:spacing w:after="240"/>
        <w:outlineLvl w:val="1"/>
        <w:rPr>
          <w:ins w:id="1744" w:author="EndlessLove" w:date="2016-10-17T09:55:00Z"/>
          <w:rFonts w:ascii="Times New Roman" w:hAnsi="Times New Roman" w:cs="Times New Roman"/>
          <w:sz w:val="26"/>
          <w:szCs w:val="26"/>
        </w:rPr>
      </w:pPr>
      <w:ins w:id="1745" w:author="EndlessLove" w:date="2016-10-17T09:55:00Z">
        <w:r w:rsidRPr="00830B18">
          <w:rPr>
            <w:rFonts w:ascii="Times New Roman" w:hAnsi="Times New Roman" w:cs="Times New Roman"/>
            <w:sz w:val="26"/>
            <w:szCs w:val="26"/>
          </w:rPr>
          <w:t>Bả</w:t>
        </w:r>
        <w:r>
          <w:rPr>
            <w:rFonts w:ascii="Times New Roman" w:hAnsi="Times New Roman" w:cs="Times New Roman"/>
            <w:sz w:val="26"/>
            <w:szCs w:val="26"/>
          </w:rPr>
          <w:t>ng orderdetail</w:t>
        </w:r>
      </w:ins>
    </w:p>
    <w:tbl>
      <w:tblPr>
        <w:tblStyle w:val="TableGrid"/>
        <w:tblW w:w="9180" w:type="dxa"/>
        <w:tblInd w:w="355" w:type="dxa"/>
        <w:tblLook w:val="04A0" w:firstRow="1" w:lastRow="0" w:firstColumn="1" w:lastColumn="0" w:noHBand="0" w:noVBand="1"/>
      </w:tblPr>
      <w:tblGrid>
        <w:gridCol w:w="720"/>
        <w:gridCol w:w="2070"/>
        <w:gridCol w:w="2897"/>
        <w:gridCol w:w="1716"/>
        <w:gridCol w:w="1777"/>
      </w:tblGrid>
      <w:tr w:rsidR="00D44F8B" w14:paraId="1BCBD0F5" w14:textId="77777777" w:rsidTr="000B2646">
        <w:trPr>
          <w:ins w:id="1746" w:author="EndlessLove" w:date="2016-10-17T09:55:00Z"/>
        </w:trPr>
        <w:tc>
          <w:tcPr>
            <w:tcW w:w="720" w:type="dxa"/>
          </w:tcPr>
          <w:p w14:paraId="2DDE2E1D" w14:textId="77777777" w:rsidR="00D44F8B" w:rsidRPr="00830B18" w:rsidRDefault="00D44F8B" w:rsidP="000B2646">
            <w:pPr>
              <w:pStyle w:val="ListParagraph"/>
              <w:spacing w:after="240"/>
              <w:ind w:left="0"/>
              <w:outlineLvl w:val="1"/>
              <w:rPr>
                <w:ins w:id="1747" w:author="EndlessLove" w:date="2016-10-17T09:55:00Z"/>
                <w:rFonts w:ascii="Times New Roman" w:hAnsi="Times New Roman" w:cs="Times New Roman"/>
                <w:b/>
                <w:sz w:val="26"/>
                <w:szCs w:val="26"/>
              </w:rPr>
            </w:pPr>
            <w:ins w:id="1748" w:author="EndlessLove" w:date="2016-10-17T09:55:00Z">
              <w:r w:rsidRPr="00830B18">
                <w:rPr>
                  <w:rFonts w:ascii="Times New Roman" w:hAnsi="Times New Roman" w:cs="Times New Roman"/>
                  <w:b/>
                  <w:sz w:val="26"/>
                  <w:szCs w:val="26"/>
                </w:rPr>
                <w:lastRenderedPageBreak/>
                <w:t>STT</w:t>
              </w:r>
            </w:ins>
          </w:p>
        </w:tc>
        <w:tc>
          <w:tcPr>
            <w:tcW w:w="2070" w:type="dxa"/>
          </w:tcPr>
          <w:p w14:paraId="3F9BD8B7" w14:textId="77777777" w:rsidR="00D44F8B" w:rsidRPr="00830B18" w:rsidRDefault="00D44F8B" w:rsidP="000B2646">
            <w:pPr>
              <w:pStyle w:val="ListParagraph"/>
              <w:spacing w:after="240"/>
              <w:ind w:left="0"/>
              <w:outlineLvl w:val="1"/>
              <w:rPr>
                <w:ins w:id="1749" w:author="EndlessLove" w:date="2016-10-17T09:55:00Z"/>
                <w:rFonts w:ascii="Times New Roman" w:hAnsi="Times New Roman" w:cs="Times New Roman"/>
                <w:b/>
                <w:sz w:val="26"/>
                <w:szCs w:val="26"/>
              </w:rPr>
            </w:pPr>
            <w:ins w:id="1750" w:author="EndlessLove" w:date="2016-10-17T09:55:00Z">
              <w:r w:rsidRPr="00830B18">
                <w:rPr>
                  <w:rFonts w:ascii="Times New Roman" w:hAnsi="Times New Roman" w:cs="Times New Roman"/>
                  <w:b/>
                  <w:sz w:val="26"/>
                  <w:szCs w:val="26"/>
                </w:rPr>
                <w:t>Tên trường</w:t>
              </w:r>
            </w:ins>
          </w:p>
        </w:tc>
        <w:tc>
          <w:tcPr>
            <w:tcW w:w="2897" w:type="dxa"/>
          </w:tcPr>
          <w:p w14:paraId="58D5B793" w14:textId="77777777" w:rsidR="00D44F8B" w:rsidRPr="00830B18" w:rsidRDefault="00D44F8B" w:rsidP="000B2646">
            <w:pPr>
              <w:pStyle w:val="ListParagraph"/>
              <w:spacing w:after="240"/>
              <w:ind w:left="0"/>
              <w:outlineLvl w:val="1"/>
              <w:rPr>
                <w:ins w:id="1751" w:author="EndlessLove" w:date="2016-10-17T09:55:00Z"/>
                <w:rFonts w:ascii="Times New Roman" w:hAnsi="Times New Roman" w:cs="Times New Roman"/>
                <w:b/>
                <w:sz w:val="26"/>
                <w:szCs w:val="26"/>
              </w:rPr>
            </w:pPr>
            <w:ins w:id="1752" w:author="EndlessLove" w:date="2016-10-17T09:55:00Z">
              <w:r w:rsidRPr="00830B18">
                <w:rPr>
                  <w:rFonts w:ascii="Times New Roman" w:hAnsi="Times New Roman" w:cs="Times New Roman"/>
                  <w:b/>
                  <w:sz w:val="26"/>
                  <w:szCs w:val="26"/>
                </w:rPr>
                <w:t>Mô tả</w:t>
              </w:r>
            </w:ins>
          </w:p>
        </w:tc>
        <w:tc>
          <w:tcPr>
            <w:tcW w:w="1716" w:type="dxa"/>
          </w:tcPr>
          <w:p w14:paraId="19F06D1A" w14:textId="77777777" w:rsidR="00D44F8B" w:rsidRPr="00830B18" w:rsidRDefault="00D44F8B" w:rsidP="000B2646">
            <w:pPr>
              <w:pStyle w:val="ListParagraph"/>
              <w:spacing w:after="240"/>
              <w:ind w:left="0"/>
              <w:outlineLvl w:val="1"/>
              <w:rPr>
                <w:ins w:id="1753" w:author="EndlessLove" w:date="2016-10-17T09:55:00Z"/>
                <w:rFonts w:ascii="Times New Roman" w:hAnsi="Times New Roman" w:cs="Times New Roman"/>
                <w:b/>
                <w:sz w:val="26"/>
                <w:szCs w:val="26"/>
              </w:rPr>
            </w:pPr>
            <w:ins w:id="1754" w:author="EndlessLove" w:date="2016-10-17T09:55:00Z">
              <w:r w:rsidRPr="00830B18">
                <w:rPr>
                  <w:rFonts w:ascii="Times New Roman" w:hAnsi="Times New Roman" w:cs="Times New Roman"/>
                  <w:b/>
                  <w:sz w:val="26"/>
                  <w:szCs w:val="26"/>
                </w:rPr>
                <w:t>Kiểu dữ liệu</w:t>
              </w:r>
            </w:ins>
          </w:p>
        </w:tc>
        <w:tc>
          <w:tcPr>
            <w:tcW w:w="1777" w:type="dxa"/>
          </w:tcPr>
          <w:p w14:paraId="37964B19" w14:textId="77777777" w:rsidR="00D44F8B" w:rsidRPr="00830B18" w:rsidRDefault="00D44F8B" w:rsidP="000B2646">
            <w:pPr>
              <w:pStyle w:val="ListParagraph"/>
              <w:spacing w:after="240"/>
              <w:ind w:left="0"/>
              <w:outlineLvl w:val="1"/>
              <w:rPr>
                <w:ins w:id="1755" w:author="EndlessLove" w:date="2016-10-17T09:55:00Z"/>
                <w:rFonts w:ascii="Times New Roman" w:hAnsi="Times New Roman" w:cs="Times New Roman"/>
                <w:b/>
                <w:sz w:val="26"/>
                <w:szCs w:val="26"/>
              </w:rPr>
            </w:pPr>
            <w:ins w:id="1756" w:author="EndlessLove" w:date="2016-10-17T09:55:00Z">
              <w:r w:rsidRPr="00830B18">
                <w:rPr>
                  <w:rFonts w:ascii="Times New Roman" w:hAnsi="Times New Roman" w:cs="Times New Roman"/>
                  <w:b/>
                  <w:sz w:val="26"/>
                  <w:szCs w:val="26"/>
                </w:rPr>
                <w:t xml:space="preserve">Khóa </w:t>
              </w:r>
            </w:ins>
          </w:p>
        </w:tc>
      </w:tr>
      <w:tr w:rsidR="00D44F8B" w14:paraId="0942CFAD" w14:textId="77777777" w:rsidTr="000B2646">
        <w:trPr>
          <w:ins w:id="1757" w:author="EndlessLove" w:date="2016-10-17T09:55:00Z"/>
        </w:trPr>
        <w:tc>
          <w:tcPr>
            <w:tcW w:w="720" w:type="dxa"/>
          </w:tcPr>
          <w:p w14:paraId="751BF66E" w14:textId="77777777" w:rsidR="00D44F8B" w:rsidRDefault="00D44F8B" w:rsidP="000B2646">
            <w:pPr>
              <w:pStyle w:val="ListParagraph"/>
              <w:spacing w:after="240"/>
              <w:ind w:left="0"/>
              <w:outlineLvl w:val="1"/>
              <w:rPr>
                <w:ins w:id="1758" w:author="EndlessLove" w:date="2016-10-17T09:55:00Z"/>
                <w:rFonts w:ascii="Times New Roman" w:hAnsi="Times New Roman" w:cs="Times New Roman"/>
                <w:sz w:val="26"/>
                <w:szCs w:val="26"/>
              </w:rPr>
            </w:pPr>
            <w:ins w:id="1759" w:author="EndlessLove" w:date="2016-10-17T09:55:00Z">
              <w:r>
                <w:rPr>
                  <w:rFonts w:ascii="Times New Roman" w:hAnsi="Times New Roman" w:cs="Times New Roman"/>
                  <w:sz w:val="26"/>
                  <w:szCs w:val="26"/>
                </w:rPr>
                <w:t>1</w:t>
              </w:r>
            </w:ins>
          </w:p>
        </w:tc>
        <w:tc>
          <w:tcPr>
            <w:tcW w:w="2070" w:type="dxa"/>
          </w:tcPr>
          <w:p w14:paraId="4CC9D957" w14:textId="1108E41A" w:rsidR="00D44F8B" w:rsidRDefault="00D44F8B" w:rsidP="000B2646">
            <w:pPr>
              <w:pStyle w:val="ListParagraph"/>
              <w:spacing w:after="240"/>
              <w:ind w:left="0"/>
              <w:outlineLvl w:val="1"/>
              <w:rPr>
                <w:ins w:id="1760" w:author="EndlessLove" w:date="2016-10-17T09:55:00Z"/>
                <w:rFonts w:ascii="Times New Roman" w:hAnsi="Times New Roman" w:cs="Times New Roman"/>
                <w:sz w:val="26"/>
                <w:szCs w:val="26"/>
              </w:rPr>
            </w:pPr>
            <w:ins w:id="1761" w:author="EndlessLove" w:date="2016-10-17T09:55:00Z">
              <w:r>
                <w:rPr>
                  <w:rFonts w:ascii="Times New Roman" w:hAnsi="Times New Roman" w:cs="Times New Roman"/>
                  <w:sz w:val="26"/>
                  <w:szCs w:val="26"/>
                </w:rPr>
                <w:t>orderID</w:t>
              </w:r>
            </w:ins>
          </w:p>
        </w:tc>
        <w:tc>
          <w:tcPr>
            <w:tcW w:w="2897" w:type="dxa"/>
          </w:tcPr>
          <w:p w14:paraId="76A3B059" w14:textId="33DDC342" w:rsidR="00D44F8B" w:rsidRDefault="00D44F8B" w:rsidP="000B2646">
            <w:pPr>
              <w:pStyle w:val="ListParagraph"/>
              <w:spacing w:after="240"/>
              <w:ind w:left="0"/>
              <w:outlineLvl w:val="1"/>
              <w:rPr>
                <w:ins w:id="1762" w:author="EndlessLove" w:date="2016-10-17T09:55:00Z"/>
                <w:rFonts w:ascii="Times New Roman" w:hAnsi="Times New Roman" w:cs="Times New Roman"/>
                <w:sz w:val="26"/>
                <w:szCs w:val="26"/>
              </w:rPr>
            </w:pPr>
            <w:ins w:id="1763" w:author="EndlessLove" w:date="2016-10-17T09:55:00Z">
              <w:r>
                <w:rPr>
                  <w:rFonts w:ascii="Times New Roman" w:hAnsi="Times New Roman" w:cs="Times New Roman"/>
                  <w:sz w:val="26"/>
                  <w:szCs w:val="26"/>
                </w:rPr>
                <w:t>ID hóa đơn</w:t>
              </w:r>
            </w:ins>
          </w:p>
        </w:tc>
        <w:tc>
          <w:tcPr>
            <w:tcW w:w="1716" w:type="dxa"/>
          </w:tcPr>
          <w:p w14:paraId="00B14D0F" w14:textId="693731E2" w:rsidR="00D44F8B" w:rsidRDefault="00D44F8B" w:rsidP="000B2646">
            <w:pPr>
              <w:pStyle w:val="ListParagraph"/>
              <w:spacing w:after="240"/>
              <w:ind w:left="0"/>
              <w:outlineLvl w:val="1"/>
              <w:rPr>
                <w:ins w:id="1764" w:author="EndlessLove" w:date="2016-10-17T09:55:00Z"/>
                <w:rFonts w:ascii="Times New Roman" w:hAnsi="Times New Roman" w:cs="Times New Roman"/>
                <w:sz w:val="26"/>
                <w:szCs w:val="26"/>
              </w:rPr>
            </w:pPr>
            <w:ins w:id="1765" w:author="EndlessLove" w:date="2016-10-17T09:55:00Z">
              <w:r>
                <w:rPr>
                  <w:rFonts w:ascii="Times New Roman" w:hAnsi="Times New Roman" w:cs="Times New Roman"/>
                  <w:sz w:val="26"/>
                  <w:szCs w:val="26"/>
                </w:rPr>
                <w:t>int</w:t>
              </w:r>
            </w:ins>
          </w:p>
        </w:tc>
        <w:tc>
          <w:tcPr>
            <w:tcW w:w="1777" w:type="dxa"/>
          </w:tcPr>
          <w:p w14:paraId="2CE5DC57" w14:textId="77777777" w:rsidR="00D44F8B" w:rsidRDefault="00D44F8B" w:rsidP="000B2646">
            <w:pPr>
              <w:pStyle w:val="ListParagraph"/>
              <w:spacing w:after="240"/>
              <w:ind w:left="0"/>
              <w:outlineLvl w:val="1"/>
              <w:rPr>
                <w:ins w:id="1766" w:author="EndlessLove" w:date="2016-10-17T09:55:00Z"/>
                <w:rFonts w:ascii="Times New Roman" w:hAnsi="Times New Roman" w:cs="Times New Roman"/>
                <w:sz w:val="26"/>
                <w:szCs w:val="26"/>
              </w:rPr>
            </w:pPr>
            <w:ins w:id="1767" w:author="EndlessLove" w:date="2016-10-17T09:55:00Z">
              <w:r>
                <w:rPr>
                  <w:rFonts w:ascii="Times New Roman" w:hAnsi="Times New Roman" w:cs="Times New Roman"/>
                  <w:sz w:val="26"/>
                  <w:szCs w:val="26"/>
                </w:rPr>
                <w:t>Khóa chính</w:t>
              </w:r>
            </w:ins>
          </w:p>
        </w:tc>
      </w:tr>
      <w:tr w:rsidR="00D44F8B" w14:paraId="130920E2" w14:textId="77777777" w:rsidTr="000B2646">
        <w:trPr>
          <w:ins w:id="1768" w:author="EndlessLove" w:date="2016-10-17T09:55:00Z"/>
        </w:trPr>
        <w:tc>
          <w:tcPr>
            <w:tcW w:w="720" w:type="dxa"/>
          </w:tcPr>
          <w:p w14:paraId="6325C533" w14:textId="77777777" w:rsidR="00D44F8B" w:rsidRDefault="00D44F8B" w:rsidP="000B2646">
            <w:pPr>
              <w:pStyle w:val="ListParagraph"/>
              <w:spacing w:after="240"/>
              <w:ind w:left="0"/>
              <w:outlineLvl w:val="1"/>
              <w:rPr>
                <w:ins w:id="1769" w:author="EndlessLove" w:date="2016-10-17T09:55:00Z"/>
                <w:rFonts w:ascii="Times New Roman" w:hAnsi="Times New Roman" w:cs="Times New Roman"/>
                <w:sz w:val="26"/>
                <w:szCs w:val="26"/>
              </w:rPr>
            </w:pPr>
            <w:ins w:id="1770" w:author="EndlessLove" w:date="2016-10-17T09:55:00Z">
              <w:r>
                <w:rPr>
                  <w:rFonts w:ascii="Times New Roman" w:hAnsi="Times New Roman" w:cs="Times New Roman"/>
                  <w:sz w:val="26"/>
                  <w:szCs w:val="26"/>
                </w:rPr>
                <w:t>2</w:t>
              </w:r>
            </w:ins>
          </w:p>
        </w:tc>
        <w:tc>
          <w:tcPr>
            <w:tcW w:w="2070" w:type="dxa"/>
          </w:tcPr>
          <w:p w14:paraId="3B0B1134" w14:textId="597E75B5" w:rsidR="00D44F8B" w:rsidRDefault="00D44F8B" w:rsidP="000B2646">
            <w:pPr>
              <w:pStyle w:val="ListParagraph"/>
              <w:spacing w:after="240"/>
              <w:ind w:left="0"/>
              <w:outlineLvl w:val="1"/>
              <w:rPr>
                <w:ins w:id="1771" w:author="EndlessLove" w:date="2016-10-17T09:55:00Z"/>
                <w:rFonts w:ascii="Times New Roman" w:hAnsi="Times New Roman" w:cs="Times New Roman"/>
                <w:sz w:val="26"/>
                <w:szCs w:val="26"/>
              </w:rPr>
            </w:pPr>
            <w:ins w:id="1772" w:author="EndlessLove" w:date="2016-10-17T09:56:00Z">
              <w:r>
                <w:rPr>
                  <w:rFonts w:ascii="Times New Roman" w:hAnsi="Times New Roman" w:cs="Times New Roman"/>
                  <w:sz w:val="26"/>
                  <w:szCs w:val="26"/>
                </w:rPr>
                <w:t>productID</w:t>
              </w:r>
            </w:ins>
          </w:p>
        </w:tc>
        <w:tc>
          <w:tcPr>
            <w:tcW w:w="2897" w:type="dxa"/>
          </w:tcPr>
          <w:p w14:paraId="329FC79E" w14:textId="69DA8E8F" w:rsidR="00D44F8B" w:rsidRDefault="00852748" w:rsidP="000B2646">
            <w:pPr>
              <w:pStyle w:val="ListParagraph"/>
              <w:spacing w:after="240"/>
              <w:ind w:left="0"/>
              <w:outlineLvl w:val="1"/>
              <w:rPr>
                <w:ins w:id="1773" w:author="EndlessLove" w:date="2016-10-17T09:55:00Z"/>
                <w:rFonts w:ascii="Times New Roman" w:hAnsi="Times New Roman" w:cs="Times New Roman"/>
                <w:sz w:val="26"/>
                <w:szCs w:val="26"/>
              </w:rPr>
            </w:pPr>
            <w:ins w:id="1774" w:author="EndlessLove" w:date="2016-10-17T09:57:00Z">
              <w:r>
                <w:rPr>
                  <w:rFonts w:ascii="Times New Roman" w:hAnsi="Times New Roman" w:cs="Times New Roman"/>
                  <w:sz w:val="26"/>
                  <w:szCs w:val="26"/>
                </w:rPr>
                <w:t>ID sản phẩm</w:t>
              </w:r>
            </w:ins>
            <w:ins w:id="1775" w:author="EndlessLove" w:date="2016-10-17T09:58:00Z">
              <w:r>
                <w:rPr>
                  <w:rFonts w:ascii="Times New Roman" w:hAnsi="Times New Roman" w:cs="Times New Roman"/>
                  <w:sz w:val="26"/>
                  <w:szCs w:val="26"/>
                </w:rPr>
                <w:t xml:space="preserve"> đã mua</w:t>
              </w:r>
            </w:ins>
          </w:p>
        </w:tc>
        <w:tc>
          <w:tcPr>
            <w:tcW w:w="1716" w:type="dxa"/>
          </w:tcPr>
          <w:p w14:paraId="36B9B611" w14:textId="6AD2879E" w:rsidR="00D44F8B" w:rsidRDefault="0031032A" w:rsidP="000B2646">
            <w:pPr>
              <w:pStyle w:val="ListParagraph"/>
              <w:spacing w:after="240"/>
              <w:ind w:left="0"/>
              <w:outlineLvl w:val="1"/>
              <w:rPr>
                <w:ins w:id="1776" w:author="EndlessLove" w:date="2016-10-17T09:55:00Z"/>
                <w:rFonts w:ascii="Times New Roman" w:hAnsi="Times New Roman" w:cs="Times New Roman"/>
                <w:sz w:val="26"/>
                <w:szCs w:val="26"/>
              </w:rPr>
            </w:pPr>
            <w:ins w:id="1777" w:author="EndlessLove" w:date="2016-10-17T10:01:00Z">
              <w:r>
                <w:rPr>
                  <w:rFonts w:ascii="Times New Roman" w:hAnsi="Times New Roman" w:cs="Times New Roman"/>
                  <w:sz w:val="26"/>
                  <w:szCs w:val="26"/>
                </w:rPr>
                <w:t>Bigint</w:t>
              </w:r>
            </w:ins>
          </w:p>
        </w:tc>
        <w:tc>
          <w:tcPr>
            <w:tcW w:w="1777" w:type="dxa"/>
          </w:tcPr>
          <w:p w14:paraId="0D8A7076" w14:textId="5D987A97" w:rsidR="00D44F8B" w:rsidRDefault="00D44F8B" w:rsidP="000B2646">
            <w:pPr>
              <w:pStyle w:val="ListParagraph"/>
              <w:spacing w:after="240"/>
              <w:ind w:left="0"/>
              <w:outlineLvl w:val="1"/>
              <w:rPr>
                <w:ins w:id="1778" w:author="EndlessLove" w:date="2016-10-17T09:55:00Z"/>
                <w:rFonts w:ascii="Times New Roman" w:hAnsi="Times New Roman" w:cs="Times New Roman"/>
                <w:sz w:val="26"/>
                <w:szCs w:val="26"/>
              </w:rPr>
            </w:pPr>
            <w:ins w:id="1779" w:author="EndlessLove" w:date="2016-10-17T09:57:00Z">
              <w:r>
                <w:rPr>
                  <w:rFonts w:ascii="Times New Roman" w:hAnsi="Times New Roman" w:cs="Times New Roman"/>
                  <w:sz w:val="26"/>
                  <w:szCs w:val="26"/>
                </w:rPr>
                <w:t>Khóa chính</w:t>
              </w:r>
            </w:ins>
          </w:p>
        </w:tc>
      </w:tr>
      <w:tr w:rsidR="00D44F8B" w14:paraId="309BC496" w14:textId="77777777" w:rsidTr="000B2646">
        <w:trPr>
          <w:ins w:id="1780" w:author="EndlessLove" w:date="2016-10-17T09:55:00Z"/>
        </w:trPr>
        <w:tc>
          <w:tcPr>
            <w:tcW w:w="720" w:type="dxa"/>
          </w:tcPr>
          <w:p w14:paraId="603F328D" w14:textId="77777777" w:rsidR="00D44F8B" w:rsidRDefault="00D44F8B" w:rsidP="000B2646">
            <w:pPr>
              <w:pStyle w:val="ListParagraph"/>
              <w:spacing w:after="240"/>
              <w:ind w:left="0"/>
              <w:outlineLvl w:val="1"/>
              <w:rPr>
                <w:ins w:id="1781" w:author="EndlessLove" w:date="2016-10-17T09:55:00Z"/>
                <w:rFonts w:ascii="Times New Roman" w:hAnsi="Times New Roman" w:cs="Times New Roman"/>
                <w:sz w:val="26"/>
                <w:szCs w:val="26"/>
              </w:rPr>
            </w:pPr>
            <w:ins w:id="1782" w:author="EndlessLove" w:date="2016-10-17T09:55:00Z">
              <w:r>
                <w:rPr>
                  <w:rFonts w:ascii="Times New Roman" w:hAnsi="Times New Roman" w:cs="Times New Roman"/>
                  <w:sz w:val="26"/>
                  <w:szCs w:val="26"/>
                </w:rPr>
                <w:t>3</w:t>
              </w:r>
            </w:ins>
          </w:p>
        </w:tc>
        <w:tc>
          <w:tcPr>
            <w:tcW w:w="2070" w:type="dxa"/>
          </w:tcPr>
          <w:p w14:paraId="73832AC1" w14:textId="7B5D50B6" w:rsidR="00D44F8B" w:rsidRDefault="00D44F8B" w:rsidP="000B2646">
            <w:pPr>
              <w:pStyle w:val="ListParagraph"/>
              <w:spacing w:after="240"/>
              <w:ind w:left="0"/>
              <w:outlineLvl w:val="1"/>
              <w:rPr>
                <w:ins w:id="1783" w:author="EndlessLove" w:date="2016-10-17T09:55:00Z"/>
                <w:rFonts w:ascii="Times New Roman" w:hAnsi="Times New Roman" w:cs="Times New Roman"/>
                <w:sz w:val="26"/>
                <w:szCs w:val="26"/>
              </w:rPr>
            </w:pPr>
            <w:ins w:id="1784" w:author="EndlessLove" w:date="2016-10-17T09:56:00Z">
              <w:r>
                <w:rPr>
                  <w:rFonts w:ascii="Times New Roman" w:hAnsi="Times New Roman" w:cs="Times New Roman"/>
                  <w:sz w:val="26"/>
                  <w:szCs w:val="26"/>
                </w:rPr>
                <w:t>price</w:t>
              </w:r>
            </w:ins>
          </w:p>
        </w:tc>
        <w:tc>
          <w:tcPr>
            <w:tcW w:w="2897" w:type="dxa"/>
          </w:tcPr>
          <w:p w14:paraId="0A0C1EA9" w14:textId="6DDD9CF0" w:rsidR="00D44F8B" w:rsidRDefault="00852748" w:rsidP="000B2646">
            <w:pPr>
              <w:pStyle w:val="ListParagraph"/>
              <w:spacing w:after="240"/>
              <w:ind w:left="0"/>
              <w:outlineLvl w:val="1"/>
              <w:rPr>
                <w:ins w:id="1785" w:author="EndlessLove" w:date="2016-10-17T09:55:00Z"/>
                <w:rFonts w:ascii="Times New Roman" w:hAnsi="Times New Roman" w:cs="Times New Roman"/>
                <w:sz w:val="26"/>
                <w:szCs w:val="26"/>
              </w:rPr>
            </w:pPr>
            <w:ins w:id="1786" w:author="EndlessLove" w:date="2016-10-17T09:57:00Z">
              <w:r>
                <w:rPr>
                  <w:rFonts w:ascii="Times New Roman" w:hAnsi="Times New Roman" w:cs="Times New Roman"/>
                  <w:sz w:val="26"/>
                  <w:szCs w:val="26"/>
                </w:rPr>
                <w:t>Gía sản phẩm</w:t>
              </w:r>
            </w:ins>
            <w:ins w:id="1787" w:author="EndlessLove" w:date="2016-10-17T09:58:00Z">
              <w:r>
                <w:rPr>
                  <w:rFonts w:ascii="Times New Roman" w:hAnsi="Times New Roman" w:cs="Times New Roman"/>
                  <w:sz w:val="26"/>
                  <w:szCs w:val="26"/>
                </w:rPr>
                <w:t xml:space="preserve"> đã mua</w:t>
              </w:r>
            </w:ins>
          </w:p>
        </w:tc>
        <w:tc>
          <w:tcPr>
            <w:tcW w:w="1716" w:type="dxa"/>
          </w:tcPr>
          <w:p w14:paraId="0E00E648" w14:textId="06A1840E" w:rsidR="00D44F8B" w:rsidRDefault="0031032A" w:rsidP="000B2646">
            <w:pPr>
              <w:pStyle w:val="ListParagraph"/>
              <w:spacing w:after="240"/>
              <w:ind w:left="0"/>
              <w:outlineLvl w:val="1"/>
              <w:rPr>
                <w:ins w:id="1788" w:author="EndlessLove" w:date="2016-10-17T09:55:00Z"/>
                <w:rFonts w:ascii="Times New Roman" w:hAnsi="Times New Roman" w:cs="Times New Roman"/>
                <w:sz w:val="26"/>
                <w:szCs w:val="26"/>
              </w:rPr>
            </w:pPr>
            <w:ins w:id="1789" w:author="EndlessLove" w:date="2016-10-17T10:01:00Z">
              <w:r>
                <w:rPr>
                  <w:rFonts w:ascii="Times New Roman" w:hAnsi="Times New Roman" w:cs="Times New Roman"/>
                  <w:sz w:val="26"/>
                  <w:szCs w:val="26"/>
                </w:rPr>
                <w:t>decimal</w:t>
              </w:r>
            </w:ins>
          </w:p>
        </w:tc>
        <w:tc>
          <w:tcPr>
            <w:tcW w:w="1777" w:type="dxa"/>
          </w:tcPr>
          <w:p w14:paraId="538F0410" w14:textId="77777777" w:rsidR="00D44F8B" w:rsidRDefault="00D44F8B" w:rsidP="000B2646">
            <w:pPr>
              <w:pStyle w:val="ListParagraph"/>
              <w:spacing w:after="240"/>
              <w:ind w:left="0"/>
              <w:outlineLvl w:val="1"/>
              <w:rPr>
                <w:ins w:id="1790" w:author="EndlessLove" w:date="2016-10-17T09:55:00Z"/>
                <w:rFonts w:ascii="Times New Roman" w:hAnsi="Times New Roman" w:cs="Times New Roman"/>
                <w:sz w:val="26"/>
                <w:szCs w:val="26"/>
              </w:rPr>
            </w:pPr>
          </w:p>
        </w:tc>
      </w:tr>
      <w:tr w:rsidR="00D44F8B" w14:paraId="7F13E675" w14:textId="77777777" w:rsidTr="000B2646">
        <w:trPr>
          <w:ins w:id="1791" w:author="EndlessLove" w:date="2016-10-17T09:55:00Z"/>
        </w:trPr>
        <w:tc>
          <w:tcPr>
            <w:tcW w:w="720" w:type="dxa"/>
          </w:tcPr>
          <w:p w14:paraId="62D1821C" w14:textId="77777777" w:rsidR="00D44F8B" w:rsidRDefault="00D44F8B" w:rsidP="000B2646">
            <w:pPr>
              <w:pStyle w:val="ListParagraph"/>
              <w:spacing w:after="240"/>
              <w:ind w:left="0"/>
              <w:outlineLvl w:val="1"/>
              <w:rPr>
                <w:ins w:id="1792" w:author="EndlessLove" w:date="2016-10-17T09:55:00Z"/>
                <w:rFonts w:ascii="Times New Roman" w:hAnsi="Times New Roman" w:cs="Times New Roman"/>
                <w:sz w:val="26"/>
                <w:szCs w:val="26"/>
              </w:rPr>
            </w:pPr>
            <w:ins w:id="1793" w:author="EndlessLove" w:date="2016-10-17T09:55:00Z">
              <w:r>
                <w:rPr>
                  <w:rFonts w:ascii="Times New Roman" w:hAnsi="Times New Roman" w:cs="Times New Roman"/>
                  <w:sz w:val="26"/>
                  <w:szCs w:val="26"/>
                </w:rPr>
                <w:t>4</w:t>
              </w:r>
            </w:ins>
          </w:p>
        </w:tc>
        <w:tc>
          <w:tcPr>
            <w:tcW w:w="2070" w:type="dxa"/>
          </w:tcPr>
          <w:p w14:paraId="1A79614A" w14:textId="6210C95E" w:rsidR="00D44F8B" w:rsidRDefault="00D44F8B" w:rsidP="000B2646">
            <w:pPr>
              <w:pStyle w:val="ListParagraph"/>
              <w:spacing w:after="240"/>
              <w:ind w:left="0"/>
              <w:outlineLvl w:val="1"/>
              <w:rPr>
                <w:ins w:id="1794" w:author="EndlessLove" w:date="2016-10-17T09:55:00Z"/>
                <w:rFonts w:ascii="Times New Roman" w:hAnsi="Times New Roman" w:cs="Times New Roman"/>
                <w:sz w:val="26"/>
                <w:szCs w:val="26"/>
              </w:rPr>
            </w:pPr>
            <w:ins w:id="1795" w:author="EndlessLove" w:date="2016-10-17T09:56:00Z">
              <w:r>
                <w:rPr>
                  <w:rFonts w:ascii="Times New Roman" w:hAnsi="Times New Roman" w:cs="Times New Roman"/>
                  <w:sz w:val="26"/>
                  <w:szCs w:val="26"/>
                </w:rPr>
                <w:t>quanlity</w:t>
              </w:r>
            </w:ins>
          </w:p>
        </w:tc>
        <w:tc>
          <w:tcPr>
            <w:tcW w:w="2897" w:type="dxa"/>
          </w:tcPr>
          <w:p w14:paraId="3D9603B0" w14:textId="2B621C1F" w:rsidR="00D44F8B" w:rsidRDefault="00852748" w:rsidP="000B2646">
            <w:pPr>
              <w:pStyle w:val="ListParagraph"/>
              <w:spacing w:after="240"/>
              <w:ind w:left="0"/>
              <w:outlineLvl w:val="1"/>
              <w:rPr>
                <w:ins w:id="1796" w:author="EndlessLove" w:date="2016-10-17T09:55:00Z"/>
                <w:rFonts w:ascii="Times New Roman" w:hAnsi="Times New Roman" w:cs="Times New Roman"/>
                <w:sz w:val="26"/>
                <w:szCs w:val="26"/>
              </w:rPr>
            </w:pPr>
            <w:ins w:id="1797" w:author="EndlessLove" w:date="2016-10-17T09:58:00Z">
              <w:r>
                <w:rPr>
                  <w:rFonts w:ascii="Times New Roman" w:hAnsi="Times New Roman" w:cs="Times New Roman"/>
                  <w:sz w:val="26"/>
                  <w:szCs w:val="26"/>
                </w:rPr>
                <w:t>Số lượng sản phẩm đã mua</w:t>
              </w:r>
            </w:ins>
          </w:p>
        </w:tc>
        <w:tc>
          <w:tcPr>
            <w:tcW w:w="1716" w:type="dxa"/>
          </w:tcPr>
          <w:p w14:paraId="3F184C6E" w14:textId="4F1C98D8" w:rsidR="00D44F8B" w:rsidRDefault="0031032A" w:rsidP="000B2646">
            <w:pPr>
              <w:pStyle w:val="ListParagraph"/>
              <w:spacing w:after="240"/>
              <w:ind w:left="0"/>
              <w:outlineLvl w:val="1"/>
              <w:rPr>
                <w:ins w:id="1798" w:author="EndlessLove" w:date="2016-10-17T09:55:00Z"/>
                <w:rFonts w:ascii="Times New Roman" w:hAnsi="Times New Roman" w:cs="Times New Roman"/>
                <w:sz w:val="26"/>
                <w:szCs w:val="26"/>
              </w:rPr>
            </w:pPr>
            <w:ins w:id="1799" w:author="EndlessLove" w:date="2016-10-17T10:01:00Z">
              <w:r>
                <w:rPr>
                  <w:rFonts w:ascii="Times New Roman" w:hAnsi="Times New Roman" w:cs="Times New Roman"/>
                  <w:sz w:val="26"/>
                  <w:szCs w:val="26"/>
                </w:rPr>
                <w:t>int</w:t>
              </w:r>
            </w:ins>
          </w:p>
        </w:tc>
        <w:tc>
          <w:tcPr>
            <w:tcW w:w="1777" w:type="dxa"/>
          </w:tcPr>
          <w:p w14:paraId="2238FB78" w14:textId="77777777" w:rsidR="00D44F8B" w:rsidRDefault="00D44F8B" w:rsidP="000B2646">
            <w:pPr>
              <w:pStyle w:val="ListParagraph"/>
              <w:spacing w:after="240"/>
              <w:ind w:left="0"/>
              <w:outlineLvl w:val="1"/>
              <w:rPr>
                <w:ins w:id="1800" w:author="EndlessLove" w:date="2016-10-17T09:55:00Z"/>
                <w:rFonts w:ascii="Times New Roman" w:hAnsi="Times New Roman" w:cs="Times New Roman"/>
                <w:sz w:val="26"/>
                <w:szCs w:val="26"/>
              </w:rPr>
            </w:pPr>
          </w:p>
        </w:tc>
      </w:tr>
    </w:tbl>
    <w:p w14:paraId="3AC12015" w14:textId="77777777" w:rsidR="00D44F8B" w:rsidRDefault="00D44F8B" w:rsidP="00D44F8B">
      <w:pPr>
        <w:pStyle w:val="ListParagraph"/>
        <w:ind w:left="360"/>
        <w:rPr>
          <w:ins w:id="1801" w:author="EndlessLove" w:date="2016-10-17T09:55:00Z"/>
          <w:rFonts w:ascii="Times New Roman" w:hAnsi="Times New Roman" w:cs="Times New Roman"/>
          <w:b/>
          <w:sz w:val="26"/>
          <w:szCs w:val="26"/>
        </w:rPr>
      </w:pPr>
    </w:p>
    <w:p w14:paraId="23639AE5" w14:textId="77777777" w:rsidR="00D44F8B" w:rsidRDefault="00D44F8B" w:rsidP="00877684">
      <w:pPr>
        <w:pStyle w:val="ListParagraph"/>
        <w:ind w:left="360"/>
        <w:rPr>
          <w:ins w:id="1802" w:author="EndlessLove" w:date="2016-10-17T09:59:00Z"/>
          <w:rFonts w:ascii="Times New Roman" w:hAnsi="Times New Roman" w:cs="Times New Roman"/>
          <w:b/>
          <w:sz w:val="26"/>
          <w:szCs w:val="26"/>
        </w:rPr>
      </w:pPr>
    </w:p>
    <w:p w14:paraId="5B96BEFB" w14:textId="63C478FB" w:rsidR="0031032A" w:rsidRDefault="0031032A" w:rsidP="0031032A">
      <w:pPr>
        <w:pStyle w:val="ListParagraph"/>
        <w:numPr>
          <w:ilvl w:val="0"/>
          <w:numId w:val="18"/>
        </w:numPr>
        <w:spacing w:after="240"/>
        <w:outlineLvl w:val="1"/>
        <w:rPr>
          <w:ins w:id="1803" w:author="EndlessLove" w:date="2016-10-17T09:59:00Z"/>
          <w:rFonts w:ascii="Times New Roman" w:hAnsi="Times New Roman" w:cs="Times New Roman"/>
          <w:sz w:val="26"/>
          <w:szCs w:val="26"/>
        </w:rPr>
      </w:pPr>
      <w:ins w:id="1804" w:author="EndlessLove" w:date="2016-10-17T09:59:00Z">
        <w:r w:rsidRPr="00830B18">
          <w:rPr>
            <w:rFonts w:ascii="Times New Roman" w:hAnsi="Times New Roman" w:cs="Times New Roman"/>
            <w:sz w:val="26"/>
            <w:szCs w:val="26"/>
          </w:rPr>
          <w:t>Bả</w:t>
        </w:r>
        <w:r>
          <w:rPr>
            <w:rFonts w:ascii="Times New Roman" w:hAnsi="Times New Roman" w:cs="Times New Roman"/>
            <w:sz w:val="26"/>
            <w:szCs w:val="26"/>
          </w:rPr>
          <w:t>ng code</w:t>
        </w:r>
      </w:ins>
    </w:p>
    <w:tbl>
      <w:tblPr>
        <w:tblStyle w:val="TableGrid"/>
        <w:tblW w:w="9180" w:type="dxa"/>
        <w:tblInd w:w="355" w:type="dxa"/>
        <w:tblLook w:val="04A0" w:firstRow="1" w:lastRow="0" w:firstColumn="1" w:lastColumn="0" w:noHBand="0" w:noVBand="1"/>
      </w:tblPr>
      <w:tblGrid>
        <w:gridCol w:w="720"/>
        <w:gridCol w:w="2070"/>
        <w:gridCol w:w="2897"/>
        <w:gridCol w:w="1716"/>
        <w:gridCol w:w="1777"/>
      </w:tblGrid>
      <w:tr w:rsidR="0031032A" w14:paraId="43ACCAF9" w14:textId="77777777" w:rsidTr="000B2646">
        <w:trPr>
          <w:ins w:id="1805" w:author="EndlessLove" w:date="2016-10-17T09:59:00Z"/>
        </w:trPr>
        <w:tc>
          <w:tcPr>
            <w:tcW w:w="720" w:type="dxa"/>
          </w:tcPr>
          <w:p w14:paraId="4129856A" w14:textId="77777777" w:rsidR="0031032A" w:rsidRPr="00830B18" w:rsidRDefault="0031032A" w:rsidP="000B2646">
            <w:pPr>
              <w:pStyle w:val="ListParagraph"/>
              <w:spacing w:after="240"/>
              <w:ind w:left="0"/>
              <w:outlineLvl w:val="1"/>
              <w:rPr>
                <w:ins w:id="1806" w:author="EndlessLove" w:date="2016-10-17T09:59:00Z"/>
                <w:rFonts w:ascii="Times New Roman" w:hAnsi="Times New Roman" w:cs="Times New Roman"/>
                <w:b/>
                <w:sz w:val="26"/>
                <w:szCs w:val="26"/>
              </w:rPr>
            </w:pPr>
            <w:ins w:id="1807" w:author="EndlessLove" w:date="2016-10-17T09:59:00Z">
              <w:r w:rsidRPr="00830B18">
                <w:rPr>
                  <w:rFonts w:ascii="Times New Roman" w:hAnsi="Times New Roman" w:cs="Times New Roman"/>
                  <w:b/>
                  <w:sz w:val="26"/>
                  <w:szCs w:val="26"/>
                </w:rPr>
                <w:t>STT</w:t>
              </w:r>
            </w:ins>
          </w:p>
        </w:tc>
        <w:tc>
          <w:tcPr>
            <w:tcW w:w="2070" w:type="dxa"/>
          </w:tcPr>
          <w:p w14:paraId="70F0125D" w14:textId="77777777" w:rsidR="0031032A" w:rsidRPr="00830B18" w:rsidRDefault="0031032A" w:rsidP="000B2646">
            <w:pPr>
              <w:pStyle w:val="ListParagraph"/>
              <w:spacing w:after="240"/>
              <w:ind w:left="0"/>
              <w:outlineLvl w:val="1"/>
              <w:rPr>
                <w:ins w:id="1808" w:author="EndlessLove" w:date="2016-10-17T09:59:00Z"/>
                <w:rFonts w:ascii="Times New Roman" w:hAnsi="Times New Roman" w:cs="Times New Roman"/>
                <w:b/>
                <w:sz w:val="26"/>
                <w:szCs w:val="26"/>
              </w:rPr>
            </w:pPr>
            <w:ins w:id="1809" w:author="EndlessLove" w:date="2016-10-17T09:59:00Z">
              <w:r w:rsidRPr="00830B18">
                <w:rPr>
                  <w:rFonts w:ascii="Times New Roman" w:hAnsi="Times New Roman" w:cs="Times New Roman"/>
                  <w:b/>
                  <w:sz w:val="26"/>
                  <w:szCs w:val="26"/>
                </w:rPr>
                <w:t>Tên trường</w:t>
              </w:r>
            </w:ins>
          </w:p>
        </w:tc>
        <w:tc>
          <w:tcPr>
            <w:tcW w:w="2897" w:type="dxa"/>
          </w:tcPr>
          <w:p w14:paraId="44FD7857" w14:textId="77777777" w:rsidR="0031032A" w:rsidRPr="00830B18" w:rsidRDefault="0031032A" w:rsidP="000B2646">
            <w:pPr>
              <w:pStyle w:val="ListParagraph"/>
              <w:spacing w:after="240"/>
              <w:ind w:left="0"/>
              <w:outlineLvl w:val="1"/>
              <w:rPr>
                <w:ins w:id="1810" w:author="EndlessLove" w:date="2016-10-17T09:59:00Z"/>
                <w:rFonts w:ascii="Times New Roman" w:hAnsi="Times New Roman" w:cs="Times New Roman"/>
                <w:b/>
                <w:sz w:val="26"/>
                <w:szCs w:val="26"/>
              </w:rPr>
            </w:pPr>
            <w:ins w:id="1811" w:author="EndlessLove" w:date="2016-10-17T09:59:00Z">
              <w:r w:rsidRPr="00830B18">
                <w:rPr>
                  <w:rFonts w:ascii="Times New Roman" w:hAnsi="Times New Roman" w:cs="Times New Roman"/>
                  <w:b/>
                  <w:sz w:val="26"/>
                  <w:szCs w:val="26"/>
                </w:rPr>
                <w:t>Mô tả</w:t>
              </w:r>
            </w:ins>
          </w:p>
        </w:tc>
        <w:tc>
          <w:tcPr>
            <w:tcW w:w="1716" w:type="dxa"/>
          </w:tcPr>
          <w:p w14:paraId="4AFE7380" w14:textId="77777777" w:rsidR="0031032A" w:rsidRPr="00830B18" w:rsidRDefault="0031032A" w:rsidP="000B2646">
            <w:pPr>
              <w:pStyle w:val="ListParagraph"/>
              <w:spacing w:after="240"/>
              <w:ind w:left="0"/>
              <w:outlineLvl w:val="1"/>
              <w:rPr>
                <w:ins w:id="1812" w:author="EndlessLove" w:date="2016-10-17T09:59:00Z"/>
                <w:rFonts w:ascii="Times New Roman" w:hAnsi="Times New Roman" w:cs="Times New Roman"/>
                <w:b/>
                <w:sz w:val="26"/>
                <w:szCs w:val="26"/>
              </w:rPr>
            </w:pPr>
            <w:ins w:id="1813" w:author="EndlessLove" w:date="2016-10-17T09:59:00Z">
              <w:r w:rsidRPr="00830B18">
                <w:rPr>
                  <w:rFonts w:ascii="Times New Roman" w:hAnsi="Times New Roman" w:cs="Times New Roman"/>
                  <w:b/>
                  <w:sz w:val="26"/>
                  <w:szCs w:val="26"/>
                </w:rPr>
                <w:t>Kiểu dữ liệu</w:t>
              </w:r>
            </w:ins>
          </w:p>
        </w:tc>
        <w:tc>
          <w:tcPr>
            <w:tcW w:w="1777" w:type="dxa"/>
          </w:tcPr>
          <w:p w14:paraId="1EA1E3CC" w14:textId="77777777" w:rsidR="0031032A" w:rsidRPr="00830B18" w:rsidRDefault="0031032A" w:rsidP="000B2646">
            <w:pPr>
              <w:pStyle w:val="ListParagraph"/>
              <w:spacing w:after="240"/>
              <w:ind w:left="0"/>
              <w:outlineLvl w:val="1"/>
              <w:rPr>
                <w:ins w:id="1814" w:author="EndlessLove" w:date="2016-10-17T09:59:00Z"/>
                <w:rFonts w:ascii="Times New Roman" w:hAnsi="Times New Roman" w:cs="Times New Roman"/>
                <w:b/>
                <w:sz w:val="26"/>
                <w:szCs w:val="26"/>
              </w:rPr>
            </w:pPr>
            <w:ins w:id="1815" w:author="EndlessLove" w:date="2016-10-17T09:59:00Z">
              <w:r w:rsidRPr="00830B18">
                <w:rPr>
                  <w:rFonts w:ascii="Times New Roman" w:hAnsi="Times New Roman" w:cs="Times New Roman"/>
                  <w:b/>
                  <w:sz w:val="26"/>
                  <w:szCs w:val="26"/>
                </w:rPr>
                <w:t xml:space="preserve">Khóa </w:t>
              </w:r>
            </w:ins>
          </w:p>
        </w:tc>
      </w:tr>
      <w:tr w:rsidR="0031032A" w14:paraId="7269708C" w14:textId="77777777" w:rsidTr="000B2646">
        <w:trPr>
          <w:ins w:id="1816" w:author="EndlessLove" w:date="2016-10-17T09:59:00Z"/>
        </w:trPr>
        <w:tc>
          <w:tcPr>
            <w:tcW w:w="720" w:type="dxa"/>
          </w:tcPr>
          <w:p w14:paraId="56F37F55" w14:textId="77777777" w:rsidR="0031032A" w:rsidRDefault="0031032A" w:rsidP="000B2646">
            <w:pPr>
              <w:pStyle w:val="ListParagraph"/>
              <w:spacing w:after="240"/>
              <w:ind w:left="0"/>
              <w:outlineLvl w:val="1"/>
              <w:rPr>
                <w:ins w:id="1817" w:author="EndlessLove" w:date="2016-10-17T09:59:00Z"/>
                <w:rFonts w:ascii="Times New Roman" w:hAnsi="Times New Roman" w:cs="Times New Roman"/>
                <w:sz w:val="26"/>
                <w:szCs w:val="26"/>
              </w:rPr>
            </w:pPr>
            <w:ins w:id="1818" w:author="EndlessLove" w:date="2016-10-17T09:59:00Z">
              <w:r>
                <w:rPr>
                  <w:rFonts w:ascii="Times New Roman" w:hAnsi="Times New Roman" w:cs="Times New Roman"/>
                  <w:sz w:val="26"/>
                  <w:szCs w:val="26"/>
                </w:rPr>
                <w:t>1</w:t>
              </w:r>
            </w:ins>
          </w:p>
        </w:tc>
        <w:tc>
          <w:tcPr>
            <w:tcW w:w="2070" w:type="dxa"/>
          </w:tcPr>
          <w:p w14:paraId="5668C7A7" w14:textId="05073BA0" w:rsidR="0031032A" w:rsidRDefault="0031032A" w:rsidP="000B2646">
            <w:pPr>
              <w:pStyle w:val="ListParagraph"/>
              <w:spacing w:after="240"/>
              <w:ind w:left="0"/>
              <w:outlineLvl w:val="1"/>
              <w:rPr>
                <w:ins w:id="1819" w:author="EndlessLove" w:date="2016-10-17T09:59:00Z"/>
                <w:rFonts w:ascii="Times New Roman" w:hAnsi="Times New Roman" w:cs="Times New Roman"/>
                <w:sz w:val="26"/>
                <w:szCs w:val="26"/>
              </w:rPr>
            </w:pPr>
            <w:ins w:id="1820" w:author="EndlessLove" w:date="2016-10-17T09:59:00Z">
              <w:r>
                <w:rPr>
                  <w:rFonts w:ascii="Times New Roman" w:hAnsi="Times New Roman" w:cs="Times New Roman"/>
                  <w:sz w:val="26"/>
                  <w:szCs w:val="26"/>
                </w:rPr>
                <w:t>id</w:t>
              </w:r>
            </w:ins>
          </w:p>
        </w:tc>
        <w:tc>
          <w:tcPr>
            <w:tcW w:w="2897" w:type="dxa"/>
          </w:tcPr>
          <w:p w14:paraId="0CC04177" w14:textId="2F9A5C67" w:rsidR="0031032A" w:rsidRDefault="0031032A" w:rsidP="000B2646">
            <w:pPr>
              <w:pStyle w:val="ListParagraph"/>
              <w:spacing w:after="240"/>
              <w:ind w:left="0"/>
              <w:outlineLvl w:val="1"/>
              <w:rPr>
                <w:ins w:id="1821" w:author="EndlessLove" w:date="2016-10-17T09:59:00Z"/>
                <w:rFonts w:ascii="Times New Roman" w:hAnsi="Times New Roman" w:cs="Times New Roman"/>
                <w:sz w:val="26"/>
                <w:szCs w:val="26"/>
              </w:rPr>
            </w:pPr>
            <w:ins w:id="1822" w:author="EndlessLove" w:date="2016-10-17T09:59:00Z">
              <w:r>
                <w:rPr>
                  <w:rFonts w:ascii="Times New Roman" w:hAnsi="Times New Roman" w:cs="Times New Roman"/>
                  <w:sz w:val="26"/>
                  <w:szCs w:val="26"/>
                </w:rPr>
                <w:t>ID mã giảm giá</w:t>
              </w:r>
            </w:ins>
          </w:p>
        </w:tc>
        <w:tc>
          <w:tcPr>
            <w:tcW w:w="1716" w:type="dxa"/>
          </w:tcPr>
          <w:p w14:paraId="469C2601" w14:textId="3465CEF0" w:rsidR="0031032A" w:rsidRDefault="0031032A" w:rsidP="000B2646">
            <w:pPr>
              <w:pStyle w:val="ListParagraph"/>
              <w:spacing w:after="240"/>
              <w:ind w:left="0"/>
              <w:outlineLvl w:val="1"/>
              <w:rPr>
                <w:ins w:id="1823" w:author="EndlessLove" w:date="2016-10-17T09:59:00Z"/>
                <w:rFonts w:ascii="Times New Roman" w:hAnsi="Times New Roman" w:cs="Times New Roman"/>
                <w:sz w:val="26"/>
                <w:szCs w:val="26"/>
              </w:rPr>
            </w:pPr>
            <w:ins w:id="1824" w:author="EndlessLove" w:date="2016-10-17T09:59:00Z">
              <w:r>
                <w:rPr>
                  <w:rFonts w:ascii="Times New Roman" w:hAnsi="Times New Roman" w:cs="Times New Roman"/>
                  <w:sz w:val="26"/>
                  <w:szCs w:val="26"/>
                </w:rPr>
                <w:t>int</w:t>
              </w:r>
            </w:ins>
          </w:p>
        </w:tc>
        <w:tc>
          <w:tcPr>
            <w:tcW w:w="1777" w:type="dxa"/>
          </w:tcPr>
          <w:p w14:paraId="6F6AE1E8" w14:textId="77777777" w:rsidR="0031032A" w:rsidRDefault="0031032A" w:rsidP="000B2646">
            <w:pPr>
              <w:pStyle w:val="ListParagraph"/>
              <w:spacing w:after="240"/>
              <w:ind w:left="0"/>
              <w:outlineLvl w:val="1"/>
              <w:rPr>
                <w:ins w:id="1825" w:author="EndlessLove" w:date="2016-10-17T09:59:00Z"/>
                <w:rFonts w:ascii="Times New Roman" w:hAnsi="Times New Roman" w:cs="Times New Roman"/>
                <w:sz w:val="26"/>
                <w:szCs w:val="26"/>
              </w:rPr>
            </w:pPr>
            <w:ins w:id="1826" w:author="EndlessLove" w:date="2016-10-17T09:59:00Z">
              <w:r>
                <w:rPr>
                  <w:rFonts w:ascii="Times New Roman" w:hAnsi="Times New Roman" w:cs="Times New Roman"/>
                  <w:sz w:val="26"/>
                  <w:szCs w:val="26"/>
                </w:rPr>
                <w:t>Khóa chính</w:t>
              </w:r>
            </w:ins>
          </w:p>
        </w:tc>
      </w:tr>
      <w:tr w:rsidR="0031032A" w14:paraId="4D76E4B9" w14:textId="77777777" w:rsidTr="000B2646">
        <w:trPr>
          <w:ins w:id="1827" w:author="EndlessLove" w:date="2016-10-17T09:59:00Z"/>
        </w:trPr>
        <w:tc>
          <w:tcPr>
            <w:tcW w:w="720" w:type="dxa"/>
          </w:tcPr>
          <w:p w14:paraId="520FA105" w14:textId="77777777" w:rsidR="0031032A" w:rsidRDefault="0031032A" w:rsidP="000B2646">
            <w:pPr>
              <w:pStyle w:val="ListParagraph"/>
              <w:spacing w:after="240"/>
              <w:ind w:left="0"/>
              <w:outlineLvl w:val="1"/>
              <w:rPr>
                <w:ins w:id="1828" w:author="EndlessLove" w:date="2016-10-17T09:59:00Z"/>
                <w:rFonts w:ascii="Times New Roman" w:hAnsi="Times New Roman" w:cs="Times New Roman"/>
                <w:sz w:val="26"/>
                <w:szCs w:val="26"/>
              </w:rPr>
            </w:pPr>
            <w:ins w:id="1829" w:author="EndlessLove" w:date="2016-10-17T09:59:00Z">
              <w:r>
                <w:rPr>
                  <w:rFonts w:ascii="Times New Roman" w:hAnsi="Times New Roman" w:cs="Times New Roman"/>
                  <w:sz w:val="26"/>
                  <w:szCs w:val="26"/>
                </w:rPr>
                <w:t>2</w:t>
              </w:r>
            </w:ins>
          </w:p>
        </w:tc>
        <w:tc>
          <w:tcPr>
            <w:tcW w:w="2070" w:type="dxa"/>
          </w:tcPr>
          <w:p w14:paraId="3CA127E4" w14:textId="4379FBF2" w:rsidR="0031032A" w:rsidRDefault="0031032A" w:rsidP="000B2646">
            <w:pPr>
              <w:pStyle w:val="ListParagraph"/>
              <w:spacing w:after="240"/>
              <w:ind w:left="0"/>
              <w:outlineLvl w:val="1"/>
              <w:rPr>
                <w:ins w:id="1830" w:author="EndlessLove" w:date="2016-10-17T09:59:00Z"/>
                <w:rFonts w:ascii="Times New Roman" w:hAnsi="Times New Roman" w:cs="Times New Roman"/>
                <w:sz w:val="26"/>
                <w:szCs w:val="26"/>
              </w:rPr>
            </w:pPr>
            <w:ins w:id="1831" w:author="EndlessLove" w:date="2016-10-17T09:59:00Z">
              <w:r>
                <w:rPr>
                  <w:rFonts w:ascii="Times New Roman" w:hAnsi="Times New Roman" w:cs="Times New Roman"/>
                  <w:sz w:val="26"/>
                  <w:szCs w:val="26"/>
                </w:rPr>
                <w:t>code</w:t>
              </w:r>
            </w:ins>
          </w:p>
        </w:tc>
        <w:tc>
          <w:tcPr>
            <w:tcW w:w="2897" w:type="dxa"/>
          </w:tcPr>
          <w:p w14:paraId="0D841EF6" w14:textId="5B7B08B1" w:rsidR="0031032A" w:rsidRDefault="0031032A" w:rsidP="000B2646">
            <w:pPr>
              <w:pStyle w:val="ListParagraph"/>
              <w:spacing w:after="240"/>
              <w:ind w:left="0"/>
              <w:outlineLvl w:val="1"/>
              <w:rPr>
                <w:ins w:id="1832" w:author="EndlessLove" w:date="2016-10-17T09:59:00Z"/>
                <w:rFonts w:ascii="Times New Roman" w:hAnsi="Times New Roman" w:cs="Times New Roman"/>
                <w:sz w:val="26"/>
                <w:szCs w:val="26"/>
              </w:rPr>
            </w:pPr>
            <w:ins w:id="1833" w:author="EndlessLove" w:date="2016-10-17T10:00:00Z">
              <w:r>
                <w:rPr>
                  <w:rFonts w:ascii="Times New Roman" w:hAnsi="Times New Roman" w:cs="Times New Roman"/>
                  <w:sz w:val="26"/>
                  <w:szCs w:val="26"/>
                </w:rPr>
                <w:t>Mã giảm giá</w:t>
              </w:r>
            </w:ins>
          </w:p>
        </w:tc>
        <w:tc>
          <w:tcPr>
            <w:tcW w:w="1716" w:type="dxa"/>
          </w:tcPr>
          <w:p w14:paraId="20A481A3" w14:textId="77777777" w:rsidR="0031032A" w:rsidRDefault="0031032A" w:rsidP="000B2646">
            <w:pPr>
              <w:pStyle w:val="ListParagraph"/>
              <w:spacing w:after="240"/>
              <w:ind w:left="0"/>
              <w:outlineLvl w:val="1"/>
              <w:rPr>
                <w:ins w:id="1834" w:author="EndlessLove" w:date="2016-10-17T09:59:00Z"/>
                <w:rFonts w:ascii="Times New Roman" w:hAnsi="Times New Roman" w:cs="Times New Roman"/>
                <w:sz w:val="26"/>
                <w:szCs w:val="26"/>
              </w:rPr>
            </w:pPr>
            <w:ins w:id="1835" w:author="EndlessLove" w:date="2016-10-17T09:59:00Z">
              <w:r>
                <w:rPr>
                  <w:rFonts w:ascii="Times New Roman" w:hAnsi="Times New Roman" w:cs="Times New Roman"/>
                  <w:sz w:val="26"/>
                  <w:szCs w:val="26"/>
                </w:rPr>
                <w:t>Varchar</w:t>
              </w:r>
            </w:ins>
          </w:p>
        </w:tc>
        <w:tc>
          <w:tcPr>
            <w:tcW w:w="1777" w:type="dxa"/>
          </w:tcPr>
          <w:p w14:paraId="620DFB84" w14:textId="77777777" w:rsidR="0031032A" w:rsidRDefault="0031032A" w:rsidP="000B2646">
            <w:pPr>
              <w:pStyle w:val="ListParagraph"/>
              <w:spacing w:after="240"/>
              <w:ind w:left="0"/>
              <w:outlineLvl w:val="1"/>
              <w:rPr>
                <w:ins w:id="1836" w:author="EndlessLove" w:date="2016-10-17T09:59:00Z"/>
                <w:rFonts w:ascii="Times New Roman" w:hAnsi="Times New Roman" w:cs="Times New Roman"/>
                <w:sz w:val="26"/>
                <w:szCs w:val="26"/>
              </w:rPr>
            </w:pPr>
          </w:p>
        </w:tc>
      </w:tr>
      <w:tr w:rsidR="0031032A" w14:paraId="67190527" w14:textId="77777777" w:rsidTr="000B2646">
        <w:trPr>
          <w:ins w:id="1837" w:author="EndlessLove" w:date="2016-10-17T09:59:00Z"/>
        </w:trPr>
        <w:tc>
          <w:tcPr>
            <w:tcW w:w="720" w:type="dxa"/>
          </w:tcPr>
          <w:p w14:paraId="65316B04" w14:textId="77777777" w:rsidR="0031032A" w:rsidRDefault="0031032A" w:rsidP="000B2646">
            <w:pPr>
              <w:pStyle w:val="ListParagraph"/>
              <w:spacing w:after="240"/>
              <w:ind w:left="0"/>
              <w:outlineLvl w:val="1"/>
              <w:rPr>
                <w:ins w:id="1838" w:author="EndlessLove" w:date="2016-10-17T09:59:00Z"/>
                <w:rFonts w:ascii="Times New Roman" w:hAnsi="Times New Roman" w:cs="Times New Roman"/>
                <w:sz w:val="26"/>
                <w:szCs w:val="26"/>
              </w:rPr>
            </w:pPr>
            <w:ins w:id="1839" w:author="EndlessLove" w:date="2016-10-17T09:59:00Z">
              <w:r>
                <w:rPr>
                  <w:rFonts w:ascii="Times New Roman" w:hAnsi="Times New Roman" w:cs="Times New Roman"/>
                  <w:sz w:val="26"/>
                  <w:szCs w:val="26"/>
                </w:rPr>
                <w:t>3</w:t>
              </w:r>
            </w:ins>
          </w:p>
        </w:tc>
        <w:tc>
          <w:tcPr>
            <w:tcW w:w="2070" w:type="dxa"/>
          </w:tcPr>
          <w:p w14:paraId="33E3622E" w14:textId="60CB5C70" w:rsidR="0031032A" w:rsidRDefault="0031032A" w:rsidP="000B2646">
            <w:pPr>
              <w:pStyle w:val="ListParagraph"/>
              <w:spacing w:after="240"/>
              <w:ind w:left="0"/>
              <w:outlineLvl w:val="1"/>
              <w:rPr>
                <w:ins w:id="1840" w:author="EndlessLove" w:date="2016-10-17T09:59:00Z"/>
                <w:rFonts w:ascii="Times New Roman" w:hAnsi="Times New Roman" w:cs="Times New Roman"/>
                <w:sz w:val="26"/>
                <w:szCs w:val="26"/>
              </w:rPr>
            </w:pPr>
            <w:ins w:id="1841" w:author="EndlessLove" w:date="2016-10-17T09:59:00Z">
              <w:r>
                <w:rPr>
                  <w:rFonts w:ascii="Times New Roman" w:hAnsi="Times New Roman" w:cs="Times New Roman"/>
                  <w:sz w:val="26"/>
                  <w:szCs w:val="26"/>
                </w:rPr>
                <w:t>rate</w:t>
              </w:r>
            </w:ins>
          </w:p>
        </w:tc>
        <w:tc>
          <w:tcPr>
            <w:tcW w:w="2897" w:type="dxa"/>
          </w:tcPr>
          <w:p w14:paraId="353A3D80" w14:textId="54AE853A" w:rsidR="0031032A" w:rsidRDefault="0031032A" w:rsidP="000B2646">
            <w:pPr>
              <w:pStyle w:val="ListParagraph"/>
              <w:spacing w:after="240"/>
              <w:ind w:left="0"/>
              <w:outlineLvl w:val="1"/>
              <w:rPr>
                <w:ins w:id="1842" w:author="EndlessLove" w:date="2016-10-17T09:59:00Z"/>
                <w:rFonts w:ascii="Times New Roman" w:hAnsi="Times New Roman" w:cs="Times New Roman"/>
                <w:sz w:val="26"/>
                <w:szCs w:val="26"/>
              </w:rPr>
            </w:pPr>
            <w:ins w:id="1843" w:author="EndlessLove" w:date="2016-10-17T10:00:00Z">
              <w:r>
                <w:rPr>
                  <w:rFonts w:ascii="Times New Roman" w:hAnsi="Times New Roman" w:cs="Times New Roman"/>
                  <w:sz w:val="26"/>
                  <w:szCs w:val="26"/>
                </w:rPr>
                <w:t>% giảm giá</w:t>
              </w:r>
            </w:ins>
          </w:p>
        </w:tc>
        <w:tc>
          <w:tcPr>
            <w:tcW w:w="1716" w:type="dxa"/>
          </w:tcPr>
          <w:p w14:paraId="16563996" w14:textId="4D140897" w:rsidR="0031032A" w:rsidRDefault="0031032A" w:rsidP="000B2646">
            <w:pPr>
              <w:pStyle w:val="ListParagraph"/>
              <w:spacing w:after="240"/>
              <w:ind w:left="0"/>
              <w:outlineLvl w:val="1"/>
              <w:rPr>
                <w:ins w:id="1844" w:author="EndlessLove" w:date="2016-10-17T09:59:00Z"/>
                <w:rFonts w:ascii="Times New Roman" w:hAnsi="Times New Roman" w:cs="Times New Roman"/>
                <w:sz w:val="26"/>
                <w:szCs w:val="26"/>
              </w:rPr>
            </w:pPr>
            <w:ins w:id="1845" w:author="EndlessLove" w:date="2016-10-17T09:59:00Z">
              <w:r>
                <w:rPr>
                  <w:rFonts w:ascii="Times New Roman" w:hAnsi="Times New Roman" w:cs="Times New Roman"/>
                  <w:sz w:val="26"/>
                  <w:szCs w:val="26"/>
                </w:rPr>
                <w:t>int</w:t>
              </w:r>
            </w:ins>
          </w:p>
        </w:tc>
        <w:tc>
          <w:tcPr>
            <w:tcW w:w="1777" w:type="dxa"/>
          </w:tcPr>
          <w:p w14:paraId="04EBDA0E" w14:textId="77777777" w:rsidR="0031032A" w:rsidRDefault="0031032A" w:rsidP="000B2646">
            <w:pPr>
              <w:pStyle w:val="ListParagraph"/>
              <w:spacing w:after="240"/>
              <w:ind w:left="0"/>
              <w:outlineLvl w:val="1"/>
              <w:rPr>
                <w:ins w:id="1846" w:author="EndlessLove" w:date="2016-10-17T09:59:00Z"/>
                <w:rFonts w:ascii="Times New Roman" w:hAnsi="Times New Roman" w:cs="Times New Roman"/>
                <w:sz w:val="26"/>
                <w:szCs w:val="26"/>
              </w:rPr>
            </w:pPr>
          </w:p>
        </w:tc>
      </w:tr>
    </w:tbl>
    <w:p w14:paraId="56DAB568" w14:textId="77777777" w:rsidR="0031032A" w:rsidRDefault="0031032A" w:rsidP="0031032A">
      <w:pPr>
        <w:pStyle w:val="ListParagraph"/>
        <w:ind w:left="360"/>
        <w:rPr>
          <w:ins w:id="1847" w:author="EndlessLove" w:date="2016-10-17T09:59:00Z"/>
          <w:rFonts w:ascii="Times New Roman" w:hAnsi="Times New Roman" w:cs="Times New Roman"/>
          <w:b/>
          <w:sz w:val="26"/>
          <w:szCs w:val="26"/>
        </w:rPr>
      </w:pPr>
    </w:p>
    <w:p w14:paraId="0F556F2D" w14:textId="77777777" w:rsidR="0031032A" w:rsidRDefault="0031032A" w:rsidP="00877684">
      <w:pPr>
        <w:pStyle w:val="ListParagraph"/>
        <w:ind w:left="360"/>
        <w:rPr>
          <w:ins w:id="1848" w:author="EndlessLove" w:date="2016-10-17T10:02:00Z"/>
          <w:rFonts w:ascii="Times New Roman" w:hAnsi="Times New Roman" w:cs="Times New Roman"/>
          <w:b/>
          <w:sz w:val="26"/>
          <w:szCs w:val="26"/>
        </w:rPr>
      </w:pPr>
    </w:p>
    <w:p w14:paraId="137D78D5" w14:textId="6582001A" w:rsidR="00CA5222" w:rsidRDefault="00CA5222" w:rsidP="00CA5222">
      <w:pPr>
        <w:pStyle w:val="ListParagraph"/>
        <w:numPr>
          <w:ilvl w:val="0"/>
          <w:numId w:val="18"/>
        </w:numPr>
        <w:spacing w:after="240"/>
        <w:outlineLvl w:val="1"/>
        <w:rPr>
          <w:ins w:id="1849" w:author="EndlessLove" w:date="2016-10-17T10:02:00Z"/>
          <w:rFonts w:ascii="Times New Roman" w:hAnsi="Times New Roman" w:cs="Times New Roman"/>
          <w:sz w:val="26"/>
          <w:szCs w:val="26"/>
        </w:rPr>
      </w:pPr>
      <w:ins w:id="1850" w:author="EndlessLove" w:date="2016-10-17T10:02:00Z">
        <w:r w:rsidRPr="00830B18">
          <w:rPr>
            <w:rFonts w:ascii="Times New Roman" w:hAnsi="Times New Roman" w:cs="Times New Roman"/>
            <w:sz w:val="26"/>
            <w:szCs w:val="26"/>
          </w:rPr>
          <w:t>Bả</w:t>
        </w:r>
        <w:r>
          <w:rPr>
            <w:rFonts w:ascii="Times New Roman" w:hAnsi="Times New Roman" w:cs="Times New Roman"/>
            <w:sz w:val="26"/>
            <w:szCs w:val="26"/>
          </w:rPr>
          <w:t>ng news</w:t>
        </w:r>
      </w:ins>
    </w:p>
    <w:tbl>
      <w:tblPr>
        <w:tblStyle w:val="TableGrid"/>
        <w:tblW w:w="9180" w:type="dxa"/>
        <w:tblInd w:w="355" w:type="dxa"/>
        <w:tblLook w:val="04A0" w:firstRow="1" w:lastRow="0" w:firstColumn="1" w:lastColumn="0" w:noHBand="0" w:noVBand="1"/>
      </w:tblPr>
      <w:tblGrid>
        <w:gridCol w:w="720"/>
        <w:gridCol w:w="2070"/>
        <w:gridCol w:w="2897"/>
        <w:gridCol w:w="1716"/>
        <w:gridCol w:w="1777"/>
      </w:tblGrid>
      <w:tr w:rsidR="00CA5222" w14:paraId="12C65C9F" w14:textId="77777777" w:rsidTr="000B2646">
        <w:trPr>
          <w:ins w:id="1851" w:author="EndlessLove" w:date="2016-10-17T10:02:00Z"/>
        </w:trPr>
        <w:tc>
          <w:tcPr>
            <w:tcW w:w="720" w:type="dxa"/>
          </w:tcPr>
          <w:p w14:paraId="4F914C95" w14:textId="77777777" w:rsidR="00CA5222" w:rsidRPr="00830B18" w:rsidRDefault="00CA5222" w:rsidP="000B2646">
            <w:pPr>
              <w:pStyle w:val="ListParagraph"/>
              <w:spacing w:after="240"/>
              <w:ind w:left="0"/>
              <w:outlineLvl w:val="1"/>
              <w:rPr>
                <w:ins w:id="1852" w:author="EndlessLove" w:date="2016-10-17T10:02:00Z"/>
                <w:rFonts w:ascii="Times New Roman" w:hAnsi="Times New Roman" w:cs="Times New Roman"/>
                <w:b/>
                <w:sz w:val="26"/>
                <w:szCs w:val="26"/>
              </w:rPr>
            </w:pPr>
            <w:ins w:id="1853" w:author="EndlessLove" w:date="2016-10-17T10:02:00Z">
              <w:r w:rsidRPr="00830B18">
                <w:rPr>
                  <w:rFonts w:ascii="Times New Roman" w:hAnsi="Times New Roman" w:cs="Times New Roman"/>
                  <w:b/>
                  <w:sz w:val="26"/>
                  <w:szCs w:val="26"/>
                </w:rPr>
                <w:t>STT</w:t>
              </w:r>
            </w:ins>
          </w:p>
        </w:tc>
        <w:tc>
          <w:tcPr>
            <w:tcW w:w="2070" w:type="dxa"/>
          </w:tcPr>
          <w:p w14:paraId="1433DBBB" w14:textId="77777777" w:rsidR="00CA5222" w:rsidRPr="00830B18" w:rsidRDefault="00CA5222" w:rsidP="000B2646">
            <w:pPr>
              <w:pStyle w:val="ListParagraph"/>
              <w:spacing w:after="240"/>
              <w:ind w:left="0"/>
              <w:outlineLvl w:val="1"/>
              <w:rPr>
                <w:ins w:id="1854" w:author="EndlessLove" w:date="2016-10-17T10:02:00Z"/>
                <w:rFonts w:ascii="Times New Roman" w:hAnsi="Times New Roman" w:cs="Times New Roman"/>
                <w:b/>
                <w:sz w:val="26"/>
                <w:szCs w:val="26"/>
              </w:rPr>
            </w:pPr>
            <w:ins w:id="1855" w:author="EndlessLove" w:date="2016-10-17T10:02:00Z">
              <w:r w:rsidRPr="00830B18">
                <w:rPr>
                  <w:rFonts w:ascii="Times New Roman" w:hAnsi="Times New Roman" w:cs="Times New Roman"/>
                  <w:b/>
                  <w:sz w:val="26"/>
                  <w:szCs w:val="26"/>
                </w:rPr>
                <w:t>Tên trường</w:t>
              </w:r>
            </w:ins>
          </w:p>
        </w:tc>
        <w:tc>
          <w:tcPr>
            <w:tcW w:w="2897" w:type="dxa"/>
          </w:tcPr>
          <w:p w14:paraId="2481421E" w14:textId="77777777" w:rsidR="00CA5222" w:rsidRPr="00830B18" w:rsidRDefault="00CA5222" w:rsidP="000B2646">
            <w:pPr>
              <w:pStyle w:val="ListParagraph"/>
              <w:spacing w:after="240"/>
              <w:ind w:left="0"/>
              <w:outlineLvl w:val="1"/>
              <w:rPr>
                <w:ins w:id="1856" w:author="EndlessLove" w:date="2016-10-17T10:02:00Z"/>
                <w:rFonts w:ascii="Times New Roman" w:hAnsi="Times New Roman" w:cs="Times New Roman"/>
                <w:b/>
                <w:sz w:val="26"/>
                <w:szCs w:val="26"/>
              </w:rPr>
            </w:pPr>
            <w:ins w:id="1857" w:author="EndlessLove" w:date="2016-10-17T10:02:00Z">
              <w:r w:rsidRPr="00830B18">
                <w:rPr>
                  <w:rFonts w:ascii="Times New Roman" w:hAnsi="Times New Roman" w:cs="Times New Roman"/>
                  <w:b/>
                  <w:sz w:val="26"/>
                  <w:szCs w:val="26"/>
                </w:rPr>
                <w:t>Mô tả</w:t>
              </w:r>
            </w:ins>
          </w:p>
        </w:tc>
        <w:tc>
          <w:tcPr>
            <w:tcW w:w="1716" w:type="dxa"/>
          </w:tcPr>
          <w:p w14:paraId="0DD240AF" w14:textId="77777777" w:rsidR="00CA5222" w:rsidRPr="00830B18" w:rsidRDefault="00CA5222" w:rsidP="000B2646">
            <w:pPr>
              <w:pStyle w:val="ListParagraph"/>
              <w:spacing w:after="240"/>
              <w:ind w:left="0"/>
              <w:outlineLvl w:val="1"/>
              <w:rPr>
                <w:ins w:id="1858" w:author="EndlessLove" w:date="2016-10-17T10:02:00Z"/>
                <w:rFonts w:ascii="Times New Roman" w:hAnsi="Times New Roman" w:cs="Times New Roman"/>
                <w:b/>
                <w:sz w:val="26"/>
                <w:szCs w:val="26"/>
              </w:rPr>
            </w:pPr>
            <w:ins w:id="1859" w:author="EndlessLove" w:date="2016-10-17T10:02:00Z">
              <w:r w:rsidRPr="00830B18">
                <w:rPr>
                  <w:rFonts w:ascii="Times New Roman" w:hAnsi="Times New Roman" w:cs="Times New Roman"/>
                  <w:b/>
                  <w:sz w:val="26"/>
                  <w:szCs w:val="26"/>
                </w:rPr>
                <w:t>Kiểu dữ liệu</w:t>
              </w:r>
            </w:ins>
          </w:p>
        </w:tc>
        <w:tc>
          <w:tcPr>
            <w:tcW w:w="1777" w:type="dxa"/>
          </w:tcPr>
          <w:p w14:paraId="56082D80" w14:textId="77777777" w:rsidR="00CA5222" w:rsidRPr="00830B18" w:rsidRDefault="00CA5222" w:rsidP="000B2646">
            <w:pPr>
              <w:pStyle w:val="ListParagraph"/>
              <w:spacing w:after="240"/>
              <w:ind w:left="0"/>
              <w:outlineLvl w:val="1"/>
              <w:rPr>
                <w:ins w:id="1860" w:author="EndlessLove" w:date="2016-10-17T10:02:00Z"/>
                <w:rFonts w:ascii="Times New Roman" w:hAnsi="Times New Roman" w:cs="Times New Roman"/>
                <w:b/>
                <w:sz w:val="26"/>
                <w:szCs w:val="26"/>
              </w:rPr>
            </w:pPr>
            <w:ins w:id="1861" w:author="EndlessLove" w:date="2016-10-17T10:02:00Z">
              <w:r w:rsidRPr="00830B18">
                <w:rPr>
                  <w:rFonts w:ascii="Times New Roman" w:hAnsi="Times New Roman" w:cs="Times New Roman"/>
                  <w:b/>
                  <w:sz w:val="26"/>
                  <w:szCs w:val="26"/>
                </w:rPr>
                <w:t xml:space="preserve">Khóa </w:t>
              </w:r>
            </w:ins>
          </w:p>
        </w:tc>
      </w:tr>
      <w:tr w:rsidR="00CA5222" w14:paraId="4C60F003" w14:textId="77777777" w:rsidTr="000B2646">
        <w:trPr>
          <w:ins w:id="1862" w:author="EndlessLove" w:date="2016-10-17T10:02:00Z"/>
        </w:trPr>
        <w:tc>
          <w:tcPr>
            <w:tcW w:w="720" w:type="dxa"/>
          </w:tcPr>
          <w:p w14:paraId="5EDC006C" w14:textId="77777777" w:rsidR="00CA5222" w:rsidRDefault="00CA5222" w:rsidP="000B2646">
            <w:pPr>
              <w:pStyle w:val="ListParagraph"/>
              <w:spacing w:after="240"/>
              <w:ind w:left="0"/>
              <w:outlineLvl w:val="1"/>
              <w:rPr>
                <w:ins w:id="1863" w:author="EndlessLove" w:date="2016-10-17T10:02:00Z"/>
                <w:rFonts w:ascii="Times New Roman" w:hAnsi="Times New Roman" w:cs="Times New Roman"/>
                <w:sz w:val="26"/>
                <w:szCs w:val="26"/>
              </w:rPr>
            </w:pPr>
            <w:ins w:id="1864" w:author="EndlessLove" w:date="2016-10-17T10:02:00Z">
              <w:r>
                <w:rPr>
                  <w:rFonts w:ascii="Times New Roman" w:hAnsi="Times New Roman" w:cs="Times New Roman"/>
                  <w:sz w:val="26"/>
                  <w:szCs w:val="26"/>
                </w:rPr>
                <w:t>1</w:t>
              </w:r>
            </w:ins>
          </w:p>
        </w:tc>
        <w:tc>
          <w:tcPr>
            <w:tcW w:w="2070" w:type="dxa"/>
          </w:tcPr>
          <w:p w14:paraId="39092612" w14:textId="77777777" w:rsidR="00CA5222" w:rsidRDefault="00CA5222" w:rsidP="000B2646">
            <w:pPr>
              <w:pStyle w:val="ListParagraph"/>
              <w:spacing w:after="240"/>
              <w:ind w:left="0"/>
              <w:outlineLvl w:val="1"/>
              <w:rPr>
                <w:ins w:id="1865" w:author="EndlessLove" w:date="2016-10-17T10:02:00Z"/>
                <w:rFonts w:ascii="Times New Roman" w:hAnsi="Times New Roman" w:cs="Times New Roman"/>
                <w:sz w:val="26"/>
                <w:szCs w:val="26"/>
              </w:rPr>
            </w:pPr>
            <w:ins w:id="1866" w:author="EndlessLove" w:date="2016-10-17T10:02:00Z">
              <w:r>
                <w:rPr>
                  <w:rFonts w:ascii="Times New Roman" w:hAnsi="Times New Roman" w:cs="Times New Roman"/>
                  <w:sz w:val="26"/>
                  <w:szCs w:val="26"/>
                </w:rPr>
                <w:t>id</w:t>
              </w:r>
            </w:ins>
          </w:p>
        </w:tc>
        <w:tc>
          <w:tcPr>
            <w:tcW w:w="2897" w:type="dxa"/>
          </w:tcPr>
          <w:p w14:paraId="2F065D87" w14:textId="18C844EB" w:rsidR="00CA5222" w:rsidRDefault="00CA5222" w:rsidP="000B2646">
            <w:pPr>
              <w:pStyle w:val="ListParagraph"/>
              <w:spacing w:after="240"/>
              <w:ind w:left="0"/>
              <w:outlineLvl w:val="1"/>
              <w:rPr>
                <w:ins w:id="1867" w:author="EndlessLove" w:date="2016-10-17T10:02:00Z"/>
                <w:rFonts w:ascii="Times New Roman" w:hAnsi="Times New Roman" w:cs="Times New Roman"/>
                <w:sz w:val="26"/>
                <w:szCs w:val="26"/>
              </w:rPr>
            </w:pPr>
            <w:ins w:id="1868" w:author="EndlessLove" w:date="2016-10-17T10:02:00Z">
              <w:r>
                <w:rPr>
                  <w:rFonts w:ascii="Times New Roman" w:hAnsi="Times New Roman" w:cs="Times New Roman"/>
                  <w:sz w:val="26"/>
                  <w:szCs w:val="26"/>
                </w:rPr>
                <w:t>ID tin tức</w:t>
              </w:r>
            </w:ins>
          </w:p>
        </w:tc>
        <w:tc>
          <w:tcPr>
            <w:tcW w:w="1716" w:type="dxa"/>
          </w:tcPr>
          <w:p w14:paraId="223EC77B" w14:textId="7E281AF3" w:rsidR="00CA5222" w:rsidRDefault="00CA5222" w:rsidP="000B2646">
            <w:pPr>
              <w:pStyle w:val="ListParagraph"/>
              <w:spacing w:after="240"/>
              <w:ind w:left="0"/>
              <w:outlineLvl w:val="1"/>
              <w:rPr>
                <w:ins w:id="1869" w:author="EndlessLove" w:date="2016-10-17T10:02:00Z"/>
                <w:rFonts w:ascii="Times New Roman" w:hAnsi="Times New Roman" w:cs="Times New Roman"/>
                <w:sz w:val="26"/>
                <w:szCs w:val="26"/>
              </w:rPr>
            </w:pPr>
            <w:ins w:id="1870" w:author="EndlessLove" w:date="2016-10-17T10:02:00Z">
              <w:r>
                <w:rPr>
                  <w:rFonts w:ascii="Times New Roman" w:hAnsi="Times New Roman" w:cs="Times New Roman"/>
                  <w:sz w:val="26"/>
                  <w:szCs w:val="26"/>
                </w:rPr>
                <w:t>int</w:t>
              </w:r>
            </w:ins>
          </w:p>
        </w:tc>
        <w:tc>
          <w:tcPr>
            <w:tcW w:w="1777" w:type="dxa"/>
          </w:tcPr>
          <w:p w14:paraId="5D777F71" w14:textId="77777777" w:rsidR="00CA5222" w:rsidRDefault="00CA5222" w:rsidP="000B2646">
            <w:pPr>
              <w:pStyle w:val="ListParagraph"/>
              <w:spacing w:after="240"/>
              <w:ind w:left="0"/>
              <w:outlineLvl w:val="1"/>
              <w:rPr>
                <w:ins w:id="1871" w:author="EndlessLove" w:date="2016-10-17T10:02:00Z"/>
                <w:rFonts w:ascii="Times New Roman" w:hAnsi="Times New Roman" w:cs="Times New Roman"/>
                <w:sz w:val="26"/>
                <w:szCs w:val="26"/>
              </w:rPr>
            </w:pPr>
            <w:ins w:id="1872" w:author="EndlessLove" w:date="2016-10-17T10:02:00Z">
              <w:r>
                <w:rPr>
                  <w:rFonts w:ascii="Times New Roman" w:hAnsi="Times New Roman" w:cs="Times New Roman"/>
                  <w:sz w:val="26"/>
                  <w:szCs w:val="26"/>
                </w:rPr>
                <w:t>Khóa chính</w:t>
              </w:r>
            </w:ins>
          </w:p>
        </w:tc>
      </w:tr>
      <w:tr w:rsidR="00CA5222" w14:paraId="1204812E" w14:textId="77777777" w:rsidTr="000B2646">
        <w:trPr>
          <w:ins w:id="1873" w:author="EndlessLove" w:date="2016-10-17T10:02:00Z"/>
        </w:trPr>
        <w:tc>
          <w:tcPr>
            <w:tcW w:w="720" w:type="dxa"/>
          </w:tcPr>
          <w:p w14:paraId="3DE47463" w14:textId="77777777" w:rsidR="00CA5222" w:rsidRDefault="00CA5222" w:rsidP="000B2646">
            <w:pPr>
              <w:pStyle w:val="ListParagraph"/>
              <w:spacing w:after="240"/>
              <w:ind w:left="0"/>
              <w:outlineLvl w:val="1"/>
              <w:rPr>
                <w:ins w:id="1874" w:author="EndlessLove" w:date="2016-10-17T10:02:00Z"/>
                <w:rFonts w:ascii="Times New Roman" w:hAnsi="Times New Roman" w:cs="Times New Roman"/>
                <w:sz w:val="26"/>
                <w:szCs w:val="26"/>
              </w:rPr>
            </w:pPr>
            <w:ins w:id="1875" w:author="EndlessLove" w:date="2016-10-17T10:02:00Z">
              <w:r>
                <w:rPr>
                  <w:rFonts w:ascii="Times New Roman" w:hAnsi="Times New Roman" w:cs="Times New Roman"/>
                  <w:sz w:val="26"/>
                  <w:szCs w:val="26"/>
                </w:rPr>
                <w:t>2</w:t>
              </w:r>
            </w:ins>
          </w:p>
        </w:tc>
        <w:tc>
          <w:tcPr>
            <w:tcW w:w="2070" w:type="dxa"/>
          </w:tcPr>
          <w:p w14:paraId="0051D6E1" w14:textId="69412EE1" w:rsidR="00CA5222" w:rsidRDefault="00CA5222" w:rsidP="000B2646">
            <w:pPr>
              <w:pStyle w:val="ListParagraph"/>
              <w:spacing w:after="240"/>
              <w:ind w:left="0"/>
              <w:outlineLvl w:val="1"/>
              <w:rPr>
                <w:ins w:id="1876" w:author="EndlessLove" w:date="2016-10-17T10:02:00Z"/>
                <w:rFonts w:ascii="Times New Roman" w:hAnsi="Times New Roman" w:cs="Times New Roman"/>
                <w:sz w:val="26"/>
                <w:szCs w:val="26"/>
              </w:rPr>
            </w:pPr>
            <w:ins w:id="1877" w:author="EndlessLove" w:date="2016-10-17T10:02:00Z">
              <w:r>
                <w:rPr>
                  <w:rFonts w:ascii="Times New Roman" w:hAnsi="Times New Roman" w:cs="Times New Roman"/>
                  <w:sz w:val="26"/>
                  <w:szCs w:val="26"/>
                </w:rPr>
                <w:t>topic</w:t>
              </w:r>
            </w:ins>
          </w:p>
        </w:tc>
        <w:tc>
          <w:tcPr>
            <w:tcW w:w="2897" w:type="dxa"/>
          </w:tcPr>
          <w:p w14:paraId="5EAD3234" w14:textId="53929F80" w:rsidR="00CA5222" w:rsidRDefault="00CA5222" w:rsidP="000B2646">
            <w:pPr>
              <w:pStyle w:val="ListParagraph"/>
              <w:spacing w:after="240"/>
              <w:ind w:left="0"/>
              <w:outlineLvl w:val="1"/>
              <w:rPr>
                <w:ins w:id="1878" w:author="EndlessLove" w:date="2016-10-17T10:02:00Z"/>
                <w:rFonts w:ascii="Times New Roman" w:hAnsi="Times New Roman" w:cs="Times New Roman"/>
                <w:sz w:val="26"/>
                <w:szCs w:val="26"/>
              </w:rPr>
            </w:pPr>
            <w:ins w:id="1879" w:author="EndlessLove" w:date="2016-10-17T10:02:00Z">
              <w:r>
                <w:rPr>
                  <w:rFonts w:ascii="Times New Roman" w:hAnsi="Times New Roman" w:cs="Times New Roman"/>
                  <w:sz w:val="26"/>
                  <w:szCs w:val="26"/>
                </w:rPr>
                <w:t>Chủ đề tin tức</w:t>
              </w:r>
            </w:ins>
          </w:p>
        </w:tc>
        <w:tc>
          <w:tcPr>
            <w:tcW w:w="1716" w:type="dxa"/>
          </w:tcPr>
          <w:p w14:paraId="356BE523" w14:textId="1560EF8C" w:rsidR="00CA5222" w:rsidRDefault="00CA5222" w:rsidP="000B2646">
            <w:pPr>
              <w:pStyle w:val="ListParagraph"/>
              <w:spacing w:after="240"/>
              <w:ind w:left="0"/>
              <w:outlineLvl w:val="1"/>
              <w:rPr>
                <w:ins w:id="1880" w:author="EndlessLove" w:date="2016-10-17T10:02:00Z"/>
                <w:rFonts w:ascii="Times New Roman" w:hAnsi="Times New Roman" w:cs="Times New Roman"/>
                <w:sz w:val="26"/>
                <w:szCs w:val="26"/>
              </w:rPr>
            </w:pPr>
            <w:ins w:id="1881" w:author="EndlessLove" w:date="2016-10-17T10:03:00Z">
              <w:r>
                <w:rPr>
                  <w:rFonts w:ascii="Times New Roman" w:hAnsi="Times New Roman" w:cs="Times New Roman"/>
                  <w:sz w:val="26"/>
                  <w:szCs w:val="26"/>
                </w:rPr>
                <w:t>Varchar</w:t>
              </w:r>
            </w:ins>
          </w:p>
        </w:tc>
        <w:tc>
          <w:tcPr>
            <w:tcW w:w="1777" w:type="dxa"/>
          </w:tcPr>
          <w:p w14:paraId="07423554" w14:textId="77777777" w:rsidR="00CA5222" w:rsidRDefault="00CA5222" w:rsidP="000B2646">
            <w:pPr>
              <w:pStyle w:val="ListParagraph"/>
              <w:spacing w:after="240"/>
              <w:ind w:left="0"/>
              <w:outlineLvl w:val="1"/>
              <w:rPr>
                <w:ins w:id="1882" w:author="EndlessLove" w:date="2016-10-17T10:02:00Z"/>
                <w:rFonts w:ascii="Times New Roman" w:hAnsi="Times New Roman" w:cs="Times New Roman"/>
                <w:sz w:val="26"/>
                <w:szCs w:val="26"/>
              </w:rPr>
            </w:pPr>
          </w:p>
        </w:tc>
      </w:tr>
      <w:tr w:rsidR="00CA5222" w14:paraId="418AA6E4" w14:textId="77777777" w:rsidTr="000B2646">
        <w:trPr>
          <w:ins w:id="1883" w:author="EndlessLove" w:date="2016-10-17T10:02:00Z"/>
        </w:trPr>
        <w:tc>
          <w:tcPr>
            <w:tcW w:w="720" w:type="dxa"/>
          </w:tcPr>
          <w:p w14:paraId="51DC74E3" w14:textId="77777777" w:rsidR="00CA5222" w:rsidRDefault="00CA5222" w:rsidP="000B2646">
            <w:pPr>
              <w:pStyle w:val="ListParagraph"/>
              <w:spacing w:after="240"/>
              <w:ind w:left="0"/>
              <w:outlineLvl w:val="1"/>
              <w:rPr>
                <w:ins w:id="1884" w:author="EndlessLove" w:date="2016-10-17T10:02:00Z"/>
                <w:rFonts w:ascii="Times New Roman" w:hAnsi="Times New Roman" w:cs="Times New Roman"/>
                <w:sz w:val="26"/>
                <w:szCs w:val="26"/>
              </w:rPr>
            </w:pPr>
            <w:ins w:id="1885" w:author="EndlessLove" w:date="2016-10-17T10:02:00Z">
              <w:r>
                <w:rPr>
                  <w:rFonts w:ascii="Times New Roman" w:hAnsi="Times New Roman" w:cs="Times New Roman"/>
                  <w:sz w:val="26"/>
                  <w:szCs w:val="26"/>
                </w:rPr>
                <w:t>3</w:t>
              </w:r>
            </w:ins>
          </w:p>
        </w:tc>
        <w:tc>
          <w:tcPr>
            <w:tcW w:w="2070" w:type="dxa"/>
          </w:tcPr>
          <w:p w14:paraId="117D04A1" w14:textId="06C2EA0D" w:rsidR="00CA5222" w:rsidRDefault="00CA5222" w:rsidP="000B2646">
            <w:pPr>
              <w:pStyle w:val="ListParagraph"/>
              <w:spacing w:after="240"/>
              <w:ind w:left="0"/>
              <w:outlineLvl w:val="1"/>
              <w:rPr>
                <w:ins w:id="1886" w:author="EndlessLove" w:date="2016-10-17T10:02:00Z"/>
                <w:rFonts w:ascii="Times New Roman" w:hAnsi="Times New Roman" w:cs="Times New Roman"/>
                <w:sz w:val="26"/>
                <w:szCs w:val="26"/>
              </w:rPr>
            </w:pPr>
            <w:ins w:id="1887" w:author="EndlessLove" w:date="2016-10-17T10:02:00Z">
              <w:r>
                <w:rPr>
                  <w:rFonts w:ascii="Times New Roman" w:hAnsi="Times New Roman" w:cs="Times New Roman"/>
                  <w:sz w:val="26"/>
                  <w:szCs w:val="26"/>
                </w:rPr>
                <w:t>title</w:t>
              </w:r>
            </w:ins>
          </w:p>
        </w:tc>
        <w:tc>
          <w:tcPr>
            <w:tcW w:w="2897" w:type="dxa"/>
          </w:tcPr>
          <w:p w14:paraId="04275801" w14:textId="07ED147D" w:rsidR="00CA5222" w:rsidRDefault="00CA5222" w:rsidP="000B2646">
            <w:pPr>
              <w:pStyle w:val="ListParagraph"/>
              <w:spacing w:after="240"/>
              <w:ind w:left="0"/>
              <w:outlineLvl w:val="1"/>
              <w:rPr>
                <w:ins w:id="1888" w:author="EndlessLove" w:date="2016-10-17T10:02:00Z"/>
                <w:rFonts w:ascii="Times New Roman" w:hAnsi="Times New Roman" w:cs="Times New Roman"/>
                <w:sz w:val="26"/>
                <w:szCs w:val="26"/>
              </w:rPr>
            </w:pPr>
            <w:ins w:id="1889" w:author="EndlessLove" w:date="2016-10-17T10:03:00Z">
              <w:r>
                <w:rPr>
                  <w:rFonts w:ascii="Times New Roman" w:hAnsi="Times New Roman" w:cs="Times New Roman"/>
                  <w:sz w:val="26"/>
                  <w:szCs w:val="26"/>
                </w:rPr>
                <w:t>Tiêu đề tin tức</w:t>
              </w:r>
            </w:ins>
          </w:p>
        </w:tc>
        <w:tc>
          <w:tcPr>
            <w:tcW w:w="1716" w:type="dxa"/>
          </w:tcPr>
          <w:p w14:paraId="7467C4B9" w14:textId="77777777" w:rsidR="00CA5222" w:rsidRDefault="00CA5222" w:rsidP="000B2646">
            <w:pPr>
              <w:pStyle w:val="ListParagraph"/>
              <w:spacing w:after="240"/>
              <w:ind w:left="0"/>
              <w:outlineLvl w:val="1"/>
              <w:rPr>
                <w:ins w:id="1890" w:author="EndlessLove" w:date="2016-10-17T10:02:00Z"/>
                <w:rFonts w:ascii="Times New Roman" w:hAnsi="Times New Roman" w:cs="Times New Roman"/>
                <w:sz w:val="26"/>
                <w:szCs w:val="26"/>
              </w:rPr>
            </w:pPr>
            <w:ins w:id="1891" w:author="EndlessLove" w:date="2016-10-17T10:02:00Z">
              <w:r>
                <w:rPr>
                  <w:rFonts w:ascii="Times New Roman" w:hAnsi="Times New Roman" w:cs="Times New Roman"/>
                  <w:sz w:val="26"/>
                  <w:szCs w:val="26"/>
                </w:rPr>
                <w:t>Varchar</w:t>
              </w:r>
            </w:ins>
          </w:p>
        </w:tc>
        <w:tc>
          <w:tcPr>
            <w:tcW w:w="1777" w:type="dxa"/>
          </w:tcPr>
          <w:p w14:paraId="4BF2ED69" w14:textId="77777777" w:rsidR="00CA5222" w:rsidRDefault="00CA5222" w:rsidP="000B2646">
            <w:pPr>
              <w:pStyle w:val="ListParagraph"/>
              <w:spacing w:after="240"/>
              <w:ind w:left="0"/>
              <w:outlineLvl w:val="1"/>
              <w:rPr>
                <w:ins w:id="1892" w:author="EndlessLove" w:date="2016-10-17T10:02:00Z"/>
                <w:rFonts w:ascii="Times New Roman" w:hAnsi="Times New Roman" w:cs="Times New Roman"/>
                <w:sz w:val="26"/>
                <w:szCs w:val="26"/>
              </w:rPr>
            </w:pPr>
          </w:p>
        </w:tc>
      </w:tr>
      <w:tr w:rsidR="00CA5222" w14:paraId="10021E61" w14:textId="77777777" w:rsidTr="000B2646">
        <w:trPr>
          <w:ins w:id="1893" w:author="EndlessLove" w:date="2016-10-17T10:02:00Z"/>
        </w:trPr>
        <w:tc>
          <w:tcPr>
            <w:tcW w:w="720" w:type="dxa"/>
          </w:tcPr>
          <w:p w14:paraId="7F31592F" w14:textId="77777777" w:rsidR="00CA5222" w:rsidRDefault="00CA5222" w:rsidP="000B2646">
            <w:pPr>
              <w:pStyle w:val="ListParagraph"/>
              <w:spacing w:after="240"/>
              <w:ind w:left="0"/>
              <w:outlineLvl w:val="1"/>
              <w:rPr>
                <w:ins w:id="1894" w:author="EndlessLove" w:date="2016-10-17T10:02:00Z"/>
                <w:rFonts w:ascii="Times New Roman" w:hAnsi="Times New Roman" w:cs="Times New Roman"/>
                <w:sz w:val="26"/>
                <w:szCs w:val="26"/>
              </w:rPr>
            </w:pPr>
            <w:ins w:id="1895" w:author="EndlessLove" w:date="2016-10-17T10:02:00Z">
              <w:r>
                <w:rPr>
                  <w:rFonts w:ascii="Times New Roman" w:hAnsi="Times New Roman" w:cs="Times New Roman"/>
                  <w:sz w:val="26"/>
                  <w:szCs w:val="26"/>
                </w:rPr>
                <w:t>4</w:t>
              </w:r>
            </w:ins>
          </w:p>
        </w:tc>
        <w:tc>
          <w:tcPr>
            <w:tcW w:w="2070" w:type="dxa"/>
          </w:tcPr>
          <w:p w14:paraId="2337508B" w14:textId="270598F9" w:rsidR="00CA5222" w:rsidRDefault="00CA5222" w:rsidP="000B2646">
            <w:pPr>
              <w:pStyle w:val="ListParagraph"/>
              <w:spacing w:after="240"/>
              <w:ind w:left="0"/>
              <w:outlineLvl w:val="1"/>
              <w:rPr>
                <w:ins w:id="1896" w:author="EndlessLove" w:date="2016-10-17T10:02:00Z"/>
                <w:rFonts w:ascii="Times New Roman" w:hAnsi="Times New Roman" w:cs="Times New Roman"/>
                <w:sz w:val="26"/>
                <w:szCs w:val="26"/>
              </w:rPr>
            </w:pPr>
            <w:ins w:id="1897" w:author="EndlessLove" w:date="2016-10-17T10:02:00Z">
              <w:r>
                <w:rPr>
                  <w:rFonts w:ascii="Times New Roman" w:hAnsi="Times New Roman" w:cs="Times New Roman"/>
                  <w:sz w:val="26"/>
                  <w:szCs w:val="26"/>
                </w:rPr>
                <w:t>image</w:t>
              </w:r>
            </w:ins>
          </w:p>
        </w:tc>
        <w:tc>
          <w:tcPr>
            <w:tcW w:w="2897" w:type="dxa"/>
          </w:tcPr>
          <w:p w14:paraId="1C19B0B3" w14:textId="6B7414F8" w:rsidR="00CA5222" w:rsidRDefault="00CA5222" w:rsidP="000B2646">
            <w:pPr>
              <w:pStyle w:val="ListParagraph"/>
              <w:spacing w:after="240"/>
              <w:ind w:left="0"/>
              <w:outlineLvl w:val="1"/>
              <w:rPr>
                <w:ins w:id="1898" w:author="EndlessLove" w:date="2016-10-17T10:02:00Z"/>
                <w:rFonts w:ascii="Times New Roman" w:hAnsi="Times New Roman" w:cs="Times New Roman"/>
                <w:sz w:val="26"/>
                <w:szCs w:val="26"/>
              </w:rPr>
            </w:pPr>
            <w:ins w:id="1899" w:author="EndlessLove" w:date="2016-10-17T10:03:00Z">
              <w:r>
                <w:rPr>
                  <w:rFonts w:ascii="Times New Roman" w:hAnsi="Times New Roman" w:cs="Times New Roman"/>
                  <w:sz w:val="26"/>
                  <w:szCs w:val="26"/>
                </w:rPr>
                <w:t>Ảnh bìa tin tức</w:t>
              </w:r>
            </w:ins>
          </w:p>
        </w:tc>
        <w:tc>
          <w:tcPr>
            <w:tcW w:w="1716" w:type="dxa"/>
          </w:tcPr>
          <w:p w14:paraId="209C9274" w14:textId="77777777" w:rsidR="00CA5222" w:rsidRDefault="00CA5222" w:rsidP="000B2646">
            <w:pPr>
              <w:pStyle w:val="ListParagraph"/>
              <w:spacing w:after="240"/>
              <w:ind w:left="0"/>
              <w:outlineLvl w:val="1"/>
              <w:rPr>
                <w:ins w:id="1900" w:author="EndlessLove" w:date="2016-10-17T10:02:00Z"/>
                <w:rFonts w:ascii="Times New Roman" w:hAnsi="Times New Roman" w:cs="Times New Roman"/>
                <w:sz w:val="26"/>
                <w:szCs w:val="26"/>
              </w:rPr>
            </w:pPr>
            <w:ins w:id="1901" w:author="EndlessLove" w:date="2016-10-17T10:02:00Z">
              <w:r>
                <w:rPr>
                  <w:rFonts w:ascii="Times New Roman" w:hAnsi="Times New Roman" w:cs="Times New Roman"/>
                  <w:sz w:val="26"/>
                  <w:szCs w:val="26"/>
                </w:rPr>
                <w:t>Varchar</w:t>
              </w:r>
            </w:ins>
          </w:p>
        </w:tc>
        <w:tc>
          <w:tcPr>
            <w:tcW w:w="1777" w:type="dxa"/>
          </w:tcPr>
          <w:p w14:paraId="31AB344C" w14:textId="77777777" w:rsidR="00CA5222" w:rsidRDefault="00CA5222" w:rsidP="000B2646">
            <w:pPr>
              <w:pStyle w:val="ListParagraph"/>
              <w:spacing w:after="240"/>
              <w:ind w:left="0"/>
              <w:outlineLvl w:val="1"/>
              <w:rPr>
                <w:ins w:id="1902" w:author="EndlessLove" w:date="2016-10-17T10:02:00Z"/>
                <w:rFonts w:ascii="Times New Roman" w:hAnsi="Times New Roman" w:cs="Times New Roman"/>
                <w:sz w:val="26"/>
                <w:szCs w:val="26"/>
              </w:rPr>
            </w:pPr>
          </w:p>
        </w:tc>
      </w:tr>
      <w:tr w:rsidR="00CA5222" w14:paraId="45A1F625" w14:textId="77777777" w:rsidTr="000B2646">
        <w:trPr>
          <w:ins w:id="1903" w:author="EndlessLove" w:date="2016-10-17T10:02:00Z"/>
        </w:trPr>
        <w:tc>
          <w:tcPr>
            <w:tcW w:w="720" w:type="dxa"/>
          </w:tcPr>
          <w:p w14:paraId="3C542FC1" w14:textId="77777777" w:rsidR="00CA5222" w:rsidRDefault="00CA5222" w:rsidP="000B2646">
            <w:pPr>
              <w:pStyle w:val="ListParagraph"/>
              <w:spacing w:after="240"/>
              <w:ind w:left="0"/>
              <w:outlineLvl w:val="1"/>
              <w:rPr>
                <w:ins w:id="1904" w:author="EndlessLove" w:date="2016-10-17T10:02:00Z"/>
                <w:rFonts w:ascii="Times New Roman" w:hAnsi="Times New Roman" w:cs="Times New Roman"/>
                <w:sz w:val="26"/>
                <w:szCs w:val="26"/>
              </w:rPr>
            </w:pPr>
            <w:ins w:id="1905" w:author="EndlessLove" w:date="2016-10-17T10:02:00Z">
              <w:r>
                <w:rPr>
                  <w:rFonts w:ascii="Times New Roman" w:hAnsi="Times New Roman" w:cs="Times New Roman"/>
                  <w:sz w:val="26"/>
                  <w:szCs w:val="26"/>
                </w:rPr>
                <w:t>5</w:t>
              </w:r>
            </w:ins>
          </w:p>
        </w:tc>
        <w:tc>
          <w:tcPr>
            <w:tcW w:w="2070" w:type="dxa"/>
          </w:tcPr>
          <w:p w14:paraId="04B8C1A7" w14:textId="735EA23D" w:rsidR="00CA5222" w:rsidRDefault="00CA5222" w:rsidP="000B2646">
            <w:pPr>
              <w:pStyle w:val="ListParagraph"/>
              <w:spacing w:after="240"/>
              <w:ind w:left="0"/>
              <w:outlineLvl w:val="1"/>
              <w:rPr>
                <w:ins w:id="1906" w:author="EndlessLove" w:date="2016-10-17T10:02:00Z"/>
                <w:rFonts w:ascii="Times New Roman" w:hAnsi="Times New Roman" w:cs="Times New Roman"/>
                <w:sz w:val="26"/>
                <w:szCs w:val="26"/>
              </w:rPr>
            </w:pPr>
            <w:ins w:id="1907" w:author="EndlessLove" w:date="2016-10-17T10:02:00Z">
              <w:r>
                <w:rPr>
                  <w:rFonts w:ascii="Times New Roman" w:hAnsi="Times New Roman" w:cs="Times New Roman"/>
                  <w:sz w:val="26"/>
                  <w:szCs w:val="26"/>
                </w:rPr>
                <w:t>dateNews</w:t>
              </w:r>
            </w:ins>
          </w:p>
        </w:tc>
        <w:tc>
          <w:tcPr>
            <w:tcW w:w="2897" w:type="dxa"/>
          </w:tcPr>
          <w:p w14:paraId="3EE9E288" w14:textId="0792B80A" w:rsidR="00CA5222" w:rsidRDefault="00CA5222" w:rsidP="000B2646">
            <w:pPr>
              <w:pStyle w:val="ListParagraph"/>
              <w:tabs>
                <w:tab w:val="right" w:pos="2681"/>
              </w:tabs>
              <w:spacing w:after="240"/>
              <w:ind w:left="0"/>
              <w:outlineLvl w:val="1"/>
              <w:rPr>
                <w:ins w:id="1908" w:author="EndlessLove" w:date="2016-10-17T10:02:00Z"/>
                <w:rFonts w:ascii="Times New Roman" w:hAnsi="Times New Roman" w:cs="Times New Roman"/>
                <w:sz w:val="26"/>
                <w:szCs w:val="26"/>
              </w:rPr>
            </w:pPr>
            <w:ins w:id="1909" w:author="EndlessLove" w:date="2016-10-17T10:03:00Z">
              <w:r>
                <w:rPr>
                  <w:rFonts w:ascii="Times New Roman" w:hAnsi="Times New Roman" w:cs="Times New Roman"/>
                  <w:sz w:val="26"/>
                  <w:szCs w:val="26"/>
                </w:rPr>
                <w:t>Ngày đăng tin tức</w:t>
              </w:r>
            </w:ins>
          </w:p>
        </w:tc>
        <w:tc>
          <w:tcPr>
            <w:tcW w:w="1716" w:type="dxa"/>
          </w:tcPr>
          <w:p w14:paraId="2DA46475" w14:textId="2B2E6083" w:rsidR="00CA5222" w:rsidRDefault="00CA5222" w:rsidP="000B2646">
            <w:pPr>
              <w:pStyle w:val="ListParagraph"/>
              <w:spacing w:after="240"/>
              <w:ind w:left="0"/>
              <w:outlineLvl w:val="1"/>
              <w:rPr>
                <w:ins w:id="1910" w:author="EndlessLove" w:date="2016-10-17T10:02:00Z"/>
                <w:rFonts w:ascii="Times New Roman" w:hAnsi="Times New Roman" w:cs="Times New Roman"/>
                <w:sz w:val="26"/>
                <w:szCs w:val="26"/>
              </w:rPr>
            </w:pPr>
            <w:ins w:id="1911" w:author="EndlessLove" w:date="2016-10-17T10:03:00Z">
              <w:r>
                <w:rPr>
                  <w:rFonts w:ascii="Times New Roman" w:hAnsi="Times New Roman" w:cs="Times New Roman"/>
                  <w:sz w:val="26"/>
                  <w:szCs w:val="26"/>
                </w:rPr>
                <w:t>datetime</w:t>
              </w:r>
            </w:ins>
          </w:p>
        </w:tc>
        <w:tc>
          <w:tcPr>
            <w:tcW w:w="1777" w:type="dxa"/>
          </w:tcPr>
          <w:p w14:paraId="16AEA94F" w14:textId="77777777" w:rsidR="00CA5222" w:rsidRDefault="00CA5222" w:rsidP="000B2646">
            <w:pPr>
              <w:pStyle w:val="ListParagraph"/>
              <w:spacing w:after="240"/>
              <w:ind w:left="0"/>
              <w:outlineLvl w:val="1"/>
              <w:rPr>
                <w:ins w:id="1912" w:author="EndlessLove" w:date="2016-10-17T10:02:00Z"/>
                <w:rFonts w:ascii="Times New Roman" w:hAnsi="Times New Roman" w:cs="Times New Roman"/>
                <w:sz w:val="26"/>
                <w:szCs w:val="26"/>
              </w:rPr>
            </w:pPr>
          </w:p>
        </w:tc>
      </w:tr>
      <w:tr w:rsidR="00CA5222" w14:paraId="54C1CC4D" w14:textId="77777777" w:rsidTr="000B2646">
        <w:trPr>
          <w:ins w:id="1913" w:author="EndlessLove" w:date="2016-10-17T10:02:00Z"/>
        </w:trPr>
        <w:tc>
          <w:tcPr>
            <w:tcW w:w="720" w:type="dxa"/>
          </w:tcPr>
          <w:p w14:paraId="716CB6FD" w14:textId="77777777" w:rsidR="00CA5222" w:rsidRDefault="00CA5222" w:rsidP="000B2646">
            <w:pPr>
              <w:pStyle w:val="ListParagraph"/>
              <w:spacing w:after="240"/>
              <w:ind w:left="0"/>
              <w:outlineLvl w:val="1"/>
              <w:rPr>
                <w:ins w:id="1914" w:author="EndlessLove" w:date="2016-10-17T10:02:00Z"/>
                <w:rFonts w:ascii="Times New Roman" w:hAnsi="Times New Roman" w:cs="Times New Roman"/>
                <w:sz w:val="26"/>
                <w:szCs w:val="26"/>
              </w:rPr>
            </w:pPr>
            <w:ins w:id="1915" w:author="EndlessLove" w:date="2016-10-17T10:02:00Z">
              <w:r>
                <w:rPr>
                  <w:rFonts w:ascii="Times New Roman" w:hAnsi="Times New Roman" w:cs="Times New Roman"/>
                  <w:sz w:val="26"/>
                  <w:szCs w:val="26"/>
                </w:rPr>
                <w:t>6</w:t>
              </w:r>
            </w:ins>
          </w:p>
        </w:tc>
        <w:tc>
          <w:tcPr>
            <w:tcW w:w="2070" w:type="dxa"/>
          </w:tcPr>
          <w:p w14:paraId="72B50809" w14:textId="4AB43A39" w:rsidR="00CA5222" w:rsidRDefault="00CA5222" w:rsidP="000B2646">
            <w:pPr>
              <w:pStyle w:val="ListParagraph"/>
              <w:spacing w:after="240"/>
              <w:ind w:left="0"/>
              <w:outlineLvl w:val="1"/>
              <w:rPr>
                <w:ins w:id="1916" w:author="EndlessLove" w:date="2016-10-17T10:02:00Z"/>
                <w:rFonts w:ascii="Times New Roman" w:hAnsi="Times New Roman" w:cs="Times New Roman"/>
                <w:sz w:val="26"/>
                <w:szCs w:val="26"/>
              </w:rPr>
            </w:pPr>
            <w:ins w:id="1917" w:author="EndlessLove" w:date="2016-10-17T10:02:00Z">
              <w:r>
                <w:rPr>
                  <w:rFonts w:ascii="Times New Roman" w:hAnsi="Times New Roman" w:cs="Times New Roman"/>
                  <w:sz w:val="26"/>
                  <w:szCs w:val="26"/>
                </w:rPr>
                <w:t>content</w:t>
              </w:r>
            </w:ins>
          </w:p>
        </w:tc>
        <w:tc>
          <w:tcPr>
            <w:tcW w:w="2897" w:type="dxa"/>
          </w:tcPr>
          <w:p w14:paraId="2602327D" w14:textId="5646AE55" w:rsidR="00CA5222" w:rsidRDefault="00CA5222" w:rsidP="000B2646">
            <w:pPr>
              <w:pStyle w:val="ListParagraph"/>
              <w:tabs>
                <w:tab w:val="right" w:pos="2681"/>
              </w:tabs>
              <w:spacing w:after="240"/>
              <w:ind w:left="0"/>
              <w:outlineLvl w:val="1"/>
              <w:rPr>
                <w:ins w:id="1918" w:author="EndlessLove" w:date="2016-10-17T10:02:00Z"/>
                <w:rFonts w:ascii="Times New Roman" w:hAnsi="Times New Roman" w:cs="Times New Roman"/>
                <w:sz w:val="26"/>
                <w:szCs w:val="26"/>
              </w:rPr>
            </w:pPr>
            <w:ins w:id="1919" w:author="EndlessLove" w:date="2016-10-17T10:03:00Z">
              <w:r>
                <w:rPr>
                  <w:rFonts w:ascii="Times New Roman" w:hAnsi="Times New Roman" w:cs="Times New Roman"/>
                  <w:sz w:val="26"/>
                  <w:szCs w:val="26"/>
                </w:rPr>
                <w:t>Nội dung tin tức</w:t>
              </w:r>
            </w:ins>
          </w:p>
        </w:tc>
        <w:tc>
          <w:tcPr>
            <w:tcW w:w="1716" w:type="dxa"/>
          </w:tcPr>
          <w:p w14:paraId="3D57AA92" w14:textId="685A8334" w:rsidR="00CA5222" w:rsidRDefault="00CA5222" w:rsidP="000B2646">
            <w:pPr>
              <w:pStyle w:val="ListParagraph"/>
              <w:spacing w:after="240"/>
              <w:ind w:left="0"/>
              <w:outlineLvl w:val="1"/>
              <w:rPr>
                <w:ins w:id="1920" w:author="EndlessLove" w:date="2016-10-17T10:02:00Z"/>
                <w:rFonts w:ascii="Times New Roman" w:hAnsi="Times New Roman" w:cs="Times New Roman"/>
                <w:sz w:val="26"/>
                <w:szCs w:val="26"/>
              </w:rPr>
            </w:pPr>
            <w:ins w:id="1921" w:author="EndlessLove" w:date="2016-10-17T10:04:00Z">
              <w:r>
                <w:rPr>
                  <w:rFonts w:ascii="Times New Roman" w:hAnsi="Times New Roman" w:cs="Times New Roman"/>
                  <w:sz w:val="26"/>
                  <w:szCs w:val="26"/>
                </w:rPr>
                <w:t>longtext</w:t>
              </w:r>
            </w:ins>
          </w:p>
        </w:tc>
        <w:tc>
          <w:tcPr>
            <w:tcW w:w="1777" w:type="dxa"/>
          </w:tcPr>
          <w:p w14:paraId="67376F9D" w14:textId="77777777" w:rsidR="00CA5222" w:rsidRDefault="00CA5222" w:rsidP="000B2646">
            <w:pPr>
              <w:pStyle w:val="ListParagraph"/>
              <w:spacing w:after="240"/>
              <w:ind w:left="0"/>
              <w:outlineLvl w:val="1"/>
              <w:rPr>
                <w:ins w:id="1922" w:author="EndlessLove" w:date="2016-10-17T10:02:00Z"/>
                <w:rFonts w:ascii="Times New Roman" w:hAnsi="Times New Roman" w:cs="Times New Roman"/>
                <w:sz w:val="26"/>
                <w:szCs w:val="26"/>
              </w:rPr>
            </w:pPr>
          </w:p>
        </w:tc>
      </w:tr>
    </w:tbl>
    <w:p w14:paraId="6B9A24AA" w14:textId="77777777" w:rsidR="00CA5222" w:rsidRDefault="00CA5222" w:rsidP="00877684">
      <w:pPr>
        <w:pStyle w:val="ListParagraph"/>
        <w:ind w:left="360"/>
        <w:rPr>
          <w:ins w:id="1923" w:author="EndlessLove" w:date="2016-11-06T09:11:00Z"/>
          <w:rFonts w:ascii="Times New Roman" w:hAnsi="Times New Roman" w:cs="Times New Roman"/>
          <w:b/>
          <w:sz w:val="26"/>
          <w:szCs w:val="26"/>
        </w:rPr>
      </w:pPr>
    </w:p>
    <w:p w14:paraId="5655C48C" w14:textId="77777777" w:rsidR="00CC0846" w:rsidRDefault="00CC0846" w:rsidP="00877684">
      <w:pPr>
        <w:pStyle w:val="ListParagraph"/>
        <w:ind w:left="360"/>
        <w:rPr>
          <w:ins w:id="1924" w:author="EndlessLove" w:date="2016-11-06T09:07:00Z"/>
          <w:rFonts w:ascii="Times New Roman" w:hAnsi="Times New Roman" w:cs="Times New Roman"/>
          <w:b/>
          <w:sz w:val="26"/>
          <w:szCs w:val="26"/>
        </w:rPr>
      </w:pPr>
    </w:p>
    <w:p w14:paraId="4EB4301F" w14:textId="551C9E92" w:rsidR="00F21C5F" w:rsidRDefault="00F21C5F" w:rsidP="00F21C5F">
      <w:pPr>
        <w:pStyle w:val="ListParagraph"/>
        <w:numPr>
          <w:ilvl w:val="0"/>
          <w:numId w:val="18"/>
        </w:numPr>
        <w:spacing w:after="240"/>
        <w:outlineLvl w:val="1"/>
        <w:rPr>
          <w:ins w:id="1925" w:author="EndlessLove" w:date="2016-11-06T09:07:00Z"/>
          <w:rFonts w:ascii="Times New Roman" w:hAnsi="Times New Roman" w:cs="Times New Roman"/>
          <w:sz w:val="26"/>
          <w:szCs w:val="26"/>
        </w:rPr>
      </w:pPr>
      <w:ins w:id="1926" w:author="EndlessLove" w:date="2016-11-06T09:07:00Z">
        <w:r w:rsidRPr="00830B18">
          <w:rPr>
            <w:rFonts w:ascii="Times New Roman" w:hAnsi="Times New Roman" w:cs="Times New Roman"/>
            <w:sz w:val="26"/>
            <w:szCs w:val="26"/>
          </w:rPr>
          <w:t>Bả</w:t>
        </w:r>
        <w:r>
          <w:rPr>
            <w:rFonts w:ascii="Times New Roman" w:hAnsi="Times New Roman" w:cs="Times New Roman"/>
            <w:sz w:val="26"/>
            <w:szCs w:val="26"/>
          </w:rPr>
          <w:t>ng feedback</w:t>
        </w:r>
      </w:ins>
    </w:p>
    <w:tbl>
      <w:tblPr>
        <w:tblStyle w:val="TableGrid"/>
        <w:tblW w:w="9180" w:type="dxa"/>
        <w:tblInd w:w="355" w:type="dxa"/>
        <w:tblLook w:val="04A0" w:firstRow="1" w:lastRow="0" w:firstColumn="1" w:lastColumn="0" w:noHBand="0" w:noVBand="1"/>
      </w:tblPr>
      <w:tblGrid>
        <w:gridCol w:w="720"/>
        <w:gridCol w:w="2070"/>
        <w:gridCol w:w="2897"/>
        <w:gridCol w:w="1716"/>
        <w:gridCol w:w="1777"/>
      </w:tblGrid>
      <w:tr w:rsidR="00F21C5F" w14:paraId="0610104D" w14:textId="77777777" w:rsidTr="00264E75">
        <w:trPr>
          <w:ins w:id="1927" w:author="EndlessLove" w:date="2016-11-06T09:07:00Z"/>
        </w:trPr>
        <w:tc>
          <w:tcPr>
            <w:tcW w:w="720" w:type="dxa"/>
          </w:tcPr>
          <w:p w14:paraId="71A6FD56" w14:textId="77777777" w:rsidR="00F21C5F" w:rsidRPr="00830B18" w:rsidRDefault="00F21C5F" w:rsidP="00264E75">
            <w:pPr>
              <w:pStyle w:val="ListParagraph"/>
              <w:spacing w:after="240"/>
              <w:ind w:left="0"/>
              <w:outlineLvl w:val="1"/>
              <w:rPr>
                <w:ins w:id="1928" w:author="EndlessLove" w:date="2016-11-06T09:07:00Z"/>
                <w:rFonts w:ascii="Times New Roman" w:hAnsi="Times New Roman" w:cs="Times New Roman"/>
                <w:b/>
                <w:sz w:val="26"/>
                <w:szCs w:val="26"/>
              </w:rPr>
            </w:pPr>
            <w:ins w:id="1929" w:author="EndlessLove" w:date="2016-11-06T09:07:00Z">
              <w:r w:rsidRPr="00830B18">
                <w:rPr>
                  <w:rFonts w:ascii="Times New Roman" w:hAnsi="Times New Roman" w:cs="Times New Roman"/>
                  <w:b/>
                  <w:sz w:val="26"/>
                  <w:szCs w:val="26"/>
                </w:rPr>
                <w:lastRenderedPageBreak/>
                <w:t>STT</w:t>
              </w:r>
            </w:ins>
          </w:p>
        </w:tc>
        <w:tc>
          <w:tcPr>
            <w:tcW w:w="2070" w:type="dxa"/>
          </w:tcPr>
          <w:p w14:paraId="2E51B18C" w14:textId="77777777" w:rsidR="00F21C5F" w:rsidRPr="00830B18" w:rsidRDefault="00F21C5F" w:rsidP="00264E75">
            <w:pPr>
              <w:pStyle w:val="ListParagraph"/>
              <w:spacing w:after="240"/>
              <w:ind w:left="0"/>
              <w:outlineLvl w:val="1"/>
              <w:rPr>
                <w:ins w:id="1930" w:author="EndlessLove" w:date="2016-11-06T09:07:00Z"/>
                <w:rFonts w:ascii="Times New Roman" w:hAnsi="Times New Roman" w:cs="Times New Roman"/>
                <w:b/>
                <w:sz w:val="26"/>
                <w:szCs w:val="26"/>
              </w:rPr>
            </w:pPr>
            <w:ins w:id="1931" w:author="EndlessLove" w:date="2016-11-06T09:07:00Z">
              <w:r w:rsidRPr="00830B18">
                <w:rPr>
                  <w:rFonts w:ascii="Times New Roman" w:hAnsi="Times New Roman" w:cs="Times New Roman"/>
                  <w:b/>
                  <w:sz w:val="26"/>
                  <w:szCs w:val="26"/>
                </w:rPr>
                <w:t>Tên trường</w:t>
              </w:r>
            </w:ins>
          </w:p>
        </w:tc>
        <w:tc>
          <w:tcPr>
            <w:tcW w:w="2897" w:type="dxa"/>
          </w:tcPr>
          <w:p w14:paraId="0F151184" w14:textId="77777777" w:rsidR="00F21C5F" w:rsidRPr="00830B18" w:rsidRDefault="00F21C5F" w:rsidP="00264E75">
            <w:pPr>
              <w:pStyle w:val="ListParagraph"/>
              <w:spacing w:after="240"/>
              <w:ind w:left="0"/>
              <w:outlineLvl w:val="1"/>
              <w:rPr>
                <w:ins w:id="1932" w:author="EndlessLove" w:date="2016-11-06T09:07:00Z"/>
                <w:rFonts w:ascii="Times New Roman" w:hAnsi="Times New Roman" w:cs="Times New Roman"/>
                <w:b/>
                <w:sz w:val="26"/>
                <w:szCs w:val="26"/>
              </w:rPr>
            </w:pPr>
            <w:ins w:id="1933" w:author="EndlessLove" w:date="2016-11-06T09:07:00Z">
              <w:r w:rsidRPr="00830B18">
                <w:rPr>
                  <w:rFonts w:ascii="Times New Roman" w:hAnsi="Times New Roman" w:cs="Times New Roman"/>
                  <w:b/>
                  <w:sz w:val="26"/>
                  <w:szCs w:val="26"/>
                </w:rPr>
                <w:t>Mô tả</w:t>
              </w:r>
            </w:ins>
          </w:p>
        </w:tc>
        <w:tc>
          <w:tcPr>
            <w:tcW w:w="1716" w:type="dxa"/>
          </w:tcPr>
          <w:p w14:paraId="364DBDA2" w14:textId="77777777" w:rsidR="00F21C5F" w:rsidRPr="00830B18" w:rsidRDefault="00F21C5F" w:rsidP="00264E75">
            <w:pPr>
              <w:pStyle w:val="ListParagraph"/>
              <w:spacing w:after="240"/>
              <w:ind w:left="0"/>
              <w:outlineLvl w:val="1"/>
              <w:rPr>
                <w:ins w:id="1934" w:author="EndlessLove" w:date="2016-11-06T09:07:00Z"/>
                <w:rFonts w:ascii="Times New Roman" w:hAnsi="Times New Roman" w:cs="Times New Roman"/>
                <w:b/>
                <w:sz w:val="26"/>
                <w:szCs w:val="26"/>
              </w:rPr>
            </w:pPr>
            <w:ins w:id="1935" w:author="EndlessLove" w:date="2016-11-06T09:07:00Z">
              <w:r w:rsidRPr="00830B18">
                <w:rPr>
                  <w:rFonts w:ascii="Times New Roman" w:hAnsi="Times New Roman" w:cs="Times New Roman"/>
                  <w:b/>
                  <w:sz w:val="26"/>
                  <w:szCs w:val="26"/>
                </w:rPr>
                <w:t>Kiểu dữ liệu</w:t>
              </w:r>
            </w:ins>
          </w:p>
        </w:tc>
        <w:tc>
          <w:tcPr>
            <w:tcW w:w="1777" w:type="dxa"/>
          </w:tcPr>
          <w:p w14:paraId="5F70D108" w14:textId="77777777" w:rsidR="00F21C5F" w:rsidRPr="00830B18" w:rsidRDefault="00F21C5F" w:rsidP="00264E75">
            <w:pPr>
              <w:pStyle w:val="ListParagraph"/>
              <w:spacing w:after="240"/>
              <w:ind w:left="0"/>
              <w:outlineLvl w:val="1"/>
              <w:rPr>
                <w:ins w:id="1936" w:author="EndlessLove" w:date="2016-11-06T09:07:00Z"/>
                <w:rFonts w:ascii="Times New Roman" w:hAnsi="Times New Roman" w:cs="Times New Roman"/>
                <w:b/>
                <w:sz w:val="26"/>
                <w:szCs w:val="26"/>
              </w:rPr>
            </w:pPr>
            <w:ins w:id="1937" w:author="EndlessLove" w:date="2016-11-06T09:07:00Z">
              <w:r w:rsidRPr="00830B18">
                <w:rPr>
                  <w:rFonts w:ascii="Times New Roman" w:hAnsi="Times New Roman" w:cs="Times New Roman"/>
                  <w:b/>
                  <w:sz w:val="26"/>
                  <w:szCs w:val="26"/>
                </w:rPr>
                <w:t xml:space="preserve">Khóa </w:t>
              </w:r>
            </w:ins>
          </w:p>
        </w:tc>
      </w:tr>
      <w:tr w:rsidR="00F21C5F" w14:paraId="69EE8A63" w14:textId="77777777" w:rsidTr="00264E75">
        <w:trPr>
          <w:ins w:id="1938" w:author="EndlessLove" w:date="2016-11-06T09:07:00Z"/>
        </w:trPr>
        <w:tc>
          <w:tcPr>
            <w:tcW w:w="720" w:type="dxa"/>
          </w:tcPr>
          <w:p w14:paraId="314E1F22" w14:textId="77777777" w:rsidR="00F21C5F" w:rsidRDefault="00F21C5F" w:rsidP="00264E75">
            <w:pPr>
              <w:pStyle w:val="ListParagraph"/>
              <w:spacing w:after="240"/>
              <w:ind w:left="0"/>
              <w:outlineLvl w:val="1"/>
              <w:rPr>
                <w:ins w:id="1939" w:author="EndlessLove" w:date="2016-11-06T09:07:00Z"/>
                <w:rFonts w:ascii="Times New Roman" w:hAnsi="Times New Roman" w:cs="Times New Roman"/>
                <w:sz w:val="26"/>
                <w:szCs w:val="26"/>
              </w:rPr>
            </w:pPr>
            <w:ins w:id="1940" w:author="EndlessLove" w:date="2016-11-06T09:07:00Z">
              <w:r>
                <w:rPr>
                  <w:rFonts w:ascii="Times New Roman" w:hAnsi="Times New Roman" w:cs="Times New Roman"/>
                  <w:sz w:val="26"/>
                  <w:szCs w:val="26"/>
                </w:rPr>
                <w:t>1</w:t>
              </w:r>
            </w:ins>
          </w:p>
        </w:tc>
        <w:tc>
          <w:tcPr>
            <w:tcW w:w="2070" w:type="dxa"/>
          </w:tcPr>
          <w:p w14:paraId="1D0D27EE" w14:textId="78463E36" w:rsidR="00F21C5F" w:rsidRDefault="00F21C5F" w:rsidP="00264E75">
            <w:pPr>
              <w:pStyle w:val="ListParagraph"/>
              <w:spacing w:after="240"/>
              <w:ind w:left="0"/>
              <w:outlineLvl w:val="1"/>
              <w:rPr>
                <w:ins w:id="1941" w:author="EndlessLove" w:date="2016-11-06T09:07:00Z"/>
                <w:rFonts w:ascii="Times New Roman" w:hAnsi="Times New Roman" w:cs="Times New Roman"/>
                <w:sz w:val="26"/>
                <w:szCs w:val="26"/>
              </w:rPr>
            </w:pPr>
            <w:ins w:id="1942" w:author="EndlessLove" w:date="2016-11-06T09:07:00Z">
              <w:r>
                <w:rPr>
                  <w:rFonts w:ascii="Times New Roman" w:hAnsi="Times New Roman" w:cs="Times New Roman"/>
                  <w:sz w:val="26"/>
                  <w:szCs w:val="26"/>
                </w:rPr>
                <w:t>No</w:t>
              </w:r>
            </w:ins>
          </w:p>
        </w:tc>
        <w:tc>
          <w:tcPr>
            <w:tcW w:w="2897" w:type="dxa"/>
          </w:tcPr>
          <w:p w14:paraId="1CC1A15E" w14:textId="6631C16D" w:rsidR="00F21C5F" w:rsidRDefault="00F21C5F">
            <w:pPr>
              <w:pStyle w:val="ListParagraph"/>
              <w:spacing w:after="240"/>
              <w:ind w:left="0"/>
              <w:outlineLvl w:val="1"/>
              <w:rPr>
                <w:ins w:id="1943" w:author="EndlessLove" w:date="2016-11-06T09:07:00Z"/>
                <w:rFonts w:ascii="Times New Roman" w:hAnsi="Times New Roman" w:cs="Times New Roman"/>
                <w:sz w:val="26"/>
                <w:szCs w:val="26"/>
              </w:rPr>
            </w:pPr>
            <w:ins w:id="1944" w:author="EndlessLove" w:date="2016-11-06T09:09:00Z">
              <w:r>
                <w:rPr>
                  <w:rFonts w:ascii="Times New Roman" w:hAnsi="Times New Roman" w:cs="Times New Roman"/>
                  <w:sz w:val="26"/>
                  <w:szCs w:val="26"/>
                </w:rPr>
                <w:t>Số thứ tự</w:t>
              </w:r>
            </w:ins>
          </w:p>
        </w:tc>
        <w:tc>
          <w:tcPr>
            <w:tcW w:w="1716" w:type="dxa"/>
          </w:tcPr>
          <w:p w14:paraId="4B5846B3" w14:textId="1C5B4273" w:rsidR="00F21C5F" w:rsidRDefault="00F21C5F" w:rsidP="00264E75">
            <w:pPr>
              <w:pStyle w:val="ListParagraph"/>
              <w:spacing w:after="240"/>
              <w:ind w:left="0"/>
              <w:outlineLvl w:val="1"/>
              <w:rPr>
                <w:ins w:id="1945" w:author="EndlessLove" w:date="2016-11-06T09:07:00Z"/>
                <w:rFonts w:ascii="Times New Roman" w:hAnsi="Times New Roman" w:cs="Times New Roman"/>
                <w:sz w:val="26"/>
                <w:szCs w:val="26"/>
              </w:rPr>
            </w:pPr>
            <w:ins w:id="1946" w:author="EndlessLove" w:date="2016-11-06T09:07:00Z">
              <w:r>
                <w:rPr>
                  <w:rFonts w:ascii="Times New Roman" w:hAnsi="Times New Roman" w:cs="Times New Roman"/>
                  <w:sz w:val="26"/>
                  <w:szCs w:val="26"/>
                </w:rPr>
                <w:t>int</w:t>
              </w:r>
            </w:ins>
          </w:p>
        </w:tc>
        <w:tc>
          <w:tcPr>
            <w:tcW w:w="1777" w:type="dxa"/>
          </w:tcPr>
          <w:p w14:paraId="149D19AC" w14:textId="77777777" w:rsidR="00F21C5F" w:rsidRDefault="00F21C5F" w:rsidP="00264E75">
            <w:pPr>
              <w:pStyle w:val="ListParagraph"/>
              <w:spacing w:after="240"/>
              <w:ind w:left="0"/>
              <w:outlineLvl w:val="1"/>
              <w:rPr>
                <w:ins w:id="1947" w:author="EndlessLove" w:date="2016-11-06T09:07:00Z"/>
                <w:rFonts w:ascii="Times New Roman" w:hAnsi="Times New Roman" w:cs="Times New Roman"/>
                <w:sz w:val="26"/>
                <w:szCs w:val="26"/>
              </w:rPr>
            </w:pPr>
            <w:ins w:id="1948" w:author="EndlessLove" w:date="2016-11-06T09:07:00Z">
              <w:r>
                <w:rPr>
                  <w:rFonts w:ascii="Times New Roman" w:hAnsi="Times New Roman" w:cs="Times New Roman"/>
                  <w:sz w:val="26"/>
                  <w:szCs w:val="26"/>
                </w:rPr>
                <w:t>Khóa chính</w:t>
              </w:r>
            </w:ins>
          </w:p>
        </w:tc>
      </w:tr>
      <w:tr w:rsidR="00F21C5F" w14:paraId="522314EC" w14:textId="77777777" w:rsidTr="00264E75">
        <w:trPr>
          <w:ins w:id="1949" w:author="EndlessLove" w:date="2016-11-06T09:07:00Z"/>
        </w:trPr>
        <w:tc>
          <w:tcPr>
            <w:tcW w:w="720" w:type="dxa"/>
          </w:tcPr>
          <w:p w14:paraId="7F3FECED" w14:textId="77777777" w:rsidR="00F21C5F" w:rsidRDefault="00F21C5F" w:rsidP="00F21C5F">
            <w:pPr>
              <w:pStyle w:val="ListParagraph"/>
              <w:spacing w:after="240"/>
              <w:ind w:left="0"/>
              <w:outlineLvl w:val="1"/>
              <w:rPr>
                <w:ins w:id="1950" w:author="EndlessLove" w:date="2016-11-06T09:07:00Z"/>
                <w:rFonts w:ascii="Times New Roman" w:hAnsi="Times New Roman" w:cs="Times New Roman"/>
                <w:sz w:val="26"/>
                <w:szCs w:val="26"/>
              </w:rPr>
            </w:pPr>
            <w:ins w:id="1951" w:author="EndlessLove" w:date="2016-11-06T09:07:00Z">
              <w:r>
                <w:rPr>
                  <w:rFonts w:ascii="Times New Roman" w:hAnsi="Times New Roman" w:cs="Times New Roman"/>
                  <w:sz w:val="26"/>
                  <w:szCs w:val="26"/>
                </w:rPr>
                <w:t>2</w:t>
              </w:r>
            </w:ins>
          </w:p>
        </w:tc>
        <w:tc>
          <w:tcPr>
            <w:tcW w:w="2070" w:type="dxa"/>
          </w:tcPr>
          <w:p w14:paraId="52712EB1" w14:textId="43A36F54" w:rsidR="00F21C5F" w:rsidRDefault="00F21C5F" w:rsidP="00F21C5F">
            <w:pPr>
              <w:pStyle w:val="ListParagraph"/>
              <w:spacing w:after="240"/>
              <w:ind w:left="0"/>
              <w:outlineLvl w:val="1"/>
              <w:rPr>
                <w:ins w:id="1952" w:author="EndlessLove" w:date="2016-11-06T09:07:00Z"/>
                <w:rFonts w:ascii="Times New Roman" w:hAnsi="Times New Roman" w:cs="Times New Roman"/>
                <w:sz w:val="26"/>
                <w:szCs w:val="26"/>
              </w:rPr>
            </w:pPr>
            <w:ins w:id="1953" w:author="EndlessLove" w:date="2016-11-06T09:08:00Z">
              <w:r>
                <w:rPr>
                  <w:rFonts w:ascii="Times New Roman" w:hAnsi="Times New Roman" w:cs="Times New Roman"/>
                  <w:sz w:val="26"/>
                  <w:szCs w:val="26"/>
                </w:rPr>
                <w:t xml:space="preserve">customerName </w:t>
              </w:r>
            </w:ins>
          </w:p>
        </w:tc>
        <w:tc>
          <w:tcPr>
            <w:tcW w:w="2897" w:type="dxa"/>
          </w:tcPr>
          <w:p w14:paraId="5B191A09" w14:textId="5111D6A6" w:rsidR="00F21C5F" w:rsidRDefault="00F21C5F" w:rsidP="00F21C5F">
            <w:pPr>
              <w:pStyle w:val="ListParagraph"/>
              <w:spacing w:after="240"/>
              <w:ind w:left="0"/>
              <w:outlineLvl w:val="1"/>
              <w:rPr>
                <w:ins w:id="1954" w:author="EndlessLove" w:date="2016-11-06T09:07:00Z"/>
                <w:rFonts w:ascii="Times New Roman" w:hAnsi="Times New Roman" w:cs="Times New Roman"/>
                <w:sz w:val="26"/>
                <w:szCs w:val="26"/>
              </w:rPr>
            </w:pPr>
            <w:ins w:id="1955" w:author="EndlessLove" w:date="2016-11-06T09:08:00Z">
              <w:r>
                <w:rPr>
                  <w:rFonts w:ascii="Times New Roman" w:hAnsi="Times New Roman" w:cs="Times New Roman"/>
                  <w:sz w:val="26"/>
                  <w:szCs w:val="26"/>
                </w:rPr>
                <w:t>Tên khách hàng</w:t>
              </w:r>
            </w:ins>
          </w:p>
        </w:tc>
        <w:tc>
          <w:tcPr>
            <w:tcW w:w="1716" w:type="dxa"/>
          </w:tcPr>
          <w:p w14:paraId="6D08AE06" w14:textId="1025154D" w:rsidR="00F21C5F" w:rsidRDefault="00F21C5F" w:rsidP="00F21C5F">
            <w:pPr>
              <w:pStyle w:val="ListParagraph"/>
              <w:spacing w:after="240"/>
              <w:ind w:left="0"/>
              <w:outlineLvl w:val="1"/>
              <w:rPr>
                <w:ins w:id="1956" w:author="EndlessLove" w:date="2016-11-06T09:07:00Z"/>
                <w:rFonts w:ascii="Times New Roman" w:hAnsi="Times New Roman" w:cs="Times New Roman"/>
                <w:sz w:val="26"/>
                <w:szCs w:val="26"/>
              </w:rPr>
            </w:pPr>
            <w:ins w:id="1957" w:author="EndlessLove" w:date="2016-11-06T09:08:00Z">
              <w:r>
                <w:rPr>
                  <w:rFonts w:ascii="Times New Roman" w:hAnsi="Times New Roman" w:cs="Times New Roman"/>
                  <w:sz w:val="26"/>
                  <w:szCs w:val="26"/>
                </w:rPr>
                <w:t>Varchar</w:t>
              </w:r>
            </w:ins>
          </w:p>
        </w:tc>
        <w:tc>
          <w:tcPr>
            <w:tcW w:w="1777" w:type="dxa"/>
          </w:tcPr>
          <w:p w14:paraId="01090575" w14:textId="77777777" w:rsidR="00F21C5F" w:rsidRDefault="00F21C5F" w:rsidP="00F21C5F">
            <w:pPr>
              <w:pStyle w:val="ListParagraph"/>
              <w:spacing w:after="240"/>
              <w:ind w:left="0"/>
              <w:outlineLvl w:val="1"/>
              <w:rPr>
                <w:ins w:id="1958" w:author="EndlessLove" w:date="2016-11-06T09:07:00Z"/>
                <w:rFonts w:ascii="Times New Roman" w:hAnsi="Times New Roman" w:cs="Times New Roman"/>
                <w:sz w:val="26"/>
                <w:szCs w:val="26"/>
              </w:rPr>
            </w:pPr>
          </w:p>
        </w:tc>
      </w:tr>
      <w:tr w:rsidR="00F21C5F" w14:paraId="4930EE7A" w14:textId="77777777" w:rsidTr="00264E75">
        <w:trPr>
          <w:ins w:id="1959" w:author="EndlessLove" w:date="2016-11-06T09:07:00Z"/>
        </w:trPr>
        <w:tc>
          <w:tcPr>
            <w:tcW w:w="720" w:type="dxa"/>
          </w:tcPr>
          <w:p w14:paraId="26E67D26" w14:textId="77777777" w:rsidR="00F21C5F" w:rsidRDefault="00F21C5F" w:rsidP="00F21C5F">
            <w:pPr>
              <w:pStyle w:val="ListParagraph"/>
              <w:spacing w:after="240"/>
              <w:ind w:left="0"/>
              <w:outlineLvl w:val="1"/>
              <w:rPr>
                <w:ins w:id="1960" w:author="EndlessLove" w:date="2016-11-06T09:07:00Z"/>
                <w:rFonts w:ascii="Times New Roman" w:hAnsi="Times New Roman" w:cs="Times New Roman"/>
                <w:sz w:val="26"/>
                <w:szCs w:val="26"/>
              </w:rPr>
            </w:pPr>
            <w:ins w:id="1961" w:author="EndlessLove" w:date="2016-11-06T09:07:00Z">
              <w:r>
                <w:rPr>
                  <w:rFonts w:ascii="Times New Roman" w:hAnsi="Times New Roman" w:cs="Times New Roman"/>
                  <w:sz w:val="26"/>
                  <w:szCs w:val="26"/>
                </w:rPr>
                <w:t>3</w:t>
              </w:r>
            </w:ins>
          </w:p>
        </w:tc>
        <w:tc>
          <w:tcPr>
            <w:tcW w:w="2070" w:type="dxa"/>
          </w:tcPr>
          <w:p w14:paraId="735BF0D2" w14:textId="74CCEEE8" w:rsidR="00F21C5F" w:rsidRDefault="00F21C5F" w:rsidP="00F21C5F">
            <w:pPr>
              <w:pStyle w:val="ListParagraph"/>
              <w:spacing w:after="240"/>
              <w:ind w:left="0"/>
              <w:outlineLvl w:val="1"/>
              <w:rPr>
                <w:ins w:id="1962" w:author="EndlessLove" w:date="2016-11-06T09:07:00Z"/>
                <w:rFonts w:ascii="Times New Roman" w:hAnsi="Times New Roman" w:cs="Times New Roman"/>
                <w:sz w:val="26"/>
                <w:szCs w:val="26"/>
              </w:rPr>
            </w:pPr>
            <w:ins w:id="1963" w:author="EndlessLove" w:date="2016-11-06T09:08:00Z">
              <w:r>
                <w:rPr>
                  <w:rFonts w:ascii="Times New Roman" w:hAnsi="Times New Roman" w:cs="Times New Roman"/>
                  <w:sz w:val="26"/>
                  <w:szCs w:val="26"/>
                </w:rPr>
                <w:t>customerEmail</w:t>
              </w:r>
            </w:ins>
          </w:p>
        </w:tc>
        <w:tc>
          <w:tcPr>
            <w:tcW w:w="2897" w:type="dxa"/>
          </w:tcPr>
          <w:p w14:paraId="29329636" w14:textId="25A7335D" w:rsidR="00F21C5F" w:rsidRDefault="00F21C5F" w:rsidP="00F21C5F">
            <w:pPr>
              <w:pStyle w:val="ListParagraph"/>
              <w:spacing w:after="240"/>
              <w:ind w:left="0"/>
              <w:outlineLvl w:val="1"/>
              <w:rPr>
                <w:ins w:id="1964" w:author="EndlessLove" w:date="2016-11-06T09:07:00Z"/>
                <w:rFonts w:ascii="Times New Roman" w:hAnsi="Times New Roman" w:cs="Times New Roman"/>
                <w:sz w:val="26"/>
                <w:szCs w:val="26"/>
              </w:rPr>
            </w:pPr>
            <w:ins w:id="1965" w:author="EndlessLove" w:date="2016-11-06T09:08:00Z">
              <w:r>
                <w:rPr>
                  <w:rFonts w:ascii="Times New Roman" w:hAnsi="Times New Roman" w:cs="Times New Roman"/>
                  <w:sz w:val="26"/>
                  <w:szCs w:val="26"/>
                </w:rPr>
                <w:t>Email khách hàng</w:t>
              </w:r>
            </w:ins>
          </w:p>
        </w:tc>
        <w:tc>
          <w:tcPr>
            <w:tcW w:w="1716" w:type="dxa"/>
          </w:tcPr>
          <w:p w14:paraId="14B95B14" w14:textId="79AFB24C" w:rsidR="00F21C5F" w:rsidRDefault="00F21C5F" w:rsidP="00F21C5F">
            <w:pPr>
              <w:pStyle w:val="ListParagraph"/>
              <w:spacing w:after="240"/>
              <w:ind w:left="0"/>
              <w:outlineLvl w:val="1"/>
              <w:rPr>
                <w:ins w:id="1966" w:author="EndlessLove" w:date="2016-11-06T09:07:00Z"/>
                <w:rFonts w:ascii="Times New Roman" w:hAnsi="Times New Roman" w:cs="Times New Roman"/>
                <w:sz w:val="26"/>
                <w:szCs w:val="26"/>
              </w:rPr>
            </w:pPr>
            <w:ins w:id="1967" w:author="EndlessLove" w:date="2016-11-06T09:08:00Z">
              <w:r>
                <w:rPr>
                  <w:rFonts w:ascii="Times New Roman" w:hAnsi="Times New Roman" w:cs="Times New Roman"/>
                  <w:sz w:val="26"/>
                  <w:szCs w:val="26"/>
                </w:rPr>
                <w:t>Varchar</w:t>
              </w:r>
            </w:ins>
          </w:p>
        </w:tc>
        <w:tc>
          <w:tcPr>
            <w:tcW w:w="1777" w:type="dxa"/>
          </w:tcPr>
          <w:p w14:paraId="25E7D05B" w14:textId="77777777" w:rsidR="00F21C5F" w:rsidRDefault="00F21C5F" w:rsidP="00F21C5F">
            <w:pPr>
              <w:pStyle w:val="ListParagraph"/>
              <w:spacing w:after="240"/>
              <w:ind w:left="0"/>
              <w:outlineLvl w:val="1"/>
              <w:rPr>
                <w:ins w:id="1968" w:author="EndlessLove" w:date="2016-11-06T09:07:00Z"/>
                <w:rFonts w:ascii="Times New Roman" w:hAnsi="Times New Roman" w:cs="Times New Roman"/>
                <w:sz w:val="26"/>
                <w:szCs w:val="26"/>
              </w:rPr>
            </w:pPr>
          </w:p>
        </w:tc>
      </w:tr>
      <w:tr w:rsidR="00F21C5F" w14:paraId="77F9BC32" w14:textId="77777777" w:rsidTr="00264E75">
        <w:trPr>
          <w:ins w:id="1969" w:author="EndlessLove" w:date="2016-11-06T09:07:00Z"/>
        </w:trPr>
        <w:tc>
          <w:tcPr>
            <w:tcW w:w="720" w:type="dxa"/>
          </w:tcPr>
          <w:p w14:paraId="753999BB" w14:textId="77777777" w:rsidR="00F21C5F" w:rsidRDefault="00F21C5F" w:rsidP="00264E75">
            <w:pPr>
              <w:pStyle w:val="ListParagraph"/>
              <w:spacing w:after="240"/>
              <w:ind w:left="0"/>
              <w:outlineLvl w:val="1"/>
              <w:rPr>
                <w:ins w:id="1970" w:author="EndlessLove" w:date="2016-11-06T09:07:00Z"/>
                <w:rFonts w:ascii="Times New Roman" w:hAnsi="Times New Roman" w:cs="Times New Roman"/>
                <w:sz w:val="26"/>
                <w:szCs w:val="26"/>
              </w:rPr>
            </w:pPr>
            <w:ins w:id="1971" w:author="EndlessLove" w:date="2016-11-06T09:07:00Z">
              <w:r>
                <w:rPr>
                  <w:rFonts w:ascii="Times New Roman" w:hAnsi="Times New Roman" w:cs="Times New Roman"/>
                  <w:sz w:val="26"/>
                  <w:szCs w:val="26"/>
                </w:rPr>
                <w:t>4</w:t>
              </w:r>
            </w:ins>
          </w:p>
        </w:tc>
        <w:tc>
          <w:tcPr>
            <w:tcW w:w="2070" w:type="dxa"/>
          </w:tcPr>
          <w:p w14:paraId="3DCB8BDA" w14:textId="5A40FEFD" w:rsidR="00F21C5F" w:rsidRDefault="00F21C5F" w:rsidP="00264E75">
            <w:pPr>
              <w:pStyle w:val="ListParagraph"/>
              <w:spacing w:after="240"/>
              <w:ind w:left="0"/>
              <w:outlineLvl w:val="1"/>
              <w:rPr>
                <w:ins w:id="1972" w:author="EndlessLove" w:date="2016-11-06T09:07:00Z"/>
                <w:rFonts w:ascii="Times New Roman" w:hAnsi="Times New Roman" w:cs="Times New Roman"/>
                <w:sz w:val="26"/>
                <w:szCs w:val="26"/>
              </w:rPr>
            </w:pPr>
            <w:ins w:id="1973" w:author="EndlessLove" w:date="2016-11-06T09:08:00Z">
              <w:r>
                <w:rPr>
                  <w:rFonts w:ascii="Times New Roman" w:hAnsi="Times New Roman" w:cs="Times New Roman"/>
                  <w:sz w:val="26"/>
                  <w:szCs w:val="26"/>
                </w:rPr>
                <w:t>title</w:t>
              </w:r>
            </w:ins>
          </w:p>
        </w:tc>
        <w:tc>
          <w:tcPr>
            <w:tcW w:w="2897" w:type="dxa"/>
          </w:tcPr>
          <w:p w14:paraId="44C0F9D8" w14:textId="12F334E9" w:rsidR="00F21C5F" w:rsidRDefault="00F21C5F" w:rsidP="00264E75">
            <w:pPr>
              <w:pStyle w:val="ListParagraph"/>
              <w:spacing w:after="240"/>
              <w:ind w:left="0"/>
              <w:outlineLvl w:val="1"/>
              <w:rPr>
                <w:ins w:id="1974" w:author="EndlessLove" w:date="2016-11-06T09:07:00Z"/>
                <w:rFonts w:ascii="Times New Roman" w:hAnsi="Times New Roman" w:cs="Times New Roman"/>
                <w:sz w:val="26"/>
                <w:szCs w:val="26"/>
              </w:rPr>
            </w:pPr>
            <w:ins w:id="1975" w:author="EndlessLove" w:date="2016-11-06T09:10:00Z">
              <w:r>
                <w:rPr>
                  <w:rFonts w:ascii="Times New Roman" w:hAnsi="Times New Roman" w:cs="Times New Roman"/>
                  <w:sz w:val="26"/>
                  <w:szCs w:val="26"/>
                </w:rPr>
                <w:t>Tiêu đề phản hồi</w:t>
              </w:r>
            </w:ins>
          </w:p>
        </w:tc>
        <w:tc>
          <w:tcPr>
            <w:tcW w:w="1716" w:type="dxa"/>
          </w:tcPr>
          <w:p w14:paraId="3A3DB088" w14:textId="77777777" w:rsidR="00F21C5F" w:rsidRDefault="00F21C5F" w:rsidP="00264E75">
            <w:pPr>
              <w:pStyle w:val="ListParagraph"/>
              <w:spacing w:after="240"/>
              <w:ind w:left="0"/>
              <w:outlineLvl w:val="1"/>
              <w:rPr>
                <w:ins w:id="1976" w:author="EndlessLove" w:date="2016-11-06T09:07:00Z"/>
                <w:rFonts w:ascii="Times New Roman" w:hAnsi="Times New Roman" w:cs="Times New Roman"/>
                <w:sz w:val="26"/>
                <w:szCs w:val="26"/>
              </w:rPr>
            </w:pPr>
            <w:ins w:id="1977" w:author="EndlessLove" w:date="2016-11-06T09:07:00Z">
              <w:r>
                <w:rPr>
                  <w:rFonts w:ascii="Times New Roman" w:hAnsi="Times New Roman" w:cs="Times New Roman"/>
                  <w:sz w:val="26"/>
                  <w:szCs w:val="26"/>
                </w:rPr>
                <w:t>Varchar</w:t>
              </w:r>
            </w:ins>
          </w:p>
        </w:tc>
        <w:tc>
          <w:tcPr>
            <w:tcW w:w="1777" w:type="dxa"/>
          </w:tcPr>
          <w:p w14:paraId="6BAA1BCF" w14:textId="77777777" w:rsidR="00F21C5F" w:rsidRDefault="00F21C5F" w:rsidP="00264E75">
            <w:pPr>
              <w:pStyle w:val="ListParagraph"/>
              <w:spacing w:after="240"/>
              <w:ind w:left="0"/>
              <w:outlineLvl w:val="1"/>
              <w:rPr>
                <w:ins w:id="1978" w:author="EndlessLove" w:date="2016-11-06T09:07:00Z"/>
                <w:rFonts w:ascii="Times New Roman" w:hAnsi="Times New Roman" w:cs="Times New Roman"/>
                <w:sz w:val="26"/>
                <w:szCs w:val="26"/>
              </w:rPr>
            </w:pPr>
          </w:p>
        </w:tc>
      </w:tr>
      <w:tr w:rsidR="00F21C5F" w14:paraId="08C1DBCA" w14:textId="77777777" w:rsidTr="00264E75">
        <w:trPr>
          <w:ins w:id="1979" w:author="EndlessLove" w:date="2016-11-06T09:07:00Z"/>
        </w:trPr>
        <w:tc>
          <w:tcPr>
            <w:tcW w:w="720" w:type="dxa"/>
          </w:tcPr>
          <w:p w14:paraId="42B5CEDD" w14:textId="77777777" w:rsidR="00F21C5F" w:rsidRDefault="00F21C5F" w:rsidP="00264E75">
            <w:pPr>
              <w:pStyle w:val="ListParagraph"/>
              <w:spacing w:after="240"/>
              <w:ind w:left="0"/>
              <w:outlineLvl w:val="1"/>
              <w:rPr>
                <w:ins w:id="1980" w:author="EndlessLove" w:date="2016-11-06T09:07:00Z"/>
                <w:rFonts w:ascii="Times New Roman" w:hAnsi="Times New Roman" w:cs="Times New Roman"/>
                <w:sz w:val="26"/>
                <w:szCs w:val="26"/>
              </w:rPr>
            </w:pPr>
            <w:ins w:id="1981" w:author="EndlessLove" w:date="2016-11-06T09:07:00Z">
              <w:r>
                <w:rPr>
                  <w:rFonts w:ascii="Times New Roman" w:hAnsi="Times New Roman" w:cs="Times New Roman"/>
                  <w:sz w:val="26"/>
                  <w:szCs w:val="26"/>
                </w:rPr>
                <w:t>5</w:t>
              </w:r>
            </w:ins>
          </w:p>
        </w:tc>
        <w:tc>
          <w:tcPr>
            <w:tcW w:w="2070" w:type="dxa"/>
          </w:tcPr>
          <w:p w14:paraId="53CDC223" w14:textId="45837948" w:rsidR="00F21C5F" w:rsidRDefault="00F21C5F" w:rsidP="00264E75">
            <w:pPr>
              <w:pStyle w:val="ListParagraph"/>
              <w:spacing w:after="240"/>
              <w:ind w:left="0"/>
              <w:outlineLvl w:val="1"/>
              <w:rPr>
                <w:ins w:id="1982" w:author="EndlessLove" w:date="2016-11-06T09:07:00Z"/>
                <w:rFonts w:ascii="Times New Roman" w:hAnsi="Times New Roman" w:cs="Times New Roman"/>
                <w:sz w:val="26"/>
                <w:szCs w:val="26"/>
              </w:rPr>
            </w:pPr>
            <w:ins w:id="1983" w:author="EndlessLove" w:date="2016-11-06T09:09:00Z">
              <w:r>
                <w:rPr>
                  <w:rFonts w:ascii="Times New Roman" w:hAnsi="Times New Roman" w:cs="Times New Roman"/>
                  <w:sz w:val="26"/>
                  <w:szCs w:val="26"/>
                </w:rPr>
                <w:t>contentFeedback</w:t>
              </w:r>
            </w:ins>
          </w:p>
        </w:tc>
        <w:tc>
          <w:tcPr>
            <w:tcW w:w="2897" w:type="dxa"/>
          </w:tcPr>
          <w:p w14:paraId="179D87FE" w14:textId="28E60B06" w:rsidR="00F21C5F" w:rsidRDefault="00F21C5F" w:rsidP="00264E75">
            <w:pPr>
              <w:pStyle w:val="ListParagraph"/>
              <w:tabs>
                <w:tab w:val="right" w:pos="2681"/>
              </w:tabs>
              <w:spacing w:after="240"/>
              <w:ind w:left="0"/>
              <w:outlineLvl w:val="1"/>
              <w:rPr>
                <w:ins w:id="1984" w:author="EndlessLove" w:date="2016-11-06T09:07:00Z"/>
                <w:rFonts w:ascii="Times New Roman" w:hAnsi="Times New Roman" w:cs="Times New Roman"/>
                <w:sz w:val="26"/>
                <w:szCs w:val="26"/>
              </w:rPr>
            </w:pPr>
            <w:ins w:id="1985" w:author="EndlessLove" w:date="2016-11-06T09:10:00Z">
              <w:r>
                <w:rPr>
                  <w:rFonts w:ascii="Times New Roman" w:hAnsi="Times New Roman" w:cs="Times New Roman"/>
                  <w:sz w:val="26"/>
                  <w:szCs w:val="26"/>
                </w:rPr>
                <w:t>Nội dung phản hồi</w:t>
              </w:r>
            </w:ins>
          </w:p>
        </w:tc>
        <w:tc>
          <w:tcPr>
            <w:tcW w:w="1716" w:type="dxa"/>
          </w:tcPr>
          <w:p w14:paraId="1176D57F" w14:textId="05946921" w:rsidR="00F21C5F" w:rsidRDefault="00F21C5F" w:rsidP="00264E75">
            <w:pPr>
              <w:pStyle w:val="ListParagraph"/>
              <w:spacing w:after="240"/>
              <w:ind w:left="0"/>
              <w:outlineLvl w:val="1"/>
              <w:rPr>
                <w:ins w:id="1986" w:author="EndlessLove" w:date="2016-11-06T09:07:00Z"/>
                <w:rFonts w:ascii="Times New Roman" w:hAnsi="Times New Roman" w:cs="Times New Roman"/>
                <w:sz w:val="26"/>
                <w:szCs w:val="26"/>
              </w:rPr>
            </w:pPr>
            <w:ins w:id="1987" w:author="EndlessLove" w:date="2016-11-06T09:11:00Z">
              <w:r>
                <w:rPr>
                  <w:rFonts w:ascii="Times New Roman" w:hAnsi="Times New Roman" w:cs="Times New Roman"/>
                  <w:sz w:val="26"/>
                  <w:szCs w:val="26"/>
                </w:rPr>
                <w:t>Long text</w:t>
              </w:r>
            </w:ins>
          </w:p>
        </w:tc>
        <w:tc>
          <w:tcPr>
            <w:tcW w:w="1777" w:type="dxa"/>
          </w:tcPr>
          <w:p w14:paraId="16E921C9" w14:textId="77777777" w:rsidR="00F21C5F" w:rsidRDefault="00F21C5F" w:rsidP="00264E75">
            <w:pPr>
              <w:pStyle w:val="ListParagraph"/>
              <w:spacing w:after="240"/>
              <w:ind w:left="0"/>
              <w:outlineLvl w:val="1"/>
              <w:rPr>
                <w:ins w:id="1988" w:author="EndlessLove" w:date="2016-11-06T09:07:00Z"/>
                <w:rFonts w:ascii="Times New Roman" w:hAnsi="Times New Roman" w:cs="Times New Roman"/>
                <w:sz w:val="26"/>
                <w:szCs w:val="26"/>
              </w:rPr>
            </w:pPr>
          </w:p>
        </w:tc>
      </w:tr>
      <w:tr w:rsidR="00F21C5F" w14:paraId="599DABFB" w14:textId="77777777" w:rsidTr="00264E75">
        <w:trPr>
          <w:ins w:id="1989" w:author="EndlessLove" w:date="2016-11-06T09:07:00Z"/>
        </w:trPr>
        <w:tc>
          <w:tcPr>
            <w:tcW w:w="720" w:type="dxa"/>
          </w:tcPr>
          <w:p w14:paraId="1019779A" w14:textId="77777777" w:rsidR="00F21C5F" w:rsidRDefault="00F21C5F" w:rsidP="00264E75">
            <w:pPr>
              <w:pStyle w:val="ListParagraph"/>
              <w:spacing w:after="240"/>
              <w:ind w:left="0"/>
              <w:outlineLvl w:val="1"/>
              <w:rPr>
                <w:ins w:id="1990" w:author="EndlessLove" w:date="2016-11-06T09:07:00Z"/>
                <w:rFonts w:ascii="Times New Roman" w:hAnsi="Times New Roman" w:cs="Times New Roman"/>
                <w:sz w:val="26"/>
                <w:szCs w:val="26"/>
              </w:rPr>
            </w:pPr>
            <w:ins w:id="1991" w:author="EndlessLove" w:date="2016-11-06T09:07:00Z">
              <w:r>
                <w:rPr>
                  <w:rFonts w:ascii="Times New Roman" w:hAnsi="Times New Roman" w:cs="Times New Roman"/>
                  <w:sz w:val="26"/>
                  <w:szCs w:val="26"/>
                </w:rPr>
                <w:t>6</w:t>
              </w:r>
            </w:ins>
          </w:p>
        </w:tc>
        <w:tc>
          <w:tcPr>
            <w:tcW w:w="2070" w:type="dxa"/>
          </w:tcPr>
          <w:p w14:paraId="3C0E10A8" w14:textId="04542CA0" w:rsidR="00F21C5F" w:rsidRDefault="00F21C5F" w:rsidP="00264E75">
            <w:pPr>
              <w:pStyle w:val="ListParagraph"/>
              <w:spacing w:after="240"/>
              <w:ind w:left="0"/>
              <w:outlineLvl w:val="1"/>
              <w:rPr>
                <w:ins w:id="1992" w:author="EndlessLove" w:date="2016-11-06T09:07:00Z"/>
                <w:rFonts w:ascii="Times New Roman" w:hAnsi="Times New Roman" w:cs="Times New Roman"/>
                <w:sz w:val="26"/>
                <w:szCs w:val="26"/>
              </w:rPr>
            </w:pPr>
            <w:ins w:id="1993" w:author="EndlessLove" w:date="2016-11-06T09:09:00Z">
              <w:r>
                <w:rPr>
                  <w:rFonts w:ascii="Times New Roman" w:hAnsi="Times New Roman" w:cs="Times New Roman"/>
                  <w:sz w:val="26"/>
                  <w:szCs w:val="26"/>
                </w:rPr>
                <w:t>dateFeedback</w:t>
              </w:r>
            </w:ins>
          </w:p>
        </w:tc>
        <w:tc>
          <w:tcPr>
            <w:tcW w:w="2897" w:type="dxa"/>
          </w:tcPr>
          <w:p w14:paraId="02A1E257" w14:textId="5349F7B9" w:rsidR="00F21C5F" w:rsidRDefault="00F21C5F" w:rsidP="00264E75">
            <w:pPr>
              <w:pStyle w:val="ListParagraph"/>
              <w:tabs>
                <w:tab w:val="right" w:pos="2681"/>
              </w:tabs>
              <w:spacing w:after="240"/>
              <w:ind w:left="0"/>
              <w:outlineLvl w:val="1"/>
              <w:rPr>
                <w:ins w:id="1994" w:author="EndlessLove" w:date="2016-11-06T09:07:00Z"/>
                <w:rFonts w:ascii="Times New Roman" w:hAnsi="Times New Roman" w:cs="Times New Roman"/>
                <w:sz w:val="26"/>
                <w:szCs w:val="26"/>
              </w:rPr>
            </w:pPr>
            <w:ins w:id="1995" w:author="EndlessLove" w:date="2016-11-06T09:10:00Z">
              <w:r>
                <w:rPr>
                  <w:rFonts w:ascii="Times New Roman" w:hAnsi="Times New Roman" w:cs="Times New Roman"/>
                  <w:sz w:val="26"/>
                  <w:szCs w:val="26"/>
                </w:rPr>
                <w:t>Ngày phản hồi</w:t>
              </w:r>
            </w:ins>
          </w:p>
        </w:tc>
        <w:tc>
          <w:tcPr>
            <w:tcW w:w="1716" w:type="dxa"/>
          </w:tcPr>
          <w:p w14:paraId="1774C6E6" w14:textId="3AB26DF1" w:rsidR="00F21C5F" w:rsidRDefault="00F21C5F" w:rsidP="00264E75">
            <w:pPr>
              <w:pStyle w:val="ListParagraph"/>
              <w:spacing w:after="240"/>
              <w:ind w:left="0"/>
              <w:outlineLvl w:val="1"/>
              <w:rPr>
                <w:ins w:id="1996" w:author="EndlessLove" w:date="2016-11-06T09:07:00Z"/>
                <w:rFonts w:ascii="Times New Roman" w:hAnsi="Times New Roman" w:cs="Times New Roman"/>
                <w:sz w:val="26"/>
                <w:szCs w:val="26"/>
              </w:rPr>
            </w:pPr>
            <w:ins w:id="1997" w:author="EndlessLove" w:date="2016-11-06T09:11:00Z">
              <w:r>
                <w:rPr>
                  <w:rFonts w:ascii="Times New Roman" w:hAnsi="Times New Roman" w:cs="Times New Roman"/>
                  <w:sz w:val="26"/>
                  <w:szCs w:val="26"/>
                </w:rPr>
                <w:t>datetime</w:t>
              </w:r>
            </w:ins>
          </w:p>
        </w:tc>
        <w:tc>
          <w:tcPr>
            <w:tcW w:w="1777" w:type="dxa"/>
          </w:tcPr>
          <w:p w14:paraId="75FF2E3C" w14:textId="77777777" w:rsidR="00F21C5F" w:rsidRDefault="00F21C5F" w:rsidP="00264E75">
            <w:pPr>
              <w:pStyle w:val="ListParagraph"/>
              <w:spacing w:after="240"/>
              <w:ind w:left="0"/>
              <w:outlineLvl w:val="1"/>
              <w:rPr>
                <w:ins w:id="1998" w:author="EndlessLove" w:date="2016-11-06T09:07:00Z"/>
                <w:rFonts w:ascii="Times New Roman" w:hAnsi="Times New Roman" w:cs="Times New Roman"/>
                <w:sz w:val="26"/>
                <w:szCs w:val="26"/>
              </w:rPr>
            </w:pPr>
          </w:p>
        </w:tc>
      </w:tr>
    </w:tbl>
    <w:p w14:paraId="23E62207" w14:textId="77777777" w:rsidR="00F21C5F" w:rsidRDefault="00F21C5F" w:rsidP="00877684">
      <w:pPr>
        <w:pStyle w:val="ListParagraph"/>
        <w:ind w:left="360"/>
        <w:rPr>
          <w:ins w:id="1999" w:author="EndlessLove" w:date="2016-11-06T09:11:00Z"/>
          <w:rFonts w:ascii="Times New Roman" w:hAnsi="Times New Roman" w:cs="Times New Roman"/>
          <w:b/>
          <w:sz w:val="26"/>
          <w:szCs w:val="26"/>
        </w:rPr>
      </w:pPr>
    </w:p>
    <w:p w14:paraId="33621B48" w14:textId="77777777" w:rsidR="00CC0846" w:rsidRDefault="00CC0846" w:rsidP="00877684">
      <w:pPr>
        <w:pStyle w:val="ListParagraph"/>
        <w:ind w:left="360"/>
        <w:rPr>
          <w:ins w:id="2000" w:author="EndlessLove" w:date="2016-11-06T09:11:00Z"/>
          <w:rFonts w:ascii="Times New Roman" w:hAnsi="Times New Roman" w:cs="Times New Roman"/>
          <w:b/>
          <w:sz w:val="26"/>
          <w:szCs w:val="26"/>
        </w:rPr>
      </w:pPr>
    </w:p>
    <w:p w14:paraId="5EFD1D4D" w14:textId="77777777" w:rsidR="00CC0846" w:rsidRDefault="00CC0846" w:rsidP="00CC0846">
      <w:pPr>
        <w:pStyle w:val="ListParagraph"/>
        <w:numPr>
          <w:ilvl w:val="0"/>
          <w:numId w:val="18"/>
        </w:numPr>
        <w:spacing w:after="240"/>
        <w:outlineLvl w:val="1"/>
        <w:rPr>
          <w:ins w:id="2001" w:author="EndlessLove" w:date="2016-11-06T09:11:00Z"/>
          <w:rFonts w:ascii="Times New Roman" w:hAnsi="Times New Roman" w:cs="Times New Roman"/>
          <w:sz w:val="26"/>
          <w:szCs w:val="26"/>
        </w:rPr>
      </w:pPr>
      <w:ins w:id="2002" w:author="EndlessLove" w:date="2016-11-06T09:11:00Z">
        <w:r w:rsidRPr="00830B18">
          <w:rPr>
            <w:rFonts w:ascii="Times New Roman" w:hAnsi="Times New Roman" w:cs="Times New Roman"/>
            <w:sz w:val="26"/>
            <w:szCs w:val="26"/>
          </w:rPr>
          <w:t>Bả</w:t>
        </w:r>
        <w:r>
          <w:rPr>
            <w:rFonts w:ascii="Times New Roman" w:hAnsi="Times New Roman" w:cs="Times New Roman"/>
            <w:sz w:val="26"/>
            <w:szCs w:val="26"/>
          </w:rPr>
          <w:t>ng code</w:t>
        </w:r>
      </w:ins>
    </w:p>
    <w:tbl>
      <w:tblPr>
        <w:tblStyle w:val="TableGrid"/>
        <w:tblW w:w="9180" w:type="dxa"/>
        <w:tblInd w:w="355" w:type="dxa"/>
        <w:tblLook w:val="04A0" w:firstRow="1" w:lastRow="0" w:firstColumn="1" w:lastColumn="0" w:noHBand="0" w:noVBand="1"/>
      </w:tblPr>
      <w:tblGrid>
        <w:gridCol w:w="720"/>
        <w:gridCol w:w="2070"/>
        <w:gridCol w:w="2897"/>
        <w:gridCol w:w="1716"/>
        <w:gridCol w:w="1777"/>
      </w:tblGrid>
      <w:tr w:rsidR="00CC0846" w14:paraId="4345C2BB" w14:textId="77777777" w:rsidTr="00264E75">
        <w:trPr>
          <w:ins w:id="2003" w:author="EndlessLove" w:date="2016-11-06T09:11:00Z"/>
        </w:trPr>
        <w:tc>
          <w:tcPr>
            <w:tcW w:w="720" w:type="dxa"/>
          </w:tcPr>
          <w:p w14:paraId="2F59F162" w14:textId="77777777" w:rsidR="00CC0846" w:rsidRPr="00830B18" w:rsidRDefault="00CC0846" w:rsidP="00264E75">
            <w:pPr>
              <w:pStyle w:val="ListParagraph"/>
              <w:spacing w:after="240"/>
              <w:ind w:left="0"/>
              <w:outlineLvl w:val="1"/>
              <w:rPr>
                <w:ins w:id="2004" w:author="EndlessLove" w:date="2016-11-06T09:11:00Z"/>
                <w:rFonts w:ascii="Times New Roman" w:hAnsi="Times New Roman" w:cs="Times New Roman"/>
                <w:b/>
                <w:sz w:val="26"/>
                <w:szCs w:val="26"/>
              </w:rPr>
            </w:pPr>
            <w:ins w:id="2005" w:author="EndlessLove" w:date="2016-11-06T09:11:00Z">
              <w:r w:rsidRPr="00830B18">
                <w:rPr>
                  <w:rFonts w:ascii="Times New Roman" w:hAnsi="Times New Roman" w:cs="Times New Roman"/>
                  <w:b/>
                  <w:sz w:val="26"/>
                  <w:szCs w:val="26"/>
                </w:rPr>
                <w:t>STT</w:t>
              </w:r>
            </w:ins>
          </w:p>
        </w:tc>
        <w:tc>
          <w:tcPr>
            <w:tcW w:w="2070" w:type="dxa"/>
          </w:tcPr>
          <w:p w14:paraId="288E1159" w14:textId="77777777" w:rsidR="00CC0846" w:rsidRPr="00830B18" w:rsidRDefault="00CC0846" w:rsidP="00264E75">
            <w:pPr>
              <w:pStyle w:val="ListParagraph"/>
              <w:spacing w:after="240"/>
              <w:ind w:left="0"/>
              <w:outlineLvl w:val="1"/>
              <w:rPr>
                <w:ins w:id="2006" w:author="EndlessLove" w:date="2016-11-06T09:11:00Z"/>
                <w:rFonts w:ascii="Times New Roman" w:hAnsi="Times New Roman" w:cs="Times New Roman"/>
                <w:b/>
                <w:sz w:val="26"/>
                <w:szCs w:val="26"/>
              </w:rPr>
            </w:pPr>
            <w:ins w:id="2007" w:author="EndlessLove" w:date="2016-11-06T09:11:00Z">
              <w:r w:rsidRPr="00830B18">
                <w:rPr>
                  <w:rFonts w:ascii="Times New Roman" w:hAnsi="Times New Roman" w:cs="Times New Roman"/>
                  <w:b/>
                  <w:sz w:val="26"/>
                  <w:szCs w:val="26"/>
                </w:rPr>
                <w:t>Tên trường</w:t>
              </w:r>
            </w:ins>
          </w:p>
        </w:tc>
        <w:tc>
          <w:tcPr>
            <w:tcW w:w="2897" w:type="dxa"/>
          </w:tcPr>
          <w:p w14:paraId="6D3C4784" w14:textId="77777777" w:rsidR="00CC0846" w:rsidRPr="00830B18" w:rsidRDefault="00CC0846" w:rsidP="00264E75">
            <w:pPr>
              <w:pStyle w:val="ListParagraph"/>
              <w:spacing w:after="240"/>
              <w:ind w:left="0"/>
              <w:outlineLvl w:val="1"/>
              <w:rPr>
                <w:ins w:id="2008" w:author="EndlessLove" w:date="2016-11-06T09:11:00Z"/>
                <w:rFonts w:ascii="Times New Roman" w:hAnsi="Times New Roman" w:cs="Times New Roman"/>
                <w:b/>
                <w:sz w:val="26"/>
                <w:szCs w:val="26"/>
              </w:rPr>
            </w:pPr>
            <w:ins w:id="2009" w:author="EndlessLove" w:date="2016-11-06T09:11:00Z">
              <w:r w:rsidRPr="00830B18">
                <w:rPr>
                  <w:rFonts w:ascii="Times New Roman" w:hAnsi="Times New Roman" w:cs="Times New Roman"/>
                  <w:b/>
                  <w:sz w:val="26"/>
                  <w:szCs w:val="26"/>
                </w:rPr>
                <w:t>Mô tả</w:t>
              </w:r>
            </w:ins>
          </w:p>
        </w:tc>
        <w:tc>
          <w:tcPr>
            <w:tcW w:w="1716" w:type="dxa"/>
          </w:tcPr>
          <w:p w14:paraId="3C907808" w14:textId="77777777" w:rsidR="00CC0846" w:rsidRPr="00830B18" w:rsidRDefault="00CC0846" w:rsidP="00264E75">
            <w:pPr>
              <w:pStyle w:val="ListParagraph"/>
              <w:spacing w:after="240"/>
              <w:ind w:left="0"/>
              <w:outlineLvl w:val="1"/>
              <w:rPr>
                <w:ins w:id="2010" w:author="EndlessLove" w:date="2016-11-06T09:11:00Z"/>
                <w:rFonts w:ascii="Times New Roman" w:hAnsi="Times New Roman" w:cs="Times New Roman"/>
                <w:b/>
                <w:sz w:val="26"/>
                <w:szCs w:val="26"/>
              </w:rPr>
            </w:pPr>
            <w:ins w:id="2011" w:author="EndlessLove" w:date="2016-11-06T09:11:00Z">
              <w:r w:rsidRPr="00830B18">
                <w:rPr>
                  <w:rFonts w:ascii="Times New Roman" w:hAnsi="Times New Roman" w:cs="Times New Roman"/>
                  <w:b/>
                  <w:sz w:val="26"/>
                  <w:szCs w:val="26"/>
                </w:rPr>
                <w:t>Kiểu dữ liệu</w:t>
              </w:r>
            </w:ins>
          </w:p>
        </w:tc>
        <w:tc>
          <w:tcPr>
            <w:tcW w:w="1777" w:type="dxa"/>
          </w:tcPr>
          <w:p w14:paraId="0D59A619" w14:textId="77777777" w:rsidR="00CC0846" w:rsidRPr="00830B18" w:rsidRDefault="00CC0846" w:rsidP="00264E75">
            <w:pPr>
              <w:pStyle w:val="ListParagraph"/>
              <w:spacing w:after="240"/>
              <w:ind w:left="0"/>
              <w:outlineLvl w:val="1"/>
              <w:rPr>
                <w:ins w:id="2012" w:author="EndlessLove" w:date="2016-11-06T09:11:00Z"/>
                <w:rFonts w:ascii="Times New Roman" w:hAnsi="Times New Roman" w:cs="Times New Roman"/>
                <w:b/>
                <w:sz w:val="26"/>
                <w:szCs w:val="26"/>
              </w:rPr>
            </w:pPr>
            <w:ins w:id="2013" w:author="EndlessLove" w:date="2016-11-06T09:11:00Z">
              <w:r w:rsidRPr="00830B18">
                <w:rPr>
                  <w:rFonts w:ascii="Times New Roman" w:hAnsi="Times New Roman" w:cs="Times New Roman"/>
                  <w:b/>
                  <w:sz w:val="26"/>
                  <w:szCs w:val="26"/>
                </w:rPr>
                <w:t xml:space="preserve">Khóa </w:t>
              </w:r>
            </w:ins>
          </w:p>
        </w:tc>
      </w:tr>
      <w:tr w:rsidR="00CC0846" w14:paraId="59BBCAB0" w14:textId="77777777" w:rsidTr="00264E75">
        <w:trPr>
          <w:ins w:id="2014" w:author="EndlessLove" w:date="2016-11-06T09:11:00Z"/>
        </w:trPr>
        <w:tc>
          <w:tcPr>
            <w:tcW w:w="720" w:type="dxa"/>
          </w:tcPr>
          <w:p w14:paraId="664C5BDE" w14:textId="77777777" w:rsidR="00CC0846" w:rsidRDefault="00CC0846" w:rsidP="00264E75">
            <w:pPr>
              <w:pStyle w:val="ListParagraph"/>
              <w:spacing w:after="240"/>
              <w:ind w:left="0"/>
              <w:outlineLvl w:val="1"/>
              <w:rPr>
                <w:ins w:id="2015" w:author="EndlessLove" w:date="2016-11-06T09:11:00Z"/>
                <w:rFonts w:ascii="Times New Roman" w:hAnsi="Times New Roman" w:cs="Times New Roman"/>
                <w:sz w:val="26"/>
                <w:szCs w:val="26"/>
              </w:rPr>
            </w:pPr>
            <w:ins w:id="2016" w:author="EndlessLove" w:date="2016-11-06T09:11:00Z">
              <w:r>
                <w:rPr>
                  <w:rFonts w:ascii="Times New Roman" w:hAnsi="Times New Roman" w:cs="Times New Roman"/>
                  <w:sz w:val="26"/>
                  <w:szCs w:val="26"/>
                </w:rPr>
                <w:t>1</w:t>
              </w:r>
            </w:ins>
          </w:p>
        </w:tc>
        <w:tc>
          <w:tcPr>
            <w:tcW w:w="2070" w:type="dxa"/>
          </w:tcPr>
          <w:p w14:paraId="1A6D4EFC" w14:textId="43648AFD" w:rsidR="00CC0846" w:rsidRDefault="00CC0846" w:rsidP="00264E75">
            <w:pPr>
              <w:pStyle w:val="ListParagraph"/>
              <w:spacing w:after="240"/>
              <w:ind w:left="0"/>
              <w:outlineLvl w:val="1"/>
              <w:rPr>
                <w:ins w:id="2017" w:author="EndlessLove" w:date="2016-11-06T09:11:00Z"/>
                <w:rFonts w:ascii="Times New Roman" w:hAnsi="Times New Roman" w:cs="Times New Roman"/>
                <w:sz w:val="26"/>
                <w:szCs w:val="26"/>
              </w:rPr>
            </w:pPr>
            <w:ins w:id="2018" w:author="EndlessLove" w:date="2016-11-06T09:11:00Z">
              <w:r>
                <w:rPr>
                  <w:rFonts w:ascii="Times New Roman" w:hAnsi="Times New Roman" w:cs="Times New Roman"/>
                  <w:sz w:val="26"/>
                  <w:szCs w:val="26"/>
                </w:rPr>
                <w:t>No</w:t>
              </w:r>
            </w:ins>
          </w:p>
        </w:tc>
        <w:tc>
          <w:tcPr>
            <w:tcW w:w="2897" w:type="dxa"/>
          </w:tcPr>
          <w:p w14:paraId="6E7BCC45" w14:textId="1B4CA3B9" w:rsidR="00CC0846" w:rsidRDefault="00CC0846" w:rsidP="00264E75">
            <w:pPr>
              <w:pStyle w:val="ListParagraph"/>
              <w:spacing w:after="240"/>
              <w:ind w:left="0"/>
              <w:outlineLvl w:val="1"/>
              <w:rPr>
                <w:ins w:id="2019" w:author="EndlessLove" w:date="2016-11-06T09:11:00Z"/>
                <w:rFonts w:ascii="Times New Roman" w:hAnsi="Times New Roman" w:cs="Times New Roman"/>
                <w:sz w:val="26"/>
                <w:szCs w:val="26"/>
              </w:rPr>
            </w:pPr>
            <w:ins w:id="2020" w:author="EndlessLove" w:date="2016-11-06T09:12:00Z">
              <w:r>
                <w:rPr>
                  <w:rFonts w:ascii="Times New Roman" w:hAnsi="Times New Roman" w:cs="Times New Roman"/>
                  <w:sz w:val="26"/>
                  <w:szCs w:val="26"/>
                </w:rPr>
                <w:t>Số thứ tự</w:t>
              </w:r>
            </w:ins>
          </w:p>
        </w:tc>
        <w:tc>
          <w:tcPr>
            <w:tcW w:w="1716" w:type="dxa"/>
          </w:tcPr>
          <w:p w14:paraId="1E587226" w14:textId="77777777" w:rsidR="00CC0846" w:rsidRDefault="00CC0846" w:rsidP="00264E75">
            <w:pPr>
              <w:pStyle w:val="ListParagraph"/>
              <w:spacing w:after="240"/>
              <w:ind w:left="0"/>
              <w:outlineLvl w:val="1"/>
              <w:rPr>
                <w:ins w:id="2021" w:author="EndlessLove" w:date="2016-11-06T09:11:00Z"/>
                <w:rFonts w:ascii="Times New Roman" w:hAnsi="Times New Roman" w:cs="Times New Roman"/>
                <w:sz w:val="26"/>
                <w:szCs w:val="26"/>
              </w:rPr>
            </w:pPr>
            <w:ins w:id="2022" w:author="EndlessLove" w:date="2016-11-06T09:11:00Z">
              <w:r>
                <w:rPr>
                  <w:rFonts w:ascii="Times New Roman" w:hAnsi="Times New Roman" w:cs="Times New Roman"/>
                  <w:sz w:val="26"/>
                  <w:szCs w:val="26"/>
                </w:rPr>
                <w:t>int</w:t>
              </w:r>
            </w:ins>
          </w:p>
        </w:tc>
        <w:tc>
          <w:tcPr>
            <w:tcW w:w="1777" w:type="dxa"/>
          </w:tcPr>
          <w:p w14:paraId="421FD1AE" w14:textId="77777777" w:rsidR="00CC0846" w:rsidRDefault="00CC0846" w:rsidP="00264E75">
            <w:pPr>
              <w:pStyle w:val="ListParagraph"/>
              <w:spacing w:after="240"/>
              <w:ind w:left="0"/>
              <w:outlineLvl w:val="1"/>
              <w:rPr>
                <w:ins w:id="2023" w:author="EndlessLove" w:date="2016-11-06T09:11:00Z"/>
                <w:rFonts w:ascii="Times New Roman" w:hAnsi="Times New Roman" w:cs="Times New Roman"/>
                <w:sz w:val="26"/>
                <w:szCs w:val="26"/>
              </w:rPr>
            </w:pPr>
            <w:ins w:id="2024" w:author="EndlessLove" w:date="2016-11-06T09:11:00Z">
              <w:r>
                <w:rPr>
                  <w:rFonts w:ascii="Times New Roman" w:hAnsi="Times New Roman" w:cs="Times New Roman"/>
                  <w:sz w:val="26"/>
                  <w:szCs w:val="26"/>
                </w:rPr>
                <w:t>Khóa chính</w:t>
              </w:r>
            </w:ins>
          </w:p>
        </w:tc>
      </w:tr>
      <w:tr w:rsidR="00CC0846" w14:paraId="257903DA" w14:textId="77777777" w:rsidTr="00264E75">
        <w:trPr>
          <w:ins w:id="2025" w:author="EndlessLove" w:date="2016-11-06T09:11:00Z"/>
        </w:trPr>
        <w:tc>
          <w:tcPr>
            <w:tcW w:w="720" w:type="dxa"/>
          </w:tcPr>
          <w:p w14:paraId="145BB0E9" w14:textId="77777777" w:rsidR="00CC0846" w:rsidRDefault="00CC0846" w:rsidP="00264E75">
            <w:pPr>
              <w:pStyle w:val="ListParagraph"/>
              <w:spacing w:after="240"/>
              <w:ind w:left="0"/>
              <w:outlineLvl w:val="1"/>
              <w:rPr>
                <w:ins w:id="2026" w:author="EndlessLove" w:date="2016-11-06T09:11:00Z"/>
                <w:rFonts w:ascii="Times New Roman" w:hAnsi="Times New Roman" w:cs="Times New Roman"/>
                <w:sz w:val="26"/>
                <w:szCs w:val="26"/>
              </w:rPr>
            </w:pPr>
            <w:ins w:id="2027" w:author="EndlessLove" w:date="2016-11-06T09:11:00Z">
              <w:r>
                <w:rPr>
                  <w:rFonts w:ascii="Times New Roman" w:hAnsi="Times New Roman" w:cs="Times New Roman"/>
                  <w:sz w:val="26"/>
                  <w:szCs w:val="26"/>
                </w:rPr>
                <w:t>2</w:t>
              </w:r>
            </w:ins>
          </w:p>
        </w:tc>
        <w:tc>
          <w:tcPr>
            <w:tcW w:w="2070" w:type="dxa"/>
          </w:tcPr>
          <w:p w14:paraId="1C9E8E7F" w14:textId="62A47D62" w:rsidR="00CC0846" w:rsidRDefault="00CC0846" w:rsidP="00264E75">
            <w:pPr>
              <w:pStyle w:val="ListParagraph"/>
              <w:spacing w:after="240"/>
              <w:ind w:left="0"/>
              <w:outlineLvl w:val="1"/>
              <w:rPr>
                <w:ins w:id="2028" w:author="EndlessLove" w:date="2016-11-06T09:11:00Z"/>
                <w:rFonts w:ascii="Times New Roman" w:hAnsi="Times New Roman" w:cs="Times New Roman"/>
                <w:sz w:val="26"/>
                <w:szCs w:val="26"/>
              </w:rPr>
            </w:pPr>
            <w:ins w:id="2029" w:author="EndlessLove" w:date="2016-11-06T09:12:00Z">
              <w:r>
                <w:rPr>
                  <w:rFonts w:ascii="Times New Roman" w:hAnsi="Times New Roman" w:cs="Times New Roman"/>
                  <w:sz w:val="26"/>
                  <w:szCs w:val="26"/>
                </w:rPr>
                <w:t>level</w:t>
              </w:r>
            </w:ins>
          </w:p>
        </w:tc>
        <w:tc>
          <w:tcPr>
            <w:tcW w:w="2897" w:type="dxa"/>
          </w:tcPr>
          <w:p w14:paraId="09CD6C4A" w14:textId="579B8684" w:rsidR="00CC0846" w:rsidRDefault="00CC0846" w:rsidP="00264E75">
            <w:pPr>
              <w:pStyle w:val="ListParagraph"/>
              <w:spacing w:after="240"/>
              <w:ind w:left="0"/>
              <w:outlineLvl w:val="1"/>
              <w:rPr>
                <w:ins w:id="2030" w:author="EndlessLove" w:date="2016-11-06T09:11:00Z"/>
                <w:rFonts w:ascii="Times New Roman" w:hAnsi="Times New Roman" w:cs="Times New Roman"/>
                <w:sz w:val="26"/>
                <w:szCs w:val="26"/>
              </w:rPr>
            </w:pPr>
            <w:ins w:id="2031" w:author="EndlessLove" w:date="2016-11-06T09:12:00Z">
              <w:r>
                <w:rPr>
                  <w:rFonts w:ascii="Times New Roman" w:hAnsi="Times New Roman" w:cs="Times New Roman"/>
                  <w:sz w:val="26"/>
                  <w:szCs w:val="26"/>
                </w:rPr>
                <w:t>Mức đánh giá</w:t>
              </w:r>
            </w:ins>
          </w:p>
        </w:tc>
        <w:tc>
          <w:tcPr>
            <w:tcW w:w="1716" w:type="dxa"/>
          </w:tcPr>
          <w:p w14:paraId="28C017AB" w14:textId="77777777" w:rsidR="00CC0846" w:rsidRDefault="00CC0846" w:rsidP="00264E75">
            <w:pPr>
              <w:pStyle w:val="ListParagraph"/>
              <w:spacing w:after="240"/>
              <w:ind w:left="0"/>
              <w:outlineLvl w:val="1"/>
              <w:rPr>
                <w:ins w:id="2032" w:author="EndlessLove" w:date="2016-11-06T09:11:00Z"/>
                <w:rFonts w:ascii="Times New Roman" w:hAnsi="Times New Roman" w:cs="Times New Roman"/>
                <w:sz w:val="26"/>
                <w:szCs w:val="26"/>
              </w:rPr>
            </w:pPr>
            <w:ins w:id="2033" w:author="EndlessLove" w:date="2016-11-06T09:11:00Z">
              <w:r>
                <w:rPr>
                  <w:rFonts w:ascii="Times New Roman" w:hAnsi="Times New Roman" w:cs="Times New Roman"/>
                  <w:sz w:val="26"/>
                  <w:szCs w:val="26"/>
                </w:rPr>
                <w:t>Varchar</w:t>
              </w:r>
            </w:ins>
          </w:p>
        </w:tc>
        <w:tc>
          <w:tcPr>
            <w:tcW w:w="1777" w:type="dxa"/>
          </w:tcPr>
          <w:p w14:paraId="6C58CB38" w14:textId="77777777" w:rsidR="00CC0846" w:rsidRDefault="00CC0846" w:rsidP="00264E75">
            <w:pPr>
              <w:pStyle w:val="ListParagraph"/>
              <w:spacing w:after="240"/>
              <w:ind w:left="0"/>
              <w:outlineLvl w:val="1"/>
              <w:rPr>
                <w:ins w:id="2034" w:author="EndlessLove" w:date="2016-11-06T09:11:00Z"/>
                <w:rFonts w:ascii="Times New Roman" w:hAnsi="Times New Roman" w:cs="Times New Roman"/>
                <w:sz w:val="26"/>
                <w:szCs w:val="26"/>
              </w:rPr>
            </w:pPr>
          </w:p>
        </w:tc>
      </w:tr>
    </w:tbl>
    <w:p w14:paraId="55BD6CA0" w14:textId="77777777" w:rsidR="00CC0846" w:rsidRDefault="00CC0846" w:rsidP="00877684">
      <w:pPr>
        <w:pStyle w:val="ListParagraph"/>
        <w:ind w:left="360"/>
        <w:rPr>
          <w:ins w:id="2035" w:author="EndlessLove" w:date="2016-10-17T10:01:00Z"/>
          <w:rFonts w:ascii="Times New Roman" w:hAnsi="Times New Roman" w:cs="Times New Roman"/>
          <w:b/>
          <w:sz w:val="26"/>
          <w:szCs w:val="26"/>
        </w:rPr>
      </w:pPr>
    </w:p>
    <w:p w14:paraId="1B2FCC3C" w14:textId="59EB660E" w:rsidR="00585F66" w:rsidRPr="004E697F" w:rsidRDefault="00585F66" w:rsidP="00585F66">
      <w:pPr>
        <w:pStyle w:val="Style2"/>
        <w:numPr>
          <w:ilvl w:val="0"/>
          <w:numId w:val="78"/>
        </w:numPr>
        <w:rPr>
          <w:ins w:id="2036" w:author="EndlessLove" w:date="2016-11-07T12:32:00Z"/>
        </w:rPr>
      </w:pPr>
      <w:bookmarkStart w:id="2037" w:name="_Toc466284202"/>
      <w:bookmarkStart w:id="2038" w:name="_Toc466285949"/>
      <w:bookmarkStart w:id="2039" w:name="_Toc466287897"/>
      <w:bookmarkStart w:id="2040" w:name="_Toc466289111"/>
      <w:bookmarkEnd w:id="2037"/>
      <w:ins w:id="2041" w:author="EndlessLove" w:date="2016-11-07T12:32:00Z">
        <w:r>
          <w:t>CÀI ĐẶT</w:t>
        </w:r>
        <w:r w:rsidRPr="004E697F">
          <w:t xml:space="preserve"> GIẢI PHÁP</w:t>
        </w:r>
        <w:bookmarkEnd w:id="2038"/>
        <w:bookmarkEnd w:id="2039"/>
        <w:bookmarkEnd w:id="2040"/>
      </w:ins>
    </w:p>
    <w:p w14:paraId="1818DB18" w14:textId="1AAD970E" w:rsidR="00CA5222" w:rsidRPr="00DF0391" w:rsidDel="00CA5222" w:rsidRDefault="008E43F8">
      <w:pPr>
        <w:pStyle w:val="Style2"/>
        <w:ind w:left="180" w:hanging="180"/>
        <w:rPr>
          <w:del w:id="2042" w:author="EndlessLove" w:date="2016-10-17T10:01:00Z"/>
          <w:b w:val="0"/>
          <w:rPrChange w:id="2043" w:author="EndlessLove" w:date="2016-11-07T12:05:00Z">
            <w:rPr>
              <w:del w:id="2044" w:author="EndlessLove" w:date="2016-10-17T10:01:00Z"/>
              <w:b/>
            </w:rPr>
          </w:rPrChange>
        </w:rPr>
        <w:pPrChange w:id="2045" w:author="EndlessLove" w:date="2016-11-07T12:40:00Z">
          <w:pPr>
            <w:pStyle w:val="ListParagraph"/>
            <w:ind w:left="360"/>
          </w:pPr>
        </w:pPrChange>
      </w:pPr>
      <w:bookmarkStart w:id="2046" w:name="_Toc466289112"/>
      <w:ins w:id="2047" w:author="EndlessLove" w:date="2016-11-07T12:40:00Z">
        <w:r>
          <w:t>3.1</w:t>
        </w:r>
        <w:bookmarkEnd w:id="2046"/>
        <w:r>
          <w:t xml:space="preserve"> </w:t>
        </w:r>
      </w:ins>
    </w:p>
    <w:p w14:paraId="66CD80BE" w14:textId="1E115D2A" w:rsidR="000B15C1" w:rsidRDefault="00877684">
      <w:pPr>
        <w:pStyle w:val="mystyle3"/>
        <w:numPr>
          <w:ilvl w:val="0"/>
          <w:numId w:val="0"/>
        </w:numPr>
        <w:ind w:left="180" w:hanging="180"/>
        <w:rPr>
          <w:ins w:id="2048" w:author="EndlessLove" w:date="2016-11-07T12:41:00Z"/>
        </w:rPr>
        <w:pPrChange w:id="2049" w:author="EndlessLove" w:date="2016-11-07T12:40:00Z">
          <w:pPr>
            <w:pStyle w:val="ListParagraph"/>
            <w:numPr>
              <w:numId w:val="1"/>
            </w:numPr>
            <w:ind w:left="450" w:hanging="360"/>
          </w:pPr>
        </w:pPrChange>
      </w:pPr>
      <w:bookmarkStart w:id="2050" w:name="_Toc466284203"/>
      <w:del w:id="2051" w:author="EndlessLove" w:date="2016-11-07T12:32:00Z">
        <w:r w:rsidRPr="001A3A98" w:rsidDel="00585F66">
          <w:delText>CÀI Đ</w:delText>
        </w:r>
        <w:r w:rsidRPr="006B5E4E" w:rsidDel="00585F66">
          <w:delText>ẶT GIẢI PHÁ</w:delText>
        </w:r>
        <w:r w:rsidRPr="00556F8E" w:rsidDel="00585F66">
          <w:delText>P</w:delText>
        </w:r>
      </w:del>
      <w:bookmarkStart w:id="2052" w:name="_Toc466289113"/>
      <w:bookmarkEnd w:id="2050"/>
      <w:ins w:id="2053" w:author="EndlessLove" w:date="2016-11-07T08:18:00Z">
        <w:r w:rsidR="000B15C1" w:rsidRPr="00556F8E">
          <w:rPr>
            <w:sz w:val="26"/>
          </w:rPr>
          <w:t>SƠ ĐỒ TOÀN BỘ HỆ THỐNG</w:t>
        </w:r>
      </w:ins>
      <w:bookmarkEnd w:id="2052"/>
    </w:p>
    <w:p w14:paraId="487E5582" w14:textId="5CE7C2FA" w:rsidR="008E43F8" w:rsidRPr="002C128E" w:rsidRDefault="008E43F8" w:rsidP="008E43F8">
      <w:pPr>
        <w:pStyle w:val="mystyle3"/>
        <w:numPr>
          <w:ilvl w:val="0"/>
          <w:numId w:val="0"/>
        </w:numPr>
        <w:ind w:left="180" w:hanging="180"/>
        <w:rPr>
          <w:ins w:id="2054" w:author="EndlessLove" w:date="2016-11-07T12:41:00Z"/>
        </w:rPr>
      </w:pPr>
      <w:bookmarkStart w:id="2055" w:name="_Toc466289114"/>
      <w:ins w:id="2056" w:author="EndlessLove" w:date="2016-11-07T12:41:00Z">
        <w:r>
          <w:t>3.2 CÀI ĐẶT CHI TIẾT CÁC CHỨC NĂNG</w:t>
        </w:r>
        <w:bookmarkEnd w:id="2055"/>
      </w:ins>
    </w:p>
    <w:p w14:paraId="586226FB" w14:textId="31A32C67" w:rsidR="008E43F8" w:rsidRPr="001A3A98" w:rsidDel="008E43F8" w:rsidRDefault="008E43F8">
      <w:pPr>
        <w:pStyle w:val="mystyle3"/>
        <w:numPr>
          <w:ilvl w:val="0"/>
          <w:numId w:val="0"/>
        </w:numPr>
        <w:ind w:left="180" w:hanging="180"/>
        <w:rPr>
          <w:del w:id="2057" w:author="EndlessLove" w:date="2016-11-07T12:41:00Z"/>
        </w:rPr>
        <w:pPrChange w:id="2058" w:author="EndlessLove" w:date="2016-11-07T12:41:00Z">
          <w:pPr>
            <w:pStyle w:val="ListParagraph"/>
            <w:numPr>
              <w:numId w:val="1"/>
            </w:numPr>
            <w:ind w:left="450" w:hanging="360"/>
          </w:pPr>
        </w:pPrChange>
      </w:pPr>
      <w:bookmarkStart w:id="2059" w:name="_Toc466285950"/>
      <w:bookmarkStart w:id="2060" w:name="_Toc466287898"/>
      <w:bookmarkStart w:id="2061" w:name="_Toc466289115"/>
      <w:bookmarkEnd w:id="2059"/>
      <w:bookmarkEnd w:id="2060"/>
      <w:bookmarkEnd w:id="2061"/>
    </w:p>
    <w:p w14:paraId="592220F8" w14:textId="7F845D20" w:rsidR="003103CA" w:rsidRPr="00CD58A6" w:rsidDel="008E43F8" w:rsidRDefault="003103CA">
      <w:pPr>
        <w:pStyle w:val="mystyle3"/>
        <w:numPr>
          <w:ilvl w:val="1"/>
          <w:numId w:val="89"/>
        </w:numPr>
        <w:rPr>
          <w:del w:id="2062" w:author="EndlessLove" w:date="2016-11-07T12:40:00Z"/>
          <w:b w:val="0"/>
          <w:sz w:val="26"/>
          <w:rPrChange w:id="2063" w:author="EndlessLove" w:date="2016-11-07T09:36:00Z">
            <w:rPr>
              <w:del w:id="2064" w:author="EndlessLove" w:date="2016-11-07T12:40:00Z"/>
              <w:rFonts w:ascii="Times New Roman" w:hAnsi="Times New Roman" w:cs="Times New Roman"/>
              <w:b/>
              <w:sz w:val="26"/>
              <w:szCs w:val="26"/>
            </w:rPr>
          </w:rPrChange>
        </w:rPr>
        <w:pPrChange w:id="2065" w:author="EndlessLove" w:date="2016-11-07T12:40:00Z">
          <w:pPr>
            <w:pStyle w:val="ListParagraph"/>
            <w:numPr>
              <w:ilvl w:val="1"/>
              <w:numId w:val="1"/>
            </w:numPr>
            <w:spacing w:after="240"/>
            <w:ind w:left="180" w:hanging="360"/>
            <w:outlineLvl w:val="1"/>
          </w:pPr>
        </w:pPrChange>
      </w:pPr>
      <w:del w:id="2066" w:author="EndlessLove" w:date="2016-11-07T12:40:00Z">
        <w:r w:rsidRPr="00CD58A6" w:rsidDel="008E43F8">
          <w:rPr>
            <w:b w:val="0"/>
            <w:sz w:val="26"/>
            <w:rPrChange w:id="2067" w:author="EndlessLove" w:date="2016-11-07T09:36:00Z">
              <w:rPr>
                <w:rFonts w:ascii="Times New Roman" w:hAnsi="Times New Roman" w:cs="Times New Roman"/>
                <w:b/>
                <w:sz w:val="26"/>
                <w:szCs w:val="26"/>
              </w:rPr>
            </w:rPrChange>
          </w:rPr>
          <w:delText>CÀI ĐẶT CHI TIẾT CÁC CHỨC NĂNG</w:delText>
        </w:r>
        <w:bookmarkStart w:id="2068" w:name="_Toc466285951"/>
        <w:bookmarkStart w:id="2069" w:name="_Toc466287899"/>
        <w:bookmarkStart w:id="2070" w:name="_Toc466289116"/>
        <w:bookmarkEnd w:id="2068"/>
        <w:bookmarkEnd w:id="2069"/>
        <w:bookmarkEnd w:id="2070"/>
      </w:del>
    </w:p>
    <w:p w14:paraId="0D57B8EB" w14:textId="0DBB8BE4" w:rsidR="00FC3702" w:rsidRPr="00CD58A6" w:rsidRDefault="00FC3702">
      <w:pPr>
        <w:pStyle w:val="STyle41"/>
        <w:numPr>
          <w:ilvl w:val="2"/>
          <w:numId w:val="89"/>
        </w:numPr>
        <w:rPr>
          <w:ins w:id="2071" w:author="EndlessLove" w:date="2016-09-27T13:44:00Z"/>
          <w:b w:val="0"/>
          <w:rPrChange w:id="2072" w:author="EndlessLove" w:date="2016-11-07T09:36:00Z">
            <w:rPr>
              <w:ins w:id="2073" w:author="EndlessLove" w:date="2016-09-27T13:44:00Z"/>
              <w:rFonts w:ascii="Times New Roman" w:hAnsi="Times New Roman" w:cs="Times New Roman"/>
              <w:b/>
              <w:sz w:val="26"/>
              <w:szCs w:val="26"/>
            </w:rPr>
          </w:rPrChange>
        </w:rPr>
        <w:pPrChange w:id="2074" w:author="EndlessLove" w:date="2016-11-07T12:40:00Z">
          <w:pPr>
            <w:pStyle w:val="ListParagraph"/>
            <w:widowControl w:val="0"/>
            <w:numPr>
              <w:ilvl w:val="2"/>
              <w:numId w:val="1"/>
            </w:numPr>
            <w:spacing w:after="0" w:line="360" w:lineRule="auto"/>
            <w:ind w:left="540" w:hanging="720"/>
            <w:outlineLvl w:val="1"/>
          </w:pPr>
        </w:pPrChange>
      </w:pPr>
      <w:bookmarkStart w:id="2075" w:name="_Toc466284204"/>
      <w:bookmarkStart w:id="2076" w:name="_Toc466285952"/>
      <w:bookmarkStart w:id="2077" w:name="_Toc466287900"/>
      <w:bookmarkStart w:id="2078" w:name="_Toc466289117"/>
      <w:r w:rsidRPr="001A3A98">
        <w:t>Ch</w:t>
      </w:r>
      <w:r w:rsidRPr="006B5E4E">
        <w:t>ức năng đăng nhập</w:t>
      </w:r>
      <w:bookmarkEnd w:id="2075"/>
      <w:bookmarkEnd w:id="2076"/>
      <w:bookmarkEnd w:id="2077"/>
      <w:bookmarkEnd w:id="2078"/>
    </w:p>
    <w:p w14:paraId="4B0447A8" w14:textId="613DEA33" w:rsidR="001505C0" w:rsidRPr="001505C0" w:rsidRDefault="001505C0">
      <w:pPr>
        <w:pStyle w:val="ListParagraph"/>
        <w:widowControl w:val="0"/>
        <w:numPr>
          <w:ilvl w:val="0"/>
          <w:numId w:val="25"/>
        </w:numPr>
        <w:spacing w:after="0" w:line="360" w:lineRule="auto"/>
        <w:outlineLvl w:val="1"/>
        <w:rPr>
          <w:ins w:id="2079" w:author="EndlessLove" w:date="2016-10-06T20:20:00Z"/>
          <w:rFonts w:ascii="Times New Roman" w:hAnsi="Times New Roman" w:cs="Times New Roman"/>
          <w:sz w:val="26"/>
          <w:szCs w:val="26"/>
          <w:rPrChange w:id="2080" w:author="EndlessLove" w:date="2016-11-06T09:21:00Z">
            <w:rPr>
              <w:ins w:id="2081" w:author="EndlessLove" w:date="2016-10-06T20:20:00Z"/>
            </w:rPr>
          </w:rPrChange>
        </w:rPr>
        <w:pPrChange w:id="2082" w:author="EndlessLove" w:date="2016-11-06T09:21:00Z">
          <w:pPr>
            <w:pStyle w:val="ListParagraph"/>
            <w:widowControl w:val="0"/>
            <w:numPr>
              <w:ilvl w:val="2"/>
              <w:numId w:val="1"/>
            </w:numPr>
            <w:spacing w:after="0" w:line="360" w:lineRule="auto"/>
            <w:ind w:left="540" w:hanging="720"/>
            <w:outlineLvl w:val="1"/>
          </w:pPr>
        </w:pPrChange>
      </w:pPr>
      <w:ins w:id="2083" w:author="EndlessLove" w:date="2016-11-06T09:21:00Z">
        <w:r>
          <w:rPr>
            <w:rFonts w:ascii="Times New Roman" w:hAnsi="Times New Roman" w:cs="Times New Roman"/>
            <w:sz w:val="26"/>
            <w:szCs w:val="26"/>
          </w:rPr>
          <w:t>D</w:t>
        </w:r>
        <w:r w:rsidRPr="008967F5">
          <w:rPr>
            <w:rFonts w:ascii="Times New Roman" w:hAnsi="Times New Roman" w:cs="Times New Roman"/>
            <w:sz w:val="26"/>
            <w:szCs w:val="26"/>
          </w:rPr>
          <w:t>ùng địa chỉ email và mật khẩu mình đã đăng ký để tiến hành đăng nhập.</w:t>
        </w:r>
      </w:ins>
    </w:p>
    <w:p w14:paraId="39F77792" w14:textId="65B2E864" w:rsidR="008E787F" w:rsidRPr="00822595" w:rsidRDefault="008E787F">
      <w:pPr>
        <w:pStyle w:val="ListParagraph"/>
        <w:widowControl w:val="0"/>
        <w:numPr>
          <w:ilvl w:val="0"/>
          <w:numId w:val="37"/>
        </w:numPr>
        <w:spacing w:after="0" w:line="360" w:lineRule="auto"/>
        <w:outlineLvl w:val="1"/>
        <w:rPr>
          <w:ins w:id="2084" w:author="EndlessLove" w:date="2016-10-06T22:26:00Z"/>
          <w:rFonts w:ascii="Times New Roman" w:hAnsi="Times New Roman" w:cs="Times New Roman"/>
          <w:sz w:val="26"/>
          <w:szCs w:val="26"/>
        </w:rPr>
        <w:pPrChange w:id="2085" w:author="EndlessLove" w:date="2016-10-06T22:33:00Z">
          <w:pPr>
            <w:pStyle w:val="ListParagraph"/>
            <w:widowControl w:val="0"/>
            <w:numPr>
              <w:ilvl w:val="2"/>
              <w:numId w:val="1"/>
            </w:numPr>
            <w:spacing w:after="0" w:line="360" w:lineRule="auto"/>
            <w:ind w:left="540" w:hanging="720"/>
            <w:outlineLvl w:val="1"/>
          </w:pPr>
        </w:pPrChange>
      </w:pPr>
      <w:ins w:id="2086" w:author="EndlessLove" w:date="2016-10-06T20:20:00Z">
        <w:r w:rsidRPr="00822595">
          <w:rPr>
            <w:rFonts w:ascii="Times New Roman" w:hAnsi="Times New Roman" w:cs="Times New Roman"/>
            <w:sz w:val="26"/>
            <w:szCs w:val="26"/>
          </w:rPr>
          <w:t>Activity Diagram</w:t>
        </w:r>
      </w:ins>
    </w:p>
    <w:p w14:paraId="028A48F1" w14:textId="08DDAF78" w:rsidR="00710888" w:rsidRDefault="00710888">
      <w:pPr>
        <w:pStyle w:val="ListParagraph"/>
        <w:widowControl w:val="0"/>
        <w:spacing w:after="0" w:line="360" w:lineRule="auto"/>
        <w:ind w:left="990"/>
        <w:outlineLvl w:val="1"/>
        <w:rPr>
          <w:ins w:id="2087" w:author="EndlessLove" w:date="2016-10-06T20:21:00Z"/>
          <w:rFonts w:ascii="Times New Roman" w:hAnsi="Times New Roman" w:cs="Times New Roman"/>
          <w:sz w:val="26"/>
          <w:szCs w:val="26"/>
        </w:rPr>
        <w:pPrChange w:id="2088" w:author="EndlessLove" w:date="2016-10-06T22:26:00Z">
          <w:pPr>
            <w:pStyle w:val="ListParagraph"/>
            <w:widowControl w:val="0"/>
            <w:numPr>
              <w:ilvl w:val="2"/>
              <w:numId w:val="1"/>
            </w:numPr>
            <w:spacing w:after="0" w:line="360" w:lineRule="auto"/>
            <w:ind w:left="540" w:hanging="720"/>
            <w:outlineLvl w:val="1"/>
          </w:pPr>
        </w:pPrChange>
      </w:pPr>
      <w:ins w:id="2089" w:author="EndlessLove" w:date="2016-10-06T22:26:00Z">
        <w:r>
          <w:rPr>
            <w:rFonts w:ascii="Times New Roman" w:hAnsi="Times New Roman" w:cs="Times New Roman"/>
            <w:noProof/>
            <w:sz w:val="26"/>
            <w:szCs w:val="26"/>
            <w:rPrChange w:id="2090" w:author="Unknown">
              <w:rPr>
                <w:noProof/>
              </w:rPr>
            </w:rPrChange>
          </w:rPr>
          <w:lastRenderedPageBreak/>
          <w:drawing>
            <wp:inline distT="0" distB="0" distL="0" distR="0" wp14:anchorId="3BA15434" wp14:editId="6447DDD9">
              <wp:extent cx="5943600" cy="36125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_login.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612515"/>
                      </a:xfrm>
                      <a:prstGeom prst="rect">
                        <a:avLst/>
                      </a:prstGeom>
                    </pic:spPr>
                  </pic:pic>
                </a:graphicData>
              </a:graphic>
            </wp:inline>
          </w:drawing>
        </w:r>
      </w:ins>
    </w:p>
    <w:p w14:paraId="1160F5FA" w14:textId="757D3E09" w:rsidR="00F333B3" w:rsidRPr="00F333B3" w:rsidRDefault="00F333B3">
      <w:pPr>
        <w:pStyle w:val="ListParagraph"/>
        <w:widowControl w:val="0"/>
        <w:spacing w:after="0" w:line="360" w:lineRule="auto"/>
        <w:ind w:left="990"/>
        <w:jc w:val="center"/>
        <w:outlineLvl w:val="1"/>
        <w:rPr>
          <w:ins w:id="2091" w:author="EndlessLove" w:date="2016-11-06T09:34:00Z"/>
          <w:rFonts w:ascii="Times New Roman" w:hAnsi="Times New Roman" w:cs="Times New Roman"/>
          <w:b/>
          <w:sz w:val="26"/>
          <w:szCs w:val="26"/>
          <w:rPrChange w:id="2092" w:author="EndlessLove" w:date="2016-11-06T09:35:00Z">
            <w:rPr>
              <w:ins w:id="2093" w:author="EndlessLove" w:date="2016-11-06T09:34:00Z"/>
              <w:rFonts w:ascii="Times New Roman" w:hAnsi="Times New Roman" w:cs="Times New Roman"/>
              <w:sz w:val="26"/>
              <w:szCs w:val="26"/>
            </w:rPr>
          </w:rPrChange>
        </w:rPr>
        <w:pPrChange w:id="2094" w:author="EndlessLove" w:date="2016-11-06T09:35:00Z">
          <w:pPr>
            <w:pStyle w:val="ListParagraph"/>
            <w:widowControl w:val="0"/>
            <w:numPr>
              <w:ilvl w:val="2"/>
              <w:numId w:val="1"/>
            </w:numPr>
            <w:spacing w:after="0" w:line="360" w:lineRule="auto"/>
            <w:ind w:left="540" w:hanging="720"/>
            <w:outlineLvl w:val="1"/>
          </w:pPr>
        </w:pPrChange>
      </w:pPr>
      <w:ins w:id="2095" w:author="EndlessLove" w:date="2016-11-06T09:34:00Z">
        <w:r w:rsidRPr="00F333B3">
          <w:rPr>
            <w:rFonts w:ascii="Times New Roman" w:hAnsi="Times New Roman" w:cs="Times New Roman"/>
            <w:b/>
            <w:sz w:val="26"/>
            <w:szCs w:val="26"/>
            <w:rPrChange w:id="2096" w:author="EndlessLove" w:date="2016-11-06T09:35:00Z">
              <w:rPr>
                <w:rFonts w:ascii="Times New Roman" w:hAnsi="Times New Roman" w:cs="Times New Roman"/>
                <w:sz w:val="26"/>
                <w:szCs w:val="26"/>
              </w:rPr>
            </w:rPrChange>
          </w:rPr>
          <w:t xml:space="preserve">Hình 5: </w:t>
        </w:r>
      </w:ins>
      <w:ins w:id="2097" w:author="EndlessLove" w:date="2016-11-06T09:35:00Z">
        <w:r w:rsidRPr="00F333B3">
          <w:rPr>
            <w:rFonts w:ascii="Times New Roman" w:hAnsi="Times New Roman" w:cs="Times New Roman"/>
            <w:b/>
            <w:sz w:val="26"/>
            <w:szCs w:val="26"/>
            <w:rPrChange w:id="2098" w:author="EndlessLove" w:date="2016-11-06T09:35:00Z">
              <w:rPr>
                <w:rFonts w:ascii="Times New Roman" w:hAnsi="Times New Roman" w:cs="Times New Roman"/>
                <w:sz w:val="26"/>
                <w:szCs w:val="26"/>
              </w:rPr>
            </w:rPrChange>
          </w:rPr>
          <w:t>Activity Diagram đăng nhập</w:t>
        </w:r>
      </w:ins>
    </w:p>
    <w:p w14:paraId="058E6C80" w14:textId="43E523F8" w:rsidR="008E787F" w:rsidRDefault="008E787F">
      <w:pPr>
        <w:pStyle w:val="ListParagraph"/>
        <w:widowControl w:val="0"/>
        <w:numPr>
          <w:ilvl w:val="0"/>
          <w:numId w:val="36"/>
        </w:numPr>
        <w:spacing w:after="0" w:line="360" w:lineRule="auto"/>
        <w:outlineLvl w:val="1"/>
        <w:rPr>
          <w:ins w:id="2099" w:author="EndlessLove" w:date="2016-10-06T23:00:00Z"/>
          <w:rFonts w:ascii="Times New Roman" w:hAnsi="Times New Roman" w:cs="Times New Roman"/>
          <w:sz w:val="26"/>
          <w:szCs w:val="26"/>
        </w:rPr>
        <w:pPrChange w:id="2100" w:author="EndlessLove" w:date="2016-10-06T22:33:00Z">
          <w:pPr>
            <w:pStyle w:val="ListParagraph"/>
            <w:widowControl w:val="0"/>
            <w:numPr>
              <w:ilvl w:val="2"/>
              <w:numId w:val="1"/>
            </w:numPr>
            <w:spacing w:after="0" w:line="360" w:lineRule="auto"/>
            <w:ind w:left="540" w:hanging="720"/>
            <w:outlineLvl w:val="1"/>
          </w:pPr>
        </w:pPrChange>
      </w:pPr>
      <w:ins w:id="2101" w:author="EndlessLove" w:date="2016-10-06T20:21:00Z">
        <w:r>
          <w:rPr>
            <w:rFonts w:ascii="Times New Roman" w:hAnsi="Times New Roman" w:cs="Times New Roman"/>
            <w:sz w:val="26"/>
            <w:szCs w:val="26"/>
          </w:rPr>
          <w:t>Sequence Diagram</w:t>
        </w:r>
      </w:ins>
    </w:p>
    <w:p w14:paraId="73B68B74" w14:textId="0B10FBEB" w:rsidR="005E1197" w:rsidRPr="00D56BFA" w:rsidRDefault="00477E0D">
      <w:pPr>
        <w:pStyle w:val="ListParagraph"/>
        <w:widowControl w:val="0"/>
        <w:spacing w:after="0" w:line="360" w:lineRule="auto"/>
        <w:ind w:left="990"/>
        <w:outlineLvl w:val="1"/>
        <w:rPr>
          <w:ins w:id="2102" w:author="EndlessLove" w:date="2016-09-27T13:47:00Z"/>
          <w:rFonts w:ascii="Times New Roman" w:hAnsi="Times New Roman" w:cs="Times New Roman"/>
          <w:sz w:val="26"/>
          <w:szCs w:val="26"/>
          <w:rPrChange w:id="2103" w:author="EndlessLove" w:date="2016-09-27T14:21:00Z">
            <w:rPr>
              <w:ins w:id="2104" w:author="EndlessLove" w:date="2016-09-27T13:47:00Z"/>
            </w:rPr>
          </w:rPrChange>
        </w:rPr>
        <w:pPrChange w:id="2105" w:author="EndlessLove" w:date="2016-10-06T23:00:00Z">
          <w:pPr>
            <w:pStyle w:val="ListParagraph"/>
            <w:widowControl w:val="0"/>
            <w:numPr>
              <w:ilvl w:val="2"/>
              <w:numId w:val="1"/>
            </w:numPr>
            <w:spacing w:after="0" w:line="360" w:lineRule="auto"/>
            <w:ind w:left="540" w:hanging="720"/>
            <w:outlineLvl w:val="1"/>
          </w:pPr>
        </w:pPrChange>
      </w:pPr>
      <w:ins w:id="2106" w:author="EndlessLove" w:date="2016-10-06T23:25:00Z">
        <w:r>
          <w:rPr>
            <w:rFonts w:ascii="Times New Roman" w:hAnsi="Times New Roman" w:cs="Times New Roman"/>
            <w:noProof/>
            <w:sz w:val="26"/>
            <w:szCs w:val="26"/>
            <w:rPrChange w:id="2107" w:author="Unknown">
              <w:rPr>
                <w:noProof/>
              </w:rPr>
            </w:rPrChange>
          </w:rPr>
          <w:drawing>
            <wp:inline distT="0" distB="0" distL="0" distR="0" wp14:anchorId="259D222A" wp14:editId="2D4293AF">
              <wp:extent cx="5943600" cy="38392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_logi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839210"/>
                      </a:xfrm>
                      <a:prstGeom prst="rect">
                        <a:avLst/>
                      </a:prstGeom>
                    </pic:spPr>
                  </pic:pic>
                </a:graphicData>
              </a:graphic>
            </wp:inline>
          </w:drawing>
        </w:r>
      </w:ins>
    </w:p>
    <w:p w14:paraId="48028FA9" w14:textId="77777777" w:rsidR="00F971AE" w:rsidRDefault="00F971AE">
      <w:pPr>
        <w:pStyle w:val="ListParagraph"/>
        <w:widowControl w:val="0"/>
        <w:spacing w:after="0" w:line="360" w:lineRule="auto"/>
        <w:outlineLvl w:val="1"/>
        <w:rPr>
          <w:ins w:id="2108" w:author="EndlessLove" w:date="2016-09-27T13:15:00Z"/>
          <w:rFonts w:ascii="Times New Roman" w:hAnsi="Times New Roman" w:cs="Times New Roman"/>
          <w:b/>
          <w:sz w:val="26"/>
          <w:szCs w:val="26"/>
        </w:rPr>
        <w:pPrChange w:id="2109" w:author="EndlessLove" w:date="2016-09-27T13:44:00Z">
          <w:pPr>
            <w:pStyle w:val="ListParagraph"/>
            <w:widowControl w:val="0"/>
            <w:numPr>
              <w:ilvl w:val="2"/>
              <w:numId w:val="1"/>
            </w:numPr>
            <w:spacing w:after="0" w:line="360" w:lineRule="auto"/>
            <w:ind w:left="540" w:hanging="720"/>
            <w:outlineLvl w:val="1"/>
          </w:pPr>
        </w:pPrChange>
      </w:pPr>
    </w:p>
    <w:p w14:paraId="578FCF15" w14:textId="4053C75B" w:rsidR="00F333B3" w:rsidRPr="008967F5" w:rsidRDefault="00F333B3" w:rsidP="00F333B3">
      <w:pPr>
        <w:pStyle w:val="ListParagraph"/>
        <w:widowControl w:val="0"/>
        <w:spacing w:after="0" w:line="360" w:lineRule="auto"/>
        <w:ind w:left="990"/>
        <w:jc w:val="center"/>
        <w:outlineLvl w:val="1"/>
        <w:rPr>
          <w:ins w:id="2110" w:author="EndlessLove" w:date="2016-11-06T09:35:00Z"/>
          <w:rFonts w:ascii="Times New Roman" w:hAnsi="Times New Roman" w:cs="Times New Roman"/>
          <w:b/>
          <w:sz w:val="26"/>
          <w:szCs w:val="26"/>
        </w:rPr>
      </w:pPr>
      <w:ins w:id="2111" w:author="EndlessLove" w:date="2016-11-06T09:35:00Z">
        <w:r>
          <w:rPr>
            <w:rFonts w:ascii="Times New Roman" w:hAnsi="Times New Roman" w:cs="Times New Roman"/>
            <w:b/>
            <w:sz w:val="26"/>
            <w:szCs w:val="26"/>
          </w:rPr>
          <w:t>Hình 6</w:t>
        </w:r>
        <w:r w:rsidRPr="008967F5">
          <w:rPr>
            <w:rFonts w:ascii="Times New Roman" w:hAnsi="Times New Roman" w:cs="Times New Roman"/>
            <w:b/>
            <w:sz w:val="26"/>
            <w:szCs w:val="26"/>
          </w:rPr>
          <w:t xml:space="preserve">: </w:t>
        </w:r>
        <w:r>
          <w:rPr>
            <w:rFonts w:ascii="Times New Roman" w:hAnsi="Times New Roman" w:cs="Times New Roman"/>
            <w:b/>
            <w:sz w:val="26"/>
            <w:szCs w:val="26"/>
          </w:rPr>
          <w:t>Sequence</w:t>
        </w:r>
        <w:r w:rsidRPr="008967F5">
          <w:rPr>
            <w:rFonts w:ascii="Times New Roman" w:hAnsi="Times New Roman" w:cs="Times New Roman"/>
            <w:b/>
            <w:sz w:val="26"/>
            <w:szCs w:val="26"/>
          </w:rPr>
          <w:t xml:space="preserve"> Diagram đăng nhập</w:t>
        </w:r>
      </w:ins>
    </w:p>
    <w:p w14:paraId="6727A98C" w14:textId="77777777" w:rsidR="000D3547" w:rsidRPr="000D3547" w:rsidRDefault="000D3547">
      <w:pPr>
        <w:pStyle w:val="ListParagraph"/>
        <w:widowControl w:val="0"/>
        <w:spacing w:after="0" w:line="360" w:lineRule="auto"/>
        <w:ind w:left="990"/>
        <w:outlineLvl w:val="1"/>
        <w:rPr>
          <w:rFonts w:ascii="Times New Roman" w:hAnsi="Times New Roman" w:cs="Times New Roman"/>
          <w:b/>
          <w:sz w:val="26"/>
          <w:szCs w:val="26"/>
        </w:rPr>
        <w:pPrChange w:id="2112" w:author="EndlessLove" w:date="2016-09-27T13:24:00Z">
          <w:pPr>
            <w:pStyle w:val="ListParagraph"/>
            <w:widowControl w:val="0"/>
            <w:numPr>
              <w:ilvl w:val="2"/>
              <w:numId w:val="1"/>
            </w:numPr>
            <w:spacing w:after="0" w:line="360" w:lineRule="auto"/>
            <w:ind w:left="540" w:hanging="720"/>
            <w:outlineLvl w:val="1"/>
          </w:pPr>
        </w:pPrChange>
      </w:pPr>
    </w:p>
    <w:p w14:paraId="4B5D9B3F" w14:textId="616A8B07" w:rsidR="00D115C5" w:rsidRPr="00556F8E" w:rsidRDefault="00FC3702">
      <w:pPr>
        <w:pStyle w:val="STyle41"/>
        <w:numPr>
          <w:ilvl w:val="2"/>
          <w:numId w:val="89"/>
        </w:numPr>
        <w:rPr>
          <w:ins w:id="2113" w:author="EndlessLove" w:date="2016-11-06T09:16:00Z"/>
        </w:rPr>
        <w:pPrChange w:id="2114" w:author="EndlessLove" w:date="2016-11-07T19:38:00Z">
          <w:pPr>
            <w:pStyle w:val="ListParagraph"/>
            <w:widowControl w:val="0"/>
            <w:spacing w:after="0" w:line="360" w:lineRule="auto"/>
            <w:outlineLvl w:val="1"/>
          </w:pPr>
        </w:pPrChange>
      </w:pPr>
      <w:bookmarkStart w:id="2115" w:name="_Toc466284205"/>
      <w:bookmarkStart w:id="2116" w:name="_Toc466285953"/>
      <w:bookmarkStart w:id="2117" w:name="_Toc466287901"/>
      <w:bookmarkStart w:id="2118" w:name="_Toc466289118"/>
      <w:r w:rsidRPr="001A3A98">
        <w:t>Ch</w:t>
      </w:r>
      <w:r w:rsidRPr="006B5E4E">
        <w:t>ức năng đăng kí</w:t>
      </w:r>
      <w:bookmarkEnd w:id="2115"/>
      <w:bookmarkEnd w:id="2116"/>
      <w:bookmarkEnd w:id="2117"/>
      <w:bookmarkEnd w:id="2118"/>
    </w:p>
    <w:p w14:paraId="3F678AD1" w14:textId="4445A2E3" w:rsidR="00710888" w:rsidRDefault="00D115C5">
      <w:pPr>
        <w:pStyle w:val="ListParagraph"/>
        <w:widowControl w:val="0"/>
        <w:numPr>
          <w:ilvl w:val="0"/>
          <w:numId w:val="25"/>
        </w:numPr>
        <w:spacing w:after="0" w:line="360" w:lineRule="auto"/>
        <w:outlineLvl w:val="1"/>
        <w:rPr>
          <w:ins w:id="2119" w:author="EndlessLove" w:date="2016-11-07T19:38:00Z"/>
          <w:rFonts w:ascii="Times New Roman" w:hAnsi="Times New Roman" w:cs="Times New Roman"/>
          <w:sz w:val="26"/>
          <w:szCs w:val="26"/>
        </w:rPr>
        <w:pPrChange w:id="2120" w:author="EndlessLove" w:date="2016-11-06T09:17:00Z">
          <w:pPr>
            <w:pStyle w:val="ListParagraph"/>
            <w:widowControl w:val="0"/>
            <w:spacing w:after="0" w:line="360" w:lineRule="auto"/>
            <w:outlineLvl w:val="1"/>
          </w:pPr>
        </w:pPrChange>
      </w:pPr>
      <w:ins w:id="2121" w:author="EndlessLove" w:date="2016-11-06T09:16:00Z">
        <w:r>
          <w:rPr>
            <w:rFonts w:ascii="Times New Roman" w:hAnsi="Times New Roman" w:cs="Times New Roman"/>
            <w:sz w:val="26"/>
            <w:szCs w:val="26"/>
          </w:rPr>
          <w:t xml:space="preserve">Mật khẩu sẽ được mã hoá </w:t>
        </w:r>
        <w:r w:rsidRPr="00D115C5">
          <w:rPr>
            <w:rFonts w:ascii="Times New Roman" w:hAnsi="Times New Roman" w:cs="Times New Roman"/>
            <w:b/>
            <w:sz w:val="26"/>
            <w:szCs w:val="26"/>
            <w:rPrChange w:id="2122" w:author="EndlessLove" w:date="2016-11-06T09:17:00Z">
              <w:rPr>
                <w:rFonts w:ascii="Times New Roman" w:hAnsi="Times New Roman" w:cs="Times New Roman"/>
                <w:sz w:val="26"/>
                <w:szCs w:val="26"/>
              </w:rPr>
            </w:rPrChange>
          </w:rPr>
          <w:t>MD5</w:t>
        </w:r>
        <w:r>
          <w:rPr>
            <w:rFonts w:ascii="Times New Roman" w:hAnsi="Times New Roman" w:cs="Times New Roman"/>
            <w:sz w:val="26"/>
            <w:szCs w:val="26"/>
          </w:rPr>
          <w:t xml:space="preserve"> để đ</w:t>
        </w:r>
      </w:ins>
      <w:ins w:id="2123" w:author="EndlessLove" w:date="2016-11-06T09:17:00Z">
        <w:r>
          <w:rPr>
            <w:rFonts w:ascii="Times New Roman" w:hAnsi="Times New Roman" w:cs="Times New Roman"/>
            <w:sz w:val="26"/>
            <w:szCs w:val="26"/>
          </w:rPr>
          <w:t>ảm bảo tính bảo mật dữ liệu.</w:t>
        </w:r>
      </w:ins>
      <w:ins w:id="2124" w:author="EndlessLove" w:date="2016-11-06T09:18:00Z">
        <w:r>
          <w:rPr>
            <w:rFonts w:ascii="Times New Roman" w:hAnsi="Times New Roman" w:cs="Times New Roman"/>
            <w:sz w:val="26"/>
            <w:szCs w:val="26"/>
          </w:rPr>
          <w:t xml:space="preserve"> Chỉ có chủ tài khoản mới biết được mật khẩu của mình.</w:t>
        </w:r>
      </w:ins>
    </w:p>
    <w:p w14:paraId="4F646BD3" w14:textId="5A896726" w:rsidR="001F0E6A" w:rsidRPr="00D115C5" w:rsidRDefault="001F0E6A">
      <w:pPr>
        <w:pStyle w:val="ListParagraph"/>
        <w:widowControl w:val="0"/>
        <w:numPr>
          <w:ilvl w:val="0"/>
          <w:numId w:val="25"/>
        </w:numPr>
        <w:spacing w:after="0" w:line="360" w:lineRule="auto"/>
        <w:outlineLvl w:val="1"/>
        <w:rPr>
          <w:ins w:id="2125" w:author="EndlessLove" w:date="2016-10-06T22:27:00Z"/>
          <w:rFonts w:ascii="Times New Roman" w:hAnsi="Times New Roman" w:cs="Times New Roman"/>
          <w:sz w:val="26"/>
          <w:szCs w:val="26"/>
          <w:rPrChange w:id="2126" w:author="EndlessLove" w:date="2016-11-06T09:17:00Z">
            <w:rPr>
              <w:ins w:id="2127" w:author="EndlessLove" w:date="2016-10-06T22:27:00Z"/>
            </w:rPr>
          </w:rPrChange>
        </w:rPr>
        <w:pPrChange w:id="2128" w:author="EndlessLove" w:date="2016-11-06T09:17:00Z">
          <w:pPr>
            <w:pStyle w:val="ListParagraph"/>
            <w:widowControl w:val="0"/>
            <w:spacing w:after="0" w:line="360" w:lineRule="auto"/>
            <w:outlineLvl w:val="1"/>
          </w:pPr>
        </w:pPrChange>
      </w:pPr>
      <w:ins w:id="2129" w:author="EndlessLove" w:date="2016-11-07T19:38:00Z">
        <w:r>
          <w:rPr>
            <w:rFonts w:ascii="Times New Roman" w:hAnsi="Times New Roman" w:cs="Times New Roman"/>
            <w:sz w:val="26"/>
            <w:szCs w:val="26"/>
          </w:rPr>
          <w:t>Thông tin người dùng sẽ được lưu vào cơ sở dữ liệu.</w:t>
        </w:r>
      </w:ins>
    </w:p>
    <w:p w14:paraId="048964D1" w14:textId="1C5DC3AC" w:rsidR="00710888" w:rsidRDefault="00710888">
      <w:pPr>
        <w:pStyle w:val="ListParagraph"/>
        <w:widowControl w:val="0"/>
        <w:numPr>
          <w:ilvl w:val="0"/>
          <w:numId w:val="34"/>
        </w:numPr>
        <w:spacing w:after="0" w:line="360" w:lineRule="auto"/>
        <w:outlineLvl w:val="1"/>
        <w:rPr>
          <w:ins w:id="2130" w:author="EndlessLove" w:date="2016-10-06T22:27:00Z"/>
          <w:rFonts w:ascii="Times New Roman" w:hAnsi="Times New Roman" w:cs="Times New Roman"/>
          <w:sz w:val="26"/>
          <w:szCs w:val="26"/>
        </w:rPr>
        <w:pPrChange w:id="2131" w:author="EndlessLove" w:date="2016-10-06T22:33:00Z">
          <w:pPr>
            <w:pStyle w:val="ListParagraph"/>
            <w:widowControl w:val="0"/>
            <w:spacing w:after="0" w:line="360" w:lineRule="auto"/>
            <w:outlineLvl w:val="1"/>
          </w:pPr>
        </w:pPrChange>
      </w:pPr>
      <w:ins w:id="2132" w:author="EndlessLove" w:date="2016-10-06T22:27:00Z">
        <w:r w:rsidRPr="00710888">
          <w:rPr>
            <w:rFonts w:ascii="Times New Roman" w:hAnsi="Times New Roman" w:cs="Times New Roman"/>
            <w:sz w:val="26"/>
            <w:szCs w:val="26"/>
            <w:rPrChange w:id="2133" w:author="EndlessLove" w:date="2016-10-06T22:27:00Z">
              <w:rPr>
                <w:rFonts w:ascii="Times New Roman" w:hAnsi="Times New Roman" w:cs="Times New Roman"/>
                <w:b/>
                <w:sz w:val="26"/>
                <w:szCs w:val="26"/>
              </w:rPr>
            </w:rPrChange>
          </w:rPr>
          <w:t>A</w:t>
        </w:r>
        <w:r>
          <w:rPr>
            <w:rFonts w:ascii="Times New Roman" w:hAnsi="Times New Roman" w:cs="Times New Roman"/>
            <w:sz w:val="26"/>
            <w:szCs w:val="26"/>
          </w:rPr>
          <w:t>ctivity Diagram:</w:t>
        </w:r>
      </w:ins>
    </w:p>
    <w:p w14:paraId="43A4A316" w14:textId="1B73B0E5" w:rsidR="00710888" w:rsidRDefault="00710888">
      <w:pPr>
        <w:pStyle w:val="ListParagraph"/>
        <w:widowControl w:val="0"/>
        <w:spacing w:after="0" w:line="360" w:lineRule="auto"/>
        <w:ind w:left="990"/>
        <w:outlineLvl w:val="1"/>
        <w:rPr>
          <w:ins w:id="2134" w:author="EndlessLove" w:date="2016-10-06T22:27:00Z"/>
          <w:rFonts w:ascii="Times New Roman" w:hAnsi="Times New Roman" w:cs="Times New Roman"/>
          <w:sz w:val="26"/>
          <w:szCs w:val="26"/>
        </w:rPr>
        <w:pPrChange w:id="2135" w:author="EndlessLove" w:date="2016-10-06T22:27:00Z">
          <w:pPr>
            <w:pStyle w:val="ListParagraph"/>
            <w:widowControl w:val="0"/>
            <w:spacing w:after="0" w:line="360" w:lineRule="auto"/>
            <w:outlineLvl w:val="1"/>
          </w:pPr>
        </w:pPrChange>
      </w:pPr>
      <w:ins w:id="2136" w:author="EndlessLove" w:date="2016-10-06T22:27:00Z">
        <w:r>
          <w:rPr>
            <w:rFonts w:ascii="Times New Roman" w:hAnsi="Times New Roman" w:cs="Times New Roman"/>
            <w:noProof/>
            <w:sz w:val="26"/>
            <w:szCs w:val="26"/>
            <w:rPrChange w:id="2137" w:author="Unknown">
              <w:rPr>
                <w:noProof/>
              </w:rPr>
            </w:rPrChange>
          </w:rPr>
          <w:drawing>
            <wp:inline distT="0" distB="0" distL="0" distR="0" wp14:anchorId="40561244" wp14:editId="2FF0E0D5">
              <wp:extent cx="5943600" cy="41668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_Register.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166870"/>
                      </a:xfrm>
                      <a:prstGeom prst="rect">
                        <a:avLst/>
                      </a:prstGeom>
                    </pic:spPr>
                  </pic:pic>
                </a:graphicData>
              </a:graphic>
            </wp:inline>
          </w:drawing>
        </w:r>
      </w:ins>
    </w:p>
    <w:p w14:paraId="2E6E8631" w14:textId="4F0A5A4E" w:rsidR="007B1FF6" w:rsidRPr="008967F5" w:rsidRDefault="007B1FF6" w:rsidP="007B1FF6">
      <w:pPr>
        <w:pStyle w:val="ListParagraph"/>
        <w:widowControl w:val="0"/>
        <w:spacing w:after="0" w:line="360" w:lineRule="auto"/>
        <w:ind w:left="990"/>
        <w:jc w:val="center"/>
        <w:outlineLvl w:val="1"/>
        <w:rPr>
          <w:ins w:id="2138" w:author="EndlessLove" w:date="2016-11-06T09:36:00Z"/>
          <w:rFonts w:ascii="Times New Roman" w:hAnsi="Times New Roman" w:cs="Times New Roman"/>
          <w:b/>
          <w:sz w:val="26"/>
          <w:szCs w:val="26"/>
        </w:rPr>
      </w:pPr>
      <w:ins w:id="2139" w:author="EndlessLove" w:date="2016-11-06T09:36:00Z">
        <w:r>
          <w:rPr>
            <w:rFonts w:ascii="Times New Roman" w:hAnsi="Times New Roman" w:cs="Times New Roman"/>
            <w:b/>
            <w:sz w:val="26"/>
            <w:szCs w:val="26"/>
          </w:rPr>
          <w:t>Hình 7</w:t>
        </w:r>
        <w:r w:rsidRPr="008967F5">
          <w:rPr>
            <w:rFonts w:ascii="Times New Roman" w:hAnsi="Times New Roman" w:cs="Times New Roman"/>
            <w:b/>
            <w:sz w:val="26"/>
            <w:szCs w:val="26"/>
          </w:rPr>
          <w:t xml:space="preserve">: </w:t>
        </w:r>
        <w:r>
          <w:rPr>
            <w:rFonts w:ascii="Times New Roman" w:hAnsi="Times New Roman" w:cs="Times New Roman"/>
            <w:b/>
            <w:sz w:val="26"/>
            <w:szCs w:val="26"/>
          </w:rPr>
          <w:t>Activity Diagram đăng ký</w:t>
        </w:r>
      </w:ins>
    </w:p>
    <w:p w14:paraId="482E2C83" w14:textId="77777777" w:rsidR="007B1FF6" w:rsidRDefault="007B1FF6">
      <w:pPr>
        <w:pStyle w:val="ListParagraph"/>
        <w:widowControl w:val="0"/>
        <w:spacing w:after="0" w:line="360" w:lineRule="auto"/>
        <w:ind w:left="990"/>
        <w:outlineLvl w:val="1"/>
        <w:rPr>
          <w:ins w:id="2140" w:author="EndlessLove" w:date="2016-11-06T09:35:00Z"/>
          <w:rFonts w:ascii="Times New Roman" w:hAnsi="Times New Roman" w:cs="Times New Roman"/>
          <w:sz w:val="26"/>
          <w:szCs w:val="26"/>
        </w:rPr>
        <w:pPrChange w:id="2141" w:author="EndlessLove" w:date="2016-11-06T09:36:00Z">
          <w:pPr>
            <w:pStyle w:val="ListParagraph"/>
            <w:widowControl w:val="0"/>
            <w:spacing w:after="0" w:line="360" w:lineRule="auto"/>
            <w:outlineLvl w:val="1"/>
          </w:pPr>
        </w:pPrChange>
      </w:pPr>
    </w:p>
    <w:p w14:paraId="667A670B" w14:textId="00CFEC30" w:rsidR="00710888" w:rsidRDefault="00710888">
      <w:pPr>
        <w:pStyle w:val="ListParagraph"/>
        <w:widowControl w:val="0"/>
        <w:numPr>
          <w:ilvl w:val="0"/>
          <w:numId w:val="35"/>
        </w:numPr>
        <w:spacing w:after="0" w:line="360" w:lineRule="auto"/>
        <w:outlineLvl w:val="1"/>
        <w:rPr>
          <w:ins w:id="2142" w:author="EndlessLove" w:date="2016-11-06T09:35:00Z"/>
          <w:rFonts w:ascii="Times New Roman" w:hAnsi="Times New Roman" w:cs="Times New Roman"/>
          <w:sz w:val="26"/>
          <w:szCs w:val="26"/>
        </w:rPr>
        <w:pPrChange w:id="2143" w:author="EndlessLove" w:date="2016-10-06T22:33:00Z">
          <w:pPr>
            <w:pStyle w:val="ListParagraph"/>
            <w:widowControl w:val="0"/>
            <w:spacing w:after="0" w:line="360" w:lineRule="auto"/>
            <w:outlineLvl w:val="1"/>
          </w:pPr>
        </w:pPrChange>
      </w:pPr>
      <w:ins w:id="2144" w:author="EndlessLove" w:date="2016-10-06T22:27:00Z">
        <w:r>
          <w:rPr>
            <w:rFonts w:ascii="Times New Roman" w:hAnsi="Times New Roman" w:cs="Times New Roman"/>
            <w:sz w:val="26"/>
            <w:szCs w:val="26"/>
          </w:rPr>
          <w:t>Sequence Diagram:</w:t>
        </w:r>
      </w:ins>
    </w:p>
    <w:p w14:paraId="6A909843" w14:textId="77777777" w:rsidR="007B1FF6" w:rsidRDefault="007B1FF6">
      <w:pPr>
        <w:pStyle w:val="ListParagraph"/>
        <w:widowControl w:val="0"/>
        <w:spacing w:after="0" w:line="360" w:lineRule="auto"/>
        <w:ind w:left="990"/>
        <w:outlineLvl w:val="1"/>
        <w:rPr>
          <w:ins w:id="2145" w:author="EndlessLove" w:date="2016-10-06T23:25:00Z"/>
          <w:rFonts w:ascii="Times New Roman" w:hAnsi="Times New Roman" w:cs="Times New Roman"/>
          <w:sz w:val="26"/>
          <w:szCs w:val="26"/>
        </w:rPr>
        <w:pPrChange w:id="2146" w:author="EndlessLove" w:date="2016-11-06T09:35:00Z">
          <w:pPr>
            <w:pStyle w:val="ListParagraph"/>
            <w:widowControl w:val="0"/>
            <w:spacing w:after="0" w:line="360" w:lineRule="auto"/>
            <w:outlineLvl w:val="1"/>
          </w:pPr>
        </w:pPrChange>
      </w:pPr>
    </w:p>
    <w:p w14:paraId="1D9D4184" w14:textId="2F8D7468" w:rsidR="00477E0D" w:rsidRPr="00710888" w:rsidRDefault="00477E0D">
      <w:pPr>
        <w:pStyle w:val="ListParagraph"/>
        <w:widowControl w:val="0"/>
        <w:spacing w:after="0" w:line="360" w:lineRule="auto"/>
        <w:ind w:left="990"/>
        <w:outlineLvl w:val="1"/>
        <w:rPr>
          <w:ins w:id="2147" w:author="EndlessLove" w:date="2016-09-27T13:57:00Z"/>
          <w:rFonts w:ascii="Times New Roman" w:hAnsi="Times New Roman" w:cs="Times New Roman"/>
          <w:sz w:val="26"/>
          <w:szCs w:val="26"/>
        </w:rPr>
        <w:pPrChange w:id="2148" w:author="EndlessLove" w:date="2016-10-06T23:25:00Z">
          <w:pPr>
            <w:pStyle w:val="ListParagraph"/>
            <w:widowControl w:val="0"/>
            <w:spacing w:after="0" w:line="360" w:lineRule="auto"/>
            <w:outlineLvl w:val="1"/>
          </w:pPr>
        </w:pPrChange>
      </w:pPr>
      <w:ins w:id="2149" w:author="EndlessLove" w:date="2016-10-06T23:25:00Z">
        <w:r>
          <w:rPr>
            <w:rFonts w:ascii="Times New Roman" w:hAnsi="Times New Roman" w:cs="Times New Roman"/>
            <w:noProof/>
            <w:sz w:val="26"/>
            <w:szCs w:val="26"/>
            <w:rPrChange w:id="2150" w:author="Unknown">
              <w:rPr>
                <w:noProof/>
              </w:rPr>
            </w:rPrChange>
          </w:rPr>
          <w:lastRenderedPageBreak/>
          <w:drawing>
            <wp:inline distT="0" distB="0" distL="0" distR="0" wp14:anchorId="60B77798" wp14:editId="3BF1E7CE">
              <wp:extent cx="5943600" cy="3962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_register.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ins>
    </w:p>
    <w:p w14:paraId="5B374D7B" w14:textId="243C9C10" w:rsidR="007B1FF6" w:rsidRPr="008967F5" w:rsidRDefault="007B1FF6" w:rsidP="007B1FF6">
      <w:pPr>
        <w:pStyle w:val="ListParagraph"/>
        <w:widowControl w:val="0"/>
        <w:spacing w:after="0" w:line="360" w:lineRule="auto"/>
        <w:ind w:left="990"/>
        <w:jc w:val="center"/>
        <w:outlineLvl w:val="1"/>
        <w:rPr>
          <w:ins w:id="2151" w:author="EndlessLove" w:date="2016-11-06T09:36:00Z"/>
          <w:rFonts w:ascii="Times New Roman" w:hAnsi="Times New Roman" w:cs="Times New Roman"/>
          <w:b/>
          <w:sz w:val="26"/>
          <w:szCs w:val="26"/>
        </w:rPr>
      </w:pPr>
      <w:ins w:id="2152" w:author="EndlessLove" w:date="2016-11-06T09:36:00Z">
        <w:r>
          <w:rPr>
            <w:rFonts w:ascii="Times New Roman" w:hAnsi="Times New Roman" w:cs="Times New Roman"/>
            <w:b/>
            <w:sz w:val="26"/>
            <w:szCs w:val="26"/>
          </w:rPr>
          <w:t>Hình 8</w:t>
        </w:r>
        <w:r w:rsidRPr="008967F5">
          <w:rPr>
            <w:rFonts w:ascii="Times New Roman" w:hAnsi="Times New Roman" w:cs="Times New Roman"/>
            <w:b/>
            <w:sz w:val="26"/>
            <w:szCs w:val="26"/>
          </w:rPr>
          <w:t xml:space="preserve">: </w:t>
        </w:r>
        <w:r>
          <w:rPr>
            <w:rFonts w:ascii="Times New Roman" w:hAnsi="Times New Roman" w:cs="Times New Roman"/>
            <w:b/>
            <w:sz w:val="26"/>
            <w:szCs w:val="26"/>
          </w:rPr>
          <w:t>Sequence Diagram đăng ký</w:t>
        </w:r>
      </w:ins>
    </w:p>
    <w:p w14:paraId="64292725" w14:textId="77777777" w:rsidR="00A678C5" w:rsidRDefault="00A678C5" w:rsidP="00A678C5">
      <w:pPr>
        <w:pStyle w:val="ListParagraph"/>
        <w:widowControl w:val="0"/>
        <w:spacing w:after="0" w:line="360" w:lineRule="auto"/>
        <w:outlineLvl w:val="1"/>
        <w:rPr>
          <w:ins w:id="2153" w:author="EndlessLove" w:date="2016-09-27T13:57:00Z"/>
          <w:rFonts w:ascii="Times New Roman" w:hAnsi="Times New Roman" w:cs="Times New Roman"/>
          <w:b/>
          <w:sz w:val="26"/>
          <w:szCs w:val="26"/>
        </w:rPr>
      </w:pPr>
    </w:p>
    <w:p w14:paraId="1C0A34D1" w14:textId="77777777" w:rsidR="00A678C5" w:rsidRDefault="00A678C5">
      <w:pPr>
        <w:pStyle w:val="ListParagraph"/>
        <w:widowControl w:val="0"/>
        <w:spacing w:after="0" w:line="360" w:lineRule="auto"/>
        <w:outlineLvl w:val="1"/>
        <w:rPr>
          <w:rFonts w:ascii="Times New Roman" w:hAnsi="Times New Roman" w:cs="Times New Roman"/>
          <w:b/>
          <w:sz w:val="26"/>
          <w:szCs w:val="26"/>
        </w:rPr>
        <w:pPrChange w:id="2154" w:author="EndlessLove" w:date="2016-09-27T13:57:00Z">
          <w:pPr>
            <w:pStyle w:val="ListParagraph"/>
            <w:widowControl w:val="0"/>
            <w:numPr>
              <w:ilvl w:val="2"/>
              <w:numId w:val="1"/>
            </w:numPr>
            <w:spacing w:after="0" w:line="360" w:lineRule="auto"/>
            <w:ind w:left="540" w:hanging="720"/>
            <w:outlineLvl w:val="1"/>
          </w:pPr>
        </w:pPrChange>
      </w:pPr>
    </w:p>
    <w:p w14:paraId="582667DF" w14:textId="24C3E51D" w:rsidR="00EA0F35" w:rsidRPr="002C128E" w:rsidRDefault="00EA0F35">
      <w:pPr>
        <w:pStyle w:val="STyle41"/>
        <w:numPr>
          <w:ilvl w:val="2"/>
          <w:numId w:val="89"/>
        </w:numPr>
        <w:rPr>
          <w:ins w:id="2155" w:author="EndlessLove" w:date="2016-11-07T12:24:00Z"/>
        </w:rPr>
        <w:pPrChange w:id="2156" w:author="EndlessLove" w:date="2016-11-07T12:40:00Z">
          <w:pPr>
            <w:pStyle w:val="STyle41"/>
            <w:numPr>
              <w:ilvl w:val="2"/>
              <w:numId w:val="25"/>
            </w:numPr>
            <w:ind w:left="2520" w:hanging="360"/>
          </w:pPr>
        </w:pPrChange>
      </w:pPr>
      <w:bookmarkStart w:id="2157" w:name="_Toc466285954"/>
      <w:bookmarkStart w:id="2158" w:name="_Toc466287902"/>
      <w:bookmarkStart w:id="2159" w:name="_Toc466289119"/>
      <w:ins w:id="2160" w:author="EndlessLove" w:date="2016-11-07T12:24:00Z">
        <w:r w:rsidRPr="002C128E">
          <w:t>Chứ</w:t>
        </w:r>
        <w:r w:rsidR="00976365">
          <w:t xml:space="preserve">c năng </w:t>
        </w:r>
      </w:ins>
      <w:ins w:id="2161" w:author="EndlessLove" w:date="2016-11-07T12:25:00Z">
        <w:r w:rsidR="00976365">
          <w:t>quản lí giỏ hàng</w:t>
        </w:r>
      </w:ins>
      <w:bookmarkEnd w:id="2157"/>
      <w:bookmarkEnd w:id="2158"/>
      <w:bookmarkEnd w:id="2159"/>
    </w:p>
    <w:p w14:paraId="1B0087EA" w14:textId="515EB3F5" w:rsidR="00FC3702" w:rsidRPr="00CD58A6" w:rsidDel="006B6291" w:rsidRDefault="00FC3702">
      <w:pPr>
        <w:pStyle w:val="STyle41"/>
        <w:numPr>
          <w:ilvl w:val="0"/>
          <w:numId w:val="25"/>
        </w:numPr>
        <w:rPr>
          <w:del w:id="2162" w:author="EndlessLove" w:date="2016-10-17T10:06:00Z"/>
          <w:b w:val="0"/>
          <w:rPrChange w:id="2163" w:author="EndlessLove" w:date="2016-11-07T09:37:00Z">
            <w:rPr>
              <w:del w:id="2164" w:author="EndlessLove" w:date="2016-10-17T10:06:00Z"/>
              <w:rFonts w:ascii="Times New Roman" w:hAnsi="Times New Roman" w:cs="Times New Roman"/>
              <w:b/>
              <w:sz w:val="26"/>
              <w:szCs w:val="26"/>
            </w:rPr>
          </w:rPrChange>
        </w:rPr>
        <w:pPrChange w:id="2165" w:author="EndlessLove" w:date="2016-11-07T12:24:00Z">
          <w:pPr>
            <w:pStyle w:val="ListParagraph"/>
            <w:widowControl w:val="0"/>
            <w:numPr>
              <w:ilvl w:val="2"/>
              <w:numId w:val="1"/>
            </w:numPr>
            <w:spacing w:after="0" w:line="360" w:lineRule="auto"/>
            <w:ind w:left="540" w:hanging="720"/>
            <w:outlineLvl w:val="1"/>
          </w:pPr>
        </w:pPrChange>
      </w:pPr>
      <w:del w:id="2166" w:author="EndlessLove" w:date="2016-10-17T10:06:00Z">
        <w:r w:rsidRPr="00CD58A6" w:rsidDel="006B6291">
          <w:rPr>
            <w:b w:val="0"/>
            <w:rPrChange w:id="2167" w:author="EndlessLove" w:date="2016-11-07T09:37:00Z">
              <w:rPr>
                <w:rFonts w:ascii="Times New Roman" w:hAnsi="Times New Roman" w:cs="Times New Roman"/>
                <w:b/>
                <w:sz w:val="26"/>
                <w:szCs w:val="26"/>
              </w:rPr>
            </w:rPrChange>
          </w:rPr>
          <w:delText>Chức năng hiển thị danh mục sản phẩm lên website</w:delText>
        </w:r>
      </w:del>
    </w:p>
    <w:p w14:paraId="7E6AE01D" w14:textId="6D9AA8A3" w:rsidR="00FC3702" w:rsidRPr="00CD58A6" w:rsidDel="006B6291" w:rsidRDefault="00FC3702">
      <w:pPr>
        <w:pStyle w:val="STyle41"/>
        <w:numPr>
          <w:ilvl w:val="0"/>
          <w:numId w:val="25"/>
        </w:numPr>
        <w:rPr>
          <w:del w:id="2168" w:author="EndlessLove" w:date="2016-10-17T10:06:00Z"/>
          <w:b w:val="0"/>
          <w:rPrChange w:id="2169" w:author="EndlessLove" w:date="2016-11-07T09:37:00Z">
            <w:rPr>
              <w:del w:id="2170" w:author="EndlessLove" w:date="2016-10-17T10:06:00Z"/>
              <w:rFonts w:ascii="Times New Roman" w:hAnsi="Times New Roman" w:cs="Times New Roman"/>
              <w:b/>
              <w:sz w:val="26"/>
              <w:szCs w:val="26"/>
            </w:rPr>
          </w:rPrChange>
        </w:rPr>
        <w:pPrChange w:id="2171" w:author="EndlessLove" w:date="2016-11-07T12:24:00Z">
          <w:pPr>
            <w:pStyle w:val="ListParagraph"/>
            <w:widowControl w:val="0"/>
            <w:numPr>
              <w:ilvl w:val="2"/>
              <w:numId w:val="1"/>
            </w:numPr>
            <w:spacing w:after="0" w:line="360" w:lineRule="auto"/>
            <w:ind w:left="540" w:hanging="720"/>
            <w:outlineLvl w:val="1"/>
          </w:pPr>
        </w:pPrChange>
      </w:pPr>
      <w:del w:id="2172" w:author="EndlessLove" w:date="2016-10-17T10:06:00Z">
        <w:r w:rsidRPr="00CD58A6" w:rsidDel="006B6291">
          <w:rPr>
            <w:b w:val="0"/>
            <w:rPrChange w:id="2173" w:author="EndlessLove" w:date="2016-11-07T09:37:00Z">
              <w:rPr>
                <w:rFonts w:ascii="Times New Roman" w:hAnsi="Times New Roman" w:cs="Times New Roman"/>
                <w:b/>
                <w:sz w:val="26"/>
                <w:szCs w:val="26"/>
              </w:rPr>
            </w:rPrChange>
          </w:rPr>
          <w:delText>Chức năng hiển thị sản phẩm theo danh mục sản phẩm</w:delText>
        </w:r>
      </w:del>
    </w:p>
    <w:p w14:paraId="56959932" w14:textId="78B879D2" w:rsidR="0065615D" w:rsidRDefault="00FC3702">
      <w:pPr>
        <w:pStyle w:val="ListParagraph"/>
        <w:widowControl w:val="0"/>
        <w:numPr>
          <w:ilvl w:val="0"/>
          <w:numId w:val="25"/>
        </w:numPr>
        <w:spacing w:after="0" w:line="360" w:lineRule="auto"/>
        <w:outlineLvl w:val="1"/>
        <w:rPr>
          <w:ins w:id="2174" w:author="EndlessLove" w:date="2016-11-06T09:26:00Z"/>
          <w:rFonts w:ascii="Times New Roman" w:hAnsi="Times New Roman" w:cs="Times New Roman"/>
          <w:sz w:val="26"/>
          <w:szCs w:val="26"/>
        </w:rPr>
        <w:pPrChange w:id="2175" w:author="EndlessLove" w:date="2016-11-07T12:24:00Z">
          <w:pPr>
            <w:pStyle w:val="ListParagraph"/>
            <w:widowControl w:val="0"/>
            <w:numPr>
              <w:ilvl w:val="2"/>
              <w:numId w:val="1"/>
            </w:numPr>
            <w:spacing w:after="0" w:line="360" w:lineRule="auto"/>
            <w:ind w:left="540" w:hanging="720"/>
            <w:outlineLvl w:val="1"/>
          </w:pPr>
        </w:pPrChange>
      </w:pPr>
      <w:bookmarkStart w:id="2176" w:name="_Toc466284207"/>
      <w:del w:id="2177" w:author="EndlessLove" w:date="2016-11-07T12:24:00Z">
        <w:r w:rsidRPr="00CD58A6" w:rsidDel="00EA0F35">
          <w:rPr>
            <w:rFonts w:ascii="Times New Roman" w:hAnsi="Times New Roman" w:cs="Times New Roman"/>
            <w:b/>
            <w:sz w:val="26"/>
            <w:szCs w:val="26"/>
          </w:rPr>
          <w:delText xml:space="preserve">Chức năng </w:delText>
        </w:r>
      </w:del>
      <w:del w:id="2178" w:author="EndlessLove" w:date="2016-10-17T10:17:00Z">
        <w:r w:rsidRPr="00CD58A6" w:rsidDel="000D6046">
          <w:rPr>
            <w:rFonts w:ascii="Times New Roman" w:hAnsi="Times New Roman" w:cs="Times New Roman"/>
            <w:b/>
            <w:sz w:val="26"/>
            <w:szCs w:val="26"/>
          </w:rPr>
          <w:delText>đặt sản phẩm vào</w:delText>
        </w:r>
      </w:del>
      <w:del w:id="2179" w:author="EndlessLove" w:date="2016-11-07T12:24:00Z">
        <w:r w:rsidRPr="00CD58A6" w:rsidDel="00EA0F35">
          <w:rPr>
            <w:rFonts w:ascii="Times New Roman" w:hAnsi="Times New Roman" w:cs="Times New Roman"/>
            <w:b/>
            <w:sz w:val="26"/>
            <w:szCs w:val="26"/>
          </w:rPr>
          <w:delText xml:space="preserve"> giỏ hàng</w:delText>
        </w:r>
      </w:del>
      <w:bookmarkEnd w:id="2176"/>
      <w:ins w:id="2180" w:author="EndlessLove" w:date="2016-11-06T09:23:00Z">
        <w:r w:rsidR="0065615D" w:rsidRPr="0065615D">
          <w:rPr>
            <w:rFonts w:ascii="Times New Roman" w:hAnsi="Times New Roman" w:cs="Times New Roman"/>
            <w:sz w:val="26"/>
            <w:szCs w:val="26"/>
            <w:rPrChange w:id="2181" w:author="EndlessLove" w:date="2016-11-06T09:23:00Z">
              <w:rPr>
                <w:rFonts w:ascii="Times New Roman" w:hAnsi="Times New Roman" w:cs="Times New Roman"/>
                <w:b/>
                <w:sz w:val="26"/>
                <w:szCs w:val="26"/>
              </w:rPr>
            </w:rPrChange>
          </w:rPr>
          <w:t>Giỏ hàng sẽ kh</w:t>
        </w:r>
        <w:r w:rsidR="0065615D">
          <w:rPr>
            <w:rFonts w:ascii="Times New Roman" w:hAnsi="Times New Roman" w:cs="Times New Roman"/>
            <w:sz w:val="26"/>
            <w:szCs w:val="26"/>
          </w:rPr>
          <w:t xml:space="preserve">ông được lưu vào cơ sở dữ liệu. </w:t>
        </w:r>
      </w:ins>
    </w:p>
    <w:p w14:paraId="064ADB0C" w14:textId="3409F461" w:rsidR="0065615D" w:rsidRPr="0065615D" w:rsidRDefault="0065615D">
      <w:pPr>
        <w:pStyle w:val="ListParagraph"/>
        <w:widowControl w:val="0"/>
        <w:numPr>
          <w:ilvl w:val="0"/>
          <w:numId w:val="25"/>
        </w:numPr>
        <w:spacing w:after="0" w:line="360" w:lineRule="auto"/>
        <w:outlineLvl w:val="1"/>
        <w:rPr>
          <w:ins w:id="2182" w:author="EndlessLove" w:date="2016-10-17T10:17:00Z"/>
          <w:rFonts w:ascii="Times New Roman" w:hAnsi="Times New Roman" w:cs="Times New Roman"/>
          <w:sz w:val="26"/>
          <w:szCs w:val="26"/>
          <w:rPrChange w:id="2183" w:author="EndlessLove" w:date="2016-11-06T09:23:00Z">
            <w:rPr>
              <w:ins w:id="2184" w:author="EndlessLove" w:date="2016-10-17T10:17:00Z"/>
              <w:rFonts w:ascii="Times New Roman" w:hAnsi="Times New Roman" w:cs="Times New Roman"/>
              <w:b/>
              <w:sz w:val="26"/>
              <w:szCs w:val="26"/>
            </w:rPr>
          </w:rPrChange>
        </w:rPr>
        <w:pPrChange w:id="2185" w:author="EndlessLove" w:date="2016-11-07T12:24:00Z">
          <w:pPr>
            <w:pStyle w:val="ListParagraph"/>
            <w:widowControl w:val="0"/>
            <w:numPr>
              <w:ilvl w:val="2"/>
              <w:numId w:val="1"/>
            </w:numPr>
            <w:spacing w:after="0" w:line="360" w:lineRule="auto"/>
            <w:ind w:left="540" w:hanging="720"/>
            <w:outlineLvl w:val="1"/>
          </w:pPr>
        </w:pPrChange>
      </w:pPr>
      <w:ins w:id="2186" w:author="EndlessLove" w:date="2016-11-06T09:25:00Z">
        <w:r>
          <w:rPr>
            <w:rFonts w:ascii="Times New Roman" w:hAnsi="Times New Roman" w:cs="Times New Roman"/>
            <w:sz w:val="26"/>
            <w:szCs w:val="26"/>
          </w:rPr>
          <w:t>Đ</w:t>
        </w:r>
      </w:ins>
      <w:ins w:id="2187" w:author="EndlessLove" w:date="2016-11-06T09:24:00Z">
        <w:r>
          <w:rPr>
            <w:rFonts w:ascii="Times New Roman" w:hAnsi="Times New Roman" w:cs="Times New Roman"/>
            <w:sz w:val="26"/>
            <w:szCs w:val="26"/>
          </w:rPr>
          <w:t>ối tượng giỏ hàng</w:t>
        </w:r>
      </w:ins>
      <w:ins w:id="2188" w:author="EndlessLove" w:date="2016-11-06T09:25:00Z">
        <w:r>
          <w:rPr>
            <w:rFonts w:ascii="Times New Roman" w:hAnsi="Times New Roman" w:cs="Times New Roman"/>
            <w:sz w:val="26"/>
            <w:szCs w:val="26"/>
          </w:rPr>
          <w:t xml:space="preserve"> chỉ tồn tại trong phiên làm việc</w:t>
        </w:r>
      </w:ins>
      <w:ins w:id="2189" w:author="EndlessLove" w:date="2016-11-06T09:26:00Z">
        <w:r>
          <w:rPr>
            <w:rFonts w:ascii="Times New Roman" w:hAnsi="Times New Roman" w:cs="Times New Roman"/>
            <w:sz w:val="26"/>
            <w:szCs w:val="26"/>
          </w:rPr>
          <w:t>. Khi kết thúc phiên làm việc, giỏ hàng sẽ được xóa đi.</w:t>
        </w:r>
      </w:ins>
    </w:p>
    <w:p w14:paraId="25F49E4D" w14:textId="487BE29F" w:rsidR="00020193" w:rsidRPr="001F0E6A" w:rsidRDefault="000D6046">
      <w:pPr>
        <w:pStyle w:val="ListParagraph"/>
        <w:widowControl w:val="0"/>
        <w:numPr>
          <w:ilvl w:val="0"/>
          <w:numId w:val="38"/>
        </w:numPr>
        <w:spacing w:after="0" w:line="360" w:lineRule="auto"/>
        <w:outlineLvl w:val="1"/>
        <w:rPr>
          <w:ins w:id="2190" w:author="EndlessLove" w:date="2016-11-06T09:18:00Z"/>
          <w:rFonts w:ascii="Times New Roman" w:hAnsi="Times New Roman" w:cs="Times New Roman"/>
          <w:b/>
          <w:sz w:val="26"/>
          <w:szCs w:val="26"/>
          <w:rPrChange w:id="2191" w:author="EndlessLove" w:date="2016-11-07T19:40:00Z">
            <w:rPr>
              <w:ins w:id="2192" w:author="EndlessLove" w:date="2016-11-06T09:18:00Z"/>
            </w:rPr>
          </w:rPrChange>
        </w:rPr>
        <w:pPrChange w:id="2193" w:author="EndlessLove" w:date="2016-11-07T19:40:00Z">
          <w:pPr>
            <w:pStyle w:val="ListParagraph"/>
            <w:widowControl w:val="0"/>
            <w:spacing w:after="0" w:line="360" w:lineRule="auto"/>
            <w:ind w:left="1440"/>
            <w:outlineLvl w:val="1"/>
          </w:pPr>
        </w:pPrChange>
      </w:pPr>
      <w:ins w:id="2194" w:author="EndlessLove" w:date="2016-10-17T10:18:00Z">
        <w:r w:rsidRPr="00280D08">
          <w:rPr>
            <w:rFonts w:ascii="Times New Roman" w:hAnsi="Times New Roman" w:cs="Times New Roman"/>
            <w:b/>
            <w:sz w:val="26"/>
            <w:szCs w:val="26"/>
          </w:rPr>
          <w:t>Thêm sản phẩm</w:t>
        </w:r>
        <w:r>
          <w:rPr>
            <w:rFonts w:ascii="Times New Roman" w:hAnsi="Times New Roman" w:cs="Times New Roman"/>
            <w:b/>
            <w:sz w:val="26"/>
            <w:szCs w:val="26"/>
          </w:rPr>
          <w:t xml:space="preserve"> vào giỏ hàng</w:t>
        </w:r>
      </w:ins>
    </w:p>
    <w:p w14:paraId="2CD171FB" w14:textId="77777777" w:rsidR="00CC1163" w:rsidRDefault="00CC1163">
      <w:pPr>
        <w:pStyle w:val="ListParagraph"/>
        <w:widowControl w:val="0"/>
        <w:numPr>
          <w:ilvl w:val="1"/>
          <w:numId w:val="18"/>
        </w:numPr>
        <w:spacing w:after="0" w:line="360" w:lineRule="auto"/>
        <w:outlineLvl w:val="1"/>
        <w:rPr>
          <w:ins w:id="2195" w:author="EndlessLove" w:date="2016-10-20T08:08:00Z"/>
          <w:rFonts w:ascii="Times New Roman" w:hAnsi="Times New Roman" w:cs="Times New Roman"/>
          <w:sz w:val="26"/>
          <w:szCs w:val="26"/>
        </w:rPr>
        <w:pPrChange w:id="2196" w:author="EndlessLove" w:date="2016-10-17T10:20:00Z">
          <w:pPr>
            <w:pStyle w:val="ListParagraph"/>
            <w:widowControl w:val="0"/>
            <w:numPr>
              <w:numId w:val="1"/>
            </w:numPr>
            <w:spacing w:after="0" w:line="360" w:lineRule="auto"/>
            <w:ind w:left="450" w:hanging="360"/>
            <w:outlineLvl w:val="1"/>
          </w:pPr>
        </w:pPrChange>
      </w:pPr>
      <w:ins w:id="2197" w:author="EndlessLove" w:date="2016-10-17T10:08:00Z">
        <w:r w:rsidRPr="00280D08">
          <w:rPr>
            <w:rFonts w:ascii="Times New Roman" w:hAnsi="Times New Roman" w:cs="Times New Roman"/>
            <w:sz w:val="26"/>
            <w:szCs w:val="26"/>
          </w:rPr>
          <w:t>A</w:t>
        </w:r>
        <w:r>
          <w:rPr>
            <w:rFonts w:ascii="Times New Roman" w:hAnsi="Times New Roman" w:cs="Times New Roman"/>
            <w:sz w:val="26"/>
            <w:szCs w:val="26"/>
          </w:rPr>
          <w:t>ctivity Diagram:</w:t>
        </w:r>
      </w:ins>
    </w:p>
    <w:p w14:paraId="6F4BA8EC" w14:textId="77777777" w:rsidR="00571135" w:rsidRDefault="00571135">
      <w:pPr>
        <w:widowControl w:val="0"/>
        <w:spacing w:after="0" w:line="360" w:lineRule="auto"/>
        <w:ind w:left="1800"/>
        <w:outlineLvl w:val="1"/>
        <w:rPr>
          <w:ins w:id="2198" w:author="EndlessLove" w:date="2016-11-06T09:37:00Z"/>
          <w:rFonts w:ascii="Times New Roman" w:hAnsi="Times New Roman" w:cs="Times New Roman"/>
          <w:sz w:val="26"/>
          <w:szCs w:val="26"/>
        </w:rPr>
        <w:pPrChange w:id="2199" w:author="EndlessLove" w:date="2016-10-20T08:08:00Z">
          <w:pPr>
            <w:pStyle w:val="ListParagraph"/>
            <w:widowControl w:val="0"/>
            <w:numPr>
              <w:numId w:val="1"/>
            </w:numPr>
            <w:spacing w:after="0" w:line="360" w:lineRule="auto"/>
            <w:ind w:left="450" w:hanging="360"/>
            <w:outlineLvl w:val="1"/>
          </w:pPr>
        </w:pPrChange>
      </w:pPr>
    </w:p>
    <w:p w14:paraId="34A0E9A7" w14:textId="10954093" w:rsidR="000B2646" w:rsidRPr="000B2646" w:rsidRDefault="000B2646">
      <w:pPr>
        <w:widowControl w:val="0"/>
        <w:spacing w:after="0" w:line="360" w:lineRule="auto"/>
        <w:ind w:left="1800"/>
        <w:outlineLvl w:val="1"/>
        <w:rPr>
          <w:ins w:id="2200" w:author="EndlessLove" w:date="2016-10-17T10:19:00Z"/>
          <w:rFonts w:ascii="Times New Roman" w:hAnsi="Times New Roman" w:cs="Times New Roman"/>
          <w:sz w:val="26"/>
          <w:szCs w:val="26"/>
          <w:rPrChange w:id="2201" w:author="EndlessLove" w:date="2016-10-20T08:08:00Z">
            <w:rPr>
              <w:ins w:id="2202" w:author="EndlessLove" w:date="2016-10-17T10:19:00Z"/>
            </w:rPr>
          </w:rPrChange>
        </w:rPr>
        <w:pPrChange w:id="2203" w:author="EndlessLove" w:date="2016-10-20T08:08:00Z">
          <w:pPr>
            <w:pStyle w:val="ListParagraph"/>
            <w:widowControl w:val="0"/>
            <w:numPr>
              <w:numId w:val="1"/>
            </w:numPr>
            <w:spacing w:after="0" w:line="360" w:lineRule="auto"/>
            <w:ind w:left="450" w:hanging="360"/>
            <w:outlineLvl w:val="1"/>
          </w:pPr>
        </w:pPrChange>
      </w:pPr>
      <w:ins w:id="2204" w:author="EndlessLove" w:date="2016-10-20T08:09:00Z">
        <w:r>
          <w:rPr>
            <w:rFonts w:ascii="Times New Roman" w:hAnsi="Times New Roman" w:cs="Times New Roman"/>
            <w:noProof/>
            <w:sz w:val="26"/>
            <w:szCs w:val="26"/>
            <w:rPrChange w:id="2205" w:author="Unknown">
              <w:rPr>
                <w:noProof/>
              </w:rPr>
            </w:rPrChange>
          </w:rPr>
          <w:lastRenderedPageBreak/>
          <w:drawing>
            <wp:anchor distT="0" distB="0" distL="114300" distR="114300" simplePos="0" relativeHeight="251671552" behindDoc="0" locked="0" layoutInCell="1" allowOverlap="1" wp14:anchorId="235F53AA" wp14:editId="78968B05">
              <wp:simplePos x="0" y="0"/>
              <wp:positionH relativeFrom="margin">
                <wp:align>right</wp:align>
              </wp:positionH>
              <wp:positionV relativeFrom="paragraph">
                <wp:posOffset>0</wp:posOffset>
              </wp:positionV>
              <wp:extent cx="5943600" cy="4161790"/>
              <wp:effectExtent l="0" t="0" r="0" b="0"/>
              <wp:wrapThrough wrapText="bothSides">
                <wp:wrapPolygon edited="0">
                  <wp:start x="0" y="0"/>
                  <wp:lineTo x="0" y="21455"/>
                  <wp:lineTo x="21531" y="21455"/>
                  <wp:lineTo x="21531"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_addCar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161790"/>
                      </a:xfrm>
                      <a:prstGeom prst="rect">
                        <a:avLst/>
                      </a:prstGeom>
                    </pic:spPr>
                  </pic:pic>
                </a:graphicData>
              </a:graphic>
              <wp14:sizeRelH relativeFrom="margin">
                <wp14:pctWidth>0</wp14:pctWidth>
              </wp14:sizeRelH>
            </wp:anchor>
          </w:drawing>
        </w:r>
      </w:ins>
    </w:p>
    <w:p w14:paraId="13649B3C" w14:textId="04A4D717" w:rsidR="00571135" w:rsidRPr="008967F5" w:rsidRDefault="00571135" w:rsidP="00571135">
      <w:pPr>
        <w:pStyle w:val="ListParagraph"/>
        <w:widowControl w:val="0"/>
        <w:spacing w:after="0" w:line="360" w:lineRule="auto"/>
        <w:ind w:left="990"/>
        <w:jc w:val="center"/>
        <w:outlineLvl w:val="1"/>
        <w:rPr>
          <w:ins w:id="2206" w:author="EndlessLove" w:date="2016-11-06T09:37:00Z"/>
          <w:rFonts w:ascii="Times New Roman" w:hAnsi="Times New Roman" w:cs="Times New Roman"/>
          <w:b/>
          <w:sz w:val="26"/>
          <w:szCs w:val="26"/>
        </w:rPr>
      </w:pPr>
      <w:ins w:id="2207" w:author="EndlessLove" w:date="2016-11-06T09:37:00Z">
        <w:r>
          <w:rPr>
            <w:rFonts w:ascii="Times New Roman" w:hAnsi="Times New Roman" w:cs="Times New Roman"/>
            <w:b/>
            <w:sz w:val="26"/>
            <w:szCs w:val="26"/>
          </w:rPr>
          <w:t>Hình 9</w:t>
        </w:r>
        <w:r w:rsidRPr="008967F5">
          <w:rPr>
            <w:rFonts w:ascii="Times New Roman" w:hAnsi="Times New Roman" w:cs="Times New Roman"/>
            <w:b/>
            <w:sz w:val="26"/>
            <w:szCs w:val="26"/>
          </w:rPr>
          <w:t xml:space="preserve">: </w:t>
        </w:r>
        <w:r>
          <w:rPr>
            <w:rFonts w:ascii="Times New Roman" w:hAnsi="Times New Roman" w:cs="Times New Roman"/>
            <w:b/>
            <w:sz w:val="26"/>
            <w:szCs w:val="26"/>
          </w:rPr>
          <w:t>Activity Diagram thêm sản phẩm vào giỏ hàng</w:t>
        </w:r>
      </w:ins>
    </w:p>
    <w:p w14:paraId="4FEEB362" w14:textId="77777777" w:rsidR="00571135" w:rsidRDefault="00571135">
      <w:pPr>
        <w:pStyle w:val="ListParagraph"/>
        <w:widowControl w:val="0"/>
        <w:spacing w:after="0" w:line="360" w:lineRule="auto"/>
        <w:ind w:left="1800"/>
        <w:outlineLvl w:val="1"/>
        <w:rPr>
          <w:ins w:id="2208" w:author="EndlessLove" w:date="2016-11-06T09:37:00Z"/>
          <w:rFonts w:ascii="Times New Roman" w:hAnsi="Times New Roman" w:cs="Times New Roman"/>
          <w:sz w:val="26"/>
          <w:szCs w:val="26"/>
        </w:rPr>
        <w:pPrChange w:id="2209" w:author="EndlessLove" w:date="2016-11-06T09:37:00Z">
          <w:pPr>
            <w:pStyle w:val="ListParagraph"/>
            <w:widowControl w:val="0"/>
            <w:numPr>
              <w:numId w:val="1"/>
            </w:numPr>
            <w:spacing w:after="0" w:line="360" w:lineRule="auto"/>
            <w:ind w:left="450" w:hanging="360"/>
            <w:outlineLvl w:val="1"/>
          </w:pPr>
        </w:pPrChange>
      </w:pPr>
    </w:p>
    <w:p w14:paraId="2ED245A8" w14:textId="54F7970B" w:rsidR="009823D6" w:rsidRDefault="00974A7D">
      <w:pPr>
        <w:pStyle w:val="ListParagraph"/>
        <w:widowControl w:val="0"/>
        <w:numPr>
          <w:ilvl w:val="1"/>
          <w:numId w:val="18"/>
        </w:numPr>
        <w:spacing w:after="0" w:line="360" w:lineRule="auto"/>
        <w:outlineLvl w:val="1"/>
        <w:rPr>
          <w:ins w:id="2210" w:author="EndlessLove" w:date="2016-10-20T08:12:00Z"/>
          <w:rFonts w:ascii="Times New Roman" w:hAnsi="Times New Roman" w:cs="Times New Roman"/>
          <w:sz w:val="26"/>
          <w:szCs w:val="26"/>
        </w:rPr>
        <w:pPrChange w:id="2211" w:author="EndlessLove" w:date="2016-10-17T10:20:00Z">
          <w:pPr>
            <w:pStyle w:val="ListParagraph"/>
            <w:widowControl w:val="0"/>
            <w:numPr>
              <w:numId w:val="1"/>
            </w:numPr>
            <w:spacing w:after="0" w:line="360" w:lineRule="auto"/>
            <w:ind w:left="450" w:hanging="360"/>
            <w:outlineLvl w:val="1"/>
          </w:pPr>
        </w:pPrChange>
      </w:pPr>
      <w:ins w:id="2212" w:author="EndlessLove" w:date="2016-10-17T10:19:00Z">
        <w:r>
          <w:rPr>
            <w:rFonts w:ascii="Times New Roman" w:hAnsi="Times New Roman" w:cs="Times New Roman"/>
            <w:sz w:val="26"/>
            <w:szCs w:val="26"/>
          </w:rPr>
          <w:t>Sequence Diagram:</w:t>
        </w:r>
      </w:ins>
    </w:p>
    <w:p w14:paraId="320868FE" w14:textId="31DC7B53" w:rsidR="000C4216" w:rsidRPr="000C4216" w:rsidRDefault="00046535">
      <w:pPr>
        <w:pStyle w:val="ListParagraph"/>
        <w:rPr>
          <w:ins w:id="2213" w:author="EndlessLove" w:date="2016-10-20T08:12:00Z"/>
          <w:rFonts w:ascii="Times New Roman" w:hAnsi="Times New Roman" w:cs="Times New Roman"/>
          <w:sz w:val="26"/>
          <w:szCs w:val="26"/>
          <w:rPrChange w:id="2214" w:author="EndlessLove" w:date="2016-10-20T08:12:00Z">
            <w:rPr>
              <w:ins w:id="2215" w:author="EndlessLove" w:date="2016-10-20T08:12:00Z"/>
            </w:rPr>
          </w:rPrChange>
        </w:rPr>
        <w:pPrChange w:id="2216" w:author="EndlessLove" w:date="2016-10-20T08:12:00Z">
          <w:pPr>
            <w:pStyle w:val="ListParagraph"/>
            <w:widowControl w:val="0"/>
            <w:numPr>
              <w:ilvl w:val="1"/>
              <w:numId w:val="18"/>
            </w:numPr>
            <w:spacing w:after="0" w:line="360" w:lineRule="auto"/>
            <w:ind w:left="1800" w:hanging="360"/>
            <w:outlineLvl w:val="1"/>
          </w:pPr>
        </w:pPrChange>
      </w:pPr>
      <w:ins w:id="2217" w:author="EndlessLove" w:date="2016-11-05T14:07:00Z">
        <w:r>
          <w:rPr>
            <w:rFonts w:ascii="Times New Roman" w:hAnsi="Times New Roman" w:cs="Times New Roman"/>
            <w:noProof/>
            <w:sz w:val="26"/>
            <w:szCs w:val="26"/>
            <w:rPrChange w:id="2218" w:author="Unknown">
              <w:rPr>
                <w:noProof/>
              </w:rPr>
            </w:rPrChange>
          </w:rPr>
          <w:lastRenderedPageBreak/>
          <w:drawing>
            <wp:inline distT="0" distB="0" distL="0" distR="0" wp14:anchorId="7273ECB3" wp14:editId="1037224B">
              <wp:extent cx="5943600" cy="44729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_AddToCart.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472940"/>
                      </a:xfrm>
                      <a:prstGeom prst="rect">
                        <a:avLst/>
                      </a:prstGeom>
                    </pic:spPr>
                  </pic:pic>
                </a:graphicData>
              </a:graphic>
            </wp:inline>
          </w:drawing>
        </w:r>
      </w:ins>
    </w:p>
    <w:p w14:paraId="3BB88D10" w14:textId="77777777" w:rsidR="000C4216" w:rsidRDefault="000C4216">
      <w:pPr>
        <w:widowControl w:val="0"/>
        <w:spacing w:after="0" w:line="360" w:lineRule="auto"/>
        <w:outlineLvl w:val="1"/>
        <w:rPr>
          <w:ins w:id="2219" w:author="EndlessLove" w:date="2016-10-20T08:12:00Z"/>
          <w:rFonts w:ascii="Times New Roman" w:hAnsi="Times New Roman" w:cs="Times New Roman"/>
          <w:sz w:val="26"/>
          <w:szCs w:val="26"/>
        </w:rPr>
        <w:pPrChange w:id="2220" w:author="EndlessLove" w:date="2016-10-20T08:12:00Z">
          <w:pPr>
            <w:pStyle w:val="ListParagraph"/>
            <w:widowControl w:val="0"/>
            <w:numPr>
              <w:numId w:val="1"/>
            </w:numPr>
            <w:spacing w:after="0" w:line="360" w:lineRule="auto"/>
            <w:ind w:left="450" w:hanging="360"/>
            <w:outlineLvl w:val="1"/>
          </w:pPr>
        </w:pPrChange>
      </w:pPr>
    </w:p>
    <w:p w14:paraId="1864E965" w14:textId="66D1E630" w:rsidR="00571135" w:rsidRPr="008967F5" w:rsidRDefault="00571135" w:rsidP="00571135">
      <w:pPr>
        <w:pStyle w:val="ListParagraph"/>
        <w:widowControl w:val="0"/>
        <w:spacing w:after="0" w:line="360" w:lineRule="auto"/>
        <w:ind w:left="990"/>
        <w:jc w:val="center"/>
        <w:outlineLvl w:val="1"/>
        <w:rPr>
          <w:ins w:id="2221" w:author="EndlessLove" w:date="2016-11-06T09:37:00Z"/>
          <w:rFonts w:ascii="Times New Roman" w:hAnsi="Times New Roman" w:cs="Times New Roman"/>
          <w:b/>
          <w:sz w:val="26"/>
          <w:szCs w:val="26"/>
        </w:rPr>
      </w:pPr>
      <w:ins w:id="2222" w:author="EndlessLove" w:date="2016-11-06T09:37:00Z">
        <w:r>
          <w:rPr>
            <w:rFonts w:ascii="Times New Roman" w:hAnsi="Times New Roman" w:cs="Times New Roman"/>
            <w:b/>
            <w:sz w:val="26"/>
            <w:szCs w:val="26"/>
          </w:rPr>
          <w:t>Hình 10</w:t>
        </w:r>
        <w:r w:rsidRPr="008967F5">
          <w:rPr>
            <w:rFonts w:ascii="Times New Roman" w:hAnsi="Times New Roman" w:cs="Times New Roman"/>
            <w:b/>
            <w:sz w:val="26"/>
            <w:szCs w:val="26"/>
          </w:rPr>
          <w:t xml:space="preserve">: </w:t>
        </w:r>
      </w:ins>
      <w:ins w:id="2223" w:author="EndlessLove" w:date="2016-11-06T09:38:00Z">
        <w:r>
          <w:rPr>
            <w:rFonts w:ascii="Times New Roman" w:hAnsi="Times New Roman" w:cs="Times New Roman"/>
            <w:b/>
            <w:sz w:val="26"/>
            <w:szCs w:val="26"/>
          </w:rPr>
          <w:t>Sequence</w:t>
        </w:r>
      </w:ins>
      <w:ins w:id="2224" w:author="EndlessLove" w:date="2016-11-06T09:37:00Z">
        <w:r>
          <w:rPr>
            <w:rFonts w:ascii="Times New Roman" w:hAnsi="Times New Roman" w:cs="Times New Roman"/>
            <w:b/>
            <w:sz w:val="26"/>
            <w:szCs w:val="26"/>
          </w:rPr>
          <w:t xml:space="preserve"> Diagram thêm sản phẩm vào giỏ hàng</w:t>
        </w:r>
      </w:ins>
    </w:p>
    <w:p w14:paraId="3D686331" w14:textId="77777777" w:rsidR="000C4216" w:rsidRDefault="000C4216">
      <w:pPr>
        <w:widowControl w:val="0"/>
        <w:spacing w:after="0" w:line="360" w:lineRule="auto"/>
        <w:outlineLvl w:val="1"/>
        <w:rPr>
          <w:ins w:id="2225" w:author="EndlessLove" w:date="2016-10-20T08:12:00Z"/>
          <w:rFonts w:ascii="Times New Roman" w:hAnsi="Times New Roman" w:cs="Times New Roman"/>
          <w:sz w:val="26"/>
          <w:szCs w:val="26"/>
        </w:rPr>
        <w:pPrChange w:id="2226" w:author="EndlessLove" w:date="2016-10-20T08:12:00Z">
          <w:pPr>
            <w:pStyle w:val="ListParagraph"/>
            <w:widowControl w:val="0"/>
            <w:numPr>
              <w:numId w:val="1"/>
            </w:numPr>
            <w:spacing w:after="0" w:line="360" w:lineRule="auto"/>
            <w:ind w:left="450" w:hanging="360"/>
            <w:outlineLvl w:val="1"/>
          </w:pPr>
        </w:pPrChange>
      </w:pPr>
    </w:p>
    <w:p w14:paraId="68B2359A" w14:textId="77777777" w:rsidR="000C4216" w:rsidRDefault="000C4216">
      <w:pPr>
        <w:widowControl w:val="0"/>
        <w:spacing w:after="0" w:line="360" w:lineRule="auto"/>
        <w:outlineLvl w:val="1"/>
        <w:rPr>
          <w:ins w:id="2227" w:author="EndlessLove" w:date="2016-10-20T08:12:00Z"/>
          <w:rFonts w:ascii="Times New Roman" w:hAnsi="Times New Roman" w:cs="Times New Roman"/>
          <w:sz w:val="26"/>
          <w:szCs w:val="26"/>
        </w:rPr>
        <w:pPrChange w:id="2228" w:author="EndlessLove" w:date="2016-10-20T08:12:00Z">
          <w:pPr>
            <w:pStyle w:val="ListParagraph"/>
            <w:widowControl w:val="0"/>
            <w:numPr>
              <w:numId w:val="1"/>
            </w:numPr>
            <w:spacing w:after="0" w:line="360" w:lineRule="auto"/>
            <w:ind w:left="450" w:hanging="360"/>
            <w:outlineLvl w:val="1"/>
          </w:pPr>
        </w:pPrChange>
      </w:pPr>
    </w:p>
    <w:p w14:paraId="17BF36E1" w14:textId="77777777" w:rsidR="000C4216" w:rsidRDefault="000C4216">
      <w:pPr>
        <w:widowControl w:val="0"/>
        <w:spacing w:after="0" w:line="360" w:lineRule="auto"/>
        <w:outlineLvl w:val="1"/>
        <w:rPr>
          <w:ins w:id="2229" w:author="EndlessLove" w:date="2016-10-20T08:12:00Z"/>
          <w:rFonts w:ascii="Times New Roman" w:hAnsi="Times New Roman" w:cs="Times New Roman"/>
          <w:sz w:val="26"/>
          <w:szCs w:val="26"/>
        </w:rPr>
        <w:pPrChange w:id="2230" w:author="EndlessLove" w:date="2016-10-20T08:12:00Z">
          <w:pPr>
            <w:pStyle w:val="ListParagraph"/>
            <w:widowControl w:val="0"/>
            <w:numPr>
              <w:numId w:val="1"/>
            </w:numPr>
            <w:spacing w:after="0" w:line="360" w:lineRule="auto"/>
            <w:ind w:left="450" w:hanging="360"/>
            <w:outlineLvl w:val="1"/>
          </w:pPr>
        </w:pPrChange>
      </w:pPr>
    </w:p>
    <w:p w14:paraId="1DA918BA" w14:textId="77777777" w:rsidR="000C4216" w:rsidRDefault="000C4216">
      <w:pPr>
        <w:widowControl w:val="0"/>
        <w:spacing w:after="0" w:line="360" w:lineRule="auto"/>
        <w:outlineLvl w:val="1"/>
        <w:rPr>
          <w:ins w:id="2231" w:author="EndlessLove" w:date="2016-10-20T08:12:00Z"/>
          <w:rFonts w:ascii="Times New Roman" w:hAnsi="Times New Roman" w:cs="Times New Roman"/>
          <w:sz w:val="26"/>
          <w:szCs w:val="26"/>
        </w:rPr>
        <w:pPrChange w:id="2232" w:author="EndlessLove" w:date="2016-10-20T08:12:00Z">
          <w:pPr>
            <w:pStyle w:val="ListParagraph"/>
            <w:widowControl w:val="0"/>
            <w:numPr>
              <w:numId w:val="1"/>
            </w:numPr>
            <w:spacing w:after="0" w:line="360" w:lineRule="auto"/>
            <w:ind w:left="450" w:hanging="360"/>
            <w:outlineLvl w:val="1"/>
          </w:pPr>
        </w:pPrChange>
      </w:pPr>
    </w:p>
    <w:p w14:paraId="7B2659E1" w14:textId="77777777" w:rsidR="000C4216" w:rsidRDefault="000C4216">
      <w:pPr>
        <w:widowControl w:val="0"/>
        <w:spacing w:after="0" w:line="360" w:lineRule="auto"/>
        <w:outlineLvl w:val="1"/>
        <w:rPr>
          <w:ins w:id="2233" w:author="EndlessLove" w:date="2016-10-20T08:12:00Z"/>
          <w:rFonts w:ascii="Times New Roman" w:hAnsi="Times New Roman" w:cs="Times New Roman"/>
          <w:sz w:val="26"/>
          <w:szCs w:val="26"/>
        </w:rPr>
        <w:pPrChange w:id="2234" w:author="EndlessLove" w:date="2016-10-20T08:12:00Z">
          <w:pPr>
            <w:pStyle w:val="ListParagraph"/>
            <w:widowControl w:val="0"/>
            <w:numPr>
              <w:numId w:val="1"/>
            </w:numPr>
            <w:spacing w:after="0" w:line="360" w:lineRule="auto"/>
            <w:ind w:left="450" w:hanging="360"/>
            <w:outlineLvl w:val="1"/>
          </w:pPr>
        </w:pPrChange>
      </w:pPr>
    </w:p>
    <w:p w14:paraId="0953036E" w14:textId="77777777" w:rsidR="000C4216" w:rsidRDefault="000C4216">
      <w:pPr>
        <w:widowControl w:val="0"/>
        <w:spacing w:after="0" w:line="360" w:lineRule="auto"/>
        <w:outlineLvl w:val="1"/>
        <w:rPr>
          <w:ins w:id="2235" w:author="EndlessLove" w:date="2016-10-20T08:12:00Z"/>
          <w:rFonts w:ascii="Times New Roman" w:hAnsi="Times New Roman" w:cs="Times New Roman"/>
          <w:sz w:val="26"/>
          <w:szCs w:val="26"/>
        </w:rPr>
        <w:pPrChange w:id="2236" w:author="EndlessLove" w:date="2016-10-20T08:12:00Z">
          <w:pPr>
            <w:pStyle w:val="ListParagraph"/>
            <w:widowControl w:val="0"/>
            <w:numPr>
              <w:numId w:val="1"/>
            </w:numPr>
            <w:spacing w:after="0" w:line="360" w:lineRule="auto"/>
            <w:ind w:left="450" w:hanging="360"/>
            <w:outlineLvl w:val="1"/>
          </w:pPr>
        </w:pPrChange>
      </w:pPr>
    </w:p>
    <w:p w14:paraId="50B73BA5" w14:textId="77777777" w:rsidR="000C4216" w:rsidRDefault="000C4216">
      <w:pPr>
        <w:widowControl w:val="0"/>
        <w:spacing w:after="0" w:line="360" w:lineRule="auto"/>
        <w:outlineLvl w:val="1"/>
        <w:rPr>
          <w:ins w:id="2237" w:author="EndlessLove" w:date="2016-10-20T08:12:00Z"/>
          <w:rFonts w:ascii="Times New Roman" w:hAnsi="Times New Roman" w:cs="Times New Roman"/>
          <w:sz w:val="26"/>
          <w:szCs w:val="26"/>
        </w:rPr>
        <w:pPrChange w:id="2238" w:author="EndlessLove" w:date="2016-10-20T08:12:00Z">
          <w:pPr>
            <w:pStyle w:val="ListParagraph"/>
            <w:widowControl w:val="0"/>
            <w:numPr>
              <w:numId w:val="1"/>
            </w:numPr>
            <w:spacing w:after="0" w:line="360" w:lineRule="auto"/>
            <w:ind w:left="450" w:hanging="360"/>
            <w:outlineLvl w:val="1"/>
          </w:pPr>
        </w:pPrChange>
      </w:pPr>
    </w:p>
    <w:p w14:paraId="20781AFC" w14:textId="77777777" w:rsidR="000C4216" w:rsidRDefault="000C4216">
      <w:pPr>
        <w:widowControl w:val="0"/>
        <w:spacing w:after="0" w:line="360" w:lineRule="auto"/>
        <w:outlineLvl w:val="1"/>
        <w:rPr>
          <w:ins w:id="2239" w:author="EndlessLove" w:date="2016-10-20T08:12:00Z"/>
          <w:rFonts w:ascii="Times New Roman" w:hAnsi="Times New Roman" w:cs="Times New Roman"/>
          <w:sz w:val="26"/>
          <w:szCs w:val="26"/>
        </w:rPr>
        <w:pPrChange w:id="2240" w:author="EndlessLove" w:date="2016-10-20T08:12:00Z">
          <w:pPr>
            <w:pStyle w:val="ListParagraph"/>
            <w:widowControl w:val="0"/>
            <w:numPr>
              <w:numId w:val="1"/>
            </w:numPr>
            <w:spacing w:after="0" w:line="360" w:lineRule="auto"/>
            <w:ind w:left="450" w:hanging="360"/>
            <w:outlineLvl w:val="1"/>
          </w:pPr>
        </w:pPrChange>
      </w:pPr>
    </w:p>
    <w:p w14:paraId="3AAFFA8E" w14:textId="77777777" w:rsidR="000C4216" w:rsidRDefault="000C4216">
      <w:pPr>
        <w:widowControl w:val="0"/>
        <w:spacing w:after="0" w:line="360" w:lineRule="auto"/>
        <w:outlineLvl w:val="1"/>
        <w:rPr>
          <w:ins w:id="2241" w:author="EndlessLove" w:date="2016-10-20T08:12:00Z"/>
          <w:rFonts w:ascii="Times New Roman" w:hAnsi="Times New Roman" w:cs="Times New Roman"/>
          <w:sz w:val="26"/>
          <w:szCs w:val="26"/>
        </w:rPr>
        <w:pPrChange w:id="2242" w:author="EndlessLove" w:date="2016-10-20T08:12:00Z">
          <w:pPr>
            <w:pStyle w:val="ListParagraph"/>
            <w:widowControl w:val="0"/>
            <w:numPr>
              <w:numId w:val="1"/>
            </w:numPr>
            <w:spacing w:after="0" w:line="360" w:lineRule="auto"/>
            <w:ind w:left="450" w:hanging="360"/>
            <w:outlineLvl w:val="1"/>
          </w:pPr>
        </w:pPrChange>
      </w:pPr>
    </w:p>
    <w:p w14:paraId="0C2BFE98" w14:textId="77777777" w:rsidR="000C4216" w:rsidRDefault="000C4216">
      <w:pPr>
        <w:widowControl w:val="0"/>
        <w:spacing w:after="0" w:line="360" w:lineRule="auto"/>
        <w:outlineLvl w:val="1"/>
        <w:rPr>
          <w:ins w:id="2243" w:author="EndlessLove" w:date="2016-10-20T08:12:00Z"/>
          <w:rFonts w:ascii="Times New Roman" w:hAnsi="Times New Roman" w:cs="Times New Roman"/>
          <w:sz w:val="26"/>
          <w:szCs w:val="26"/>
        </w:rPr>
        <w:pPrChange w:id="2244" w:author="EndlessLove" w:date="2016-10-20T08:12:00Z">
          <w:pPr>
            <w:pStyle w:val="ListParagraph"/>
            <w:widowControl w:val="0"/>
            <w:numPr>
              <w:numId w:val="1"/>
            </w:numPr>
            <w:spacing w:after="0" w:line="360" w:lineRule="auto"/>
            <w:ind w:left="450" w:hanging="360"/>
            <w:outlineLvl w:val="1"/>
          </w:pPr>
        </w:pPrChange>
      </w:pPr>
    </w:p>
    <w:p w14:paraId="0ED2BB01" w14:textId="77777777" w:rsidR="000C4216" w:rsidRPr="000C4216" w:rsidRDefault="000C4216">
      <w:pPr>
        <w:widowControl w:val="0"/>
        <w:spacing w:after="0" w:line="360" w:lineRule="auto"/>
        <w:outlineLvl w:val="1"/>
        <w:rPr>
          <w:ins w:id="2245" w:author="EndlessLove" w:date="2016-10-17T10:08:00Z"/>
          <w:rFonts w:ascii="Times New Roman" w:hAnsi="Times New Roman" w:cs="Times New Roman"/>
          <w:sz w:val="26"/>
          <w:szCs w:val="26"/>
          <w:rPrChange w:id="2246" w:author="EndlessLove" w:date="2016-10-20T08:12:00Z">
            <w:rPr>
              <w:ins w:id="2247" w:author="EndlessLove" w:date="2016-10-17T10:08:00Z"/>
            </w:rPr>
          </w:rPrChange>
        </w:rPr>
        <w:pPrChange w:id="2248" w:author="EndlessLove" w:date="2016-10-20T08:12:00Z">
          <w:pPr>
            <w:pStyle w:val="ListParagraph"/>
            <w:widowControl w:val="0"/>
            <w:numPr>
              <w:numId w:val="1"/>
            </w:numPr>
            <w:spacing w:after="0" w:line="360" w:lineRule="auto"/>
            <w:ind w:left="450" w:hanging="360"/>
            <w:outlineLvl w:val="1"/>
          </w:pPr>
        </w:pPrChange>
      </w:pPr>
    </w:p>
    <w:p w14:paraId="6962966E" w14:textId="28A57361" w:rsidR="009823D6" w:rsidRDefault="009823D6" w:rsidP="009823D6">
      <w:pPr>
        <w:pStyle w:val="ListParagraph"/>
        <w:widowControl w:val="0"/>
        <w:numPr>
          <w:ilvl w:val="0"/>
          <w:numId w:val="38"/>
        </w:numPr>
        <w:spacing w:after="0" w:line="360" w:lineRule="auto"/>
        <w:outlineLvl w:val="1"/>
        <w:rPr>
          <w:ins w:id="2249" w:author="EndlessLove" w:date="2016-10-20T08:09:00Z"/>
          <w:rFonts w:ascii="Times New Roman" w:hAnsi="Times New Roman" w:cs="Times New Roman"/>
          <w:b/>
          <w:sz w:val="26"/>
          <w:szCs w:val="26"/>
        </w:rPr>
      </w:pPr>
      <w:ins w:id="2250" w:author="EndlessLove" w:date="2016-10-17T10:20:00Z">
        <w:r>
          <w:rPr>
            <w:rFonts w:ascii="Times New Roman" w:hAnsi="Times New Roman" w:cs="Times New Roman"/>
            <w:b/>
            <w:sz w:val="26"/>
            <w:szCs w:val="26"/>
          </w:rPr>
          <w:t>Xóa</w:t>
        </w:r>
        <w:r w:rsidRPr="00280D08">
          <w:rPr>
            <w:rFonts w:ascii="Times New Roman" w:hAnsi="Times New Roman" w:cs="Times New Roman"/>
            <w:b/>
            <w:sz w:val="26"/>
            <w:szCs w:val="26"/>
          </w:rPr>
          <w:t xml:space="preserve"> sản phẩm</w:t>
        </w:r>
        <w:r>
          <w:rPr>
            <w:rFonts w:ascii="Times New Roman" w:hAnsi="Times New Roman" w:cs="Times New Roman"/>
            <w:b/>
            <w:sz w:val="26"/>
            <w:szCs w:val="26"/>
          </w:rPr>
          <w:t xml:space="preserve"> ra khỏi giỏ hàng</w:t>
        </w:r>
      </w:ins>
    </w:p>
    <w:p w14:paraId="000164C3" w14:textId="37A4B1C5" w:rsidR="000B2646" w:rsidRDefault="000B2646" w:rsidP="000B2646">
      <w:pPr>
        <w:pStyle w:val="ListParagraph"/>
        <w:widowControl w:val="0"/>
        <w:numPr>
          <w:ilvl w:val="1"/>
          <w:numId w:val="18"/>
        </w:numPr>
        <w:spacing w:after="0" w:line="360" w:lineRule="auto"/>
        <w:outlineLvl w:val="1"/>
        <w:rPr>
          <w:ins w:id="2251" w:author="EndlessLove" w:date="2016-10-20T08:10:00Z"/>
          <w:rFonts w:ascii="Times New Roman" w:hAnsi="Times New Roman" w:cs="Times New Roman"/>
          <w:sz w:val="26"/>
          <w:szCs w:val="26"/>
        </w:rPr>
      </w:pPr>
      <w:ins w:id="2252" w:author="EndlessLove" w:date="2016-10-20T08:09:00Z">
        <w:r w:rsidRPr="00280D08">
          <w:rPr>
            <w:rFonts w:ascii="Times New Roman" w:hAnsi="Times New Roman" w:cs="Times New Roman"/>
            <w:sz w:val="26"/>
            <w:szCs w:val="26"/>
          </w:rPr>
          <w:t>A</w:t>
        </w:r>
        <w:r>
          <w:rPr>
            <w:rFonts w:ascii="Times New Roman" w:hAnsi="Times New Roman" w:cs="Times New Roman"/>
            <w:sz w:val="26"/>
            <w:szCs w:val="26"/>
          </w:rPr>
          <w:t>ctivity Diagram:</w:t>
        </w:r>
      </w:ins>
    </w:p>
    <w:p w14:paraId="6CC8B36E" w14:textId="4444AE47" w:rsidR="000B2646" w:rsidRPr="000C4216" w:rsidRDefault="000C4216">
      <w:pPr>
        <w:widowControl w:val="0"/>
        <w:spacing w:after="0" w:line="360" w:lineRule="auto"/>
        <w:outlineLvl w:val="1"/>
        <w:rPr>
          <w:ins w:id="2253" w:author="EndlessLove" w:date="2016-10-20T08:09:00Z"/>
          <w:rFonts w:ascii="Times New Roman" w:hAnsi="Times New Roman" w:cs="Times New Roman"/>
          <w:sz w:val="26"/>
          <w:szCs w:val="26"/>
          <w:rPrChange w:id="2254" w:author="EndlessLove" w:date="2016-10-20T08:12:00Z">
            <w:rPr>
              <w:ins w:id="2255" w:author="EndlessLove" w:date="2016-10-20T08:09:00Z"/>
            </w:rPr>
          </w:rPrChange>
        </w:rPr>
        <w:pPrChange w:id="2256" w:author="EndlessLove" w:date="2016-10-20T08:12:00Z">
          <w:pPr>
            <w:pStyle w:val="ListParagraph"/>
            <w:widowControl w:val="0"/>
            <w:numPr>
              <w:ilvl w:val="1"/>
              <w:numId w:val="18"/>
            </w:numPr>
            <w:spacing w:after="0" w:line="360" w:lineRule="auto"/>
            <w:ind w:left="1800" w:hanging="360"/>
            <w:outlineLvl w:val="1"/>
          </w:pPr>
        </w:pPrChange>
      </w:pPr>
      <w:ins w:id="2257" w:author="EndlessLove" w:date="2016-10-20T08:12:00Z">
        <w:r>
          <w:rPr>
            <w:rFonts w:ascii="Times New Roman" w:hAnsi="Times New Roman" w:cs="Times New Roman"/>
            <w:noProof/>
            <w:sz w:val="26"/>
            <w:szCs w:val="26"/>
            <w:rPrChange w:id="2258" w:author="Unknown">
              <w:rPr>
                <w:noProof/>
              </w:rPr>
            </w:rPrChange>
          </w:rPr>
          <w:drawing>
            <wp:anchor distT="0" distB="0" distL="114300" distR="114300" simplePos="0" relativeHeight="251672576" behindDoc="0" locked="0" layoutInCell="1" allowOverlap="1" wp14:anchorId="76B8310E" wp14:editId="3F917989">
              <wp:simplePos x="0" y="0"/>
              <wp:positionH relativeFrom="column">
                <wp:posOffset>438150</wp:posOffset>
              </wp:positionH>
              <wp:positionV relativeFrom="paragraph">
                <wp:posOffset>90170</wp:posOffset>
              </wp:positionV>
              <wp:extent cx="5325218" cy="4829849"/>
              <wp:effectExtent l="0" t="0" r="8890" b="8890"/>
              <wp:wrapThrough wrapText="bothSides">
                <wp:wrapPolygon edited="0">
                  <wp:start x="0" y="0"/>
                  <wp:lineTo x="0" y="21555"/>
                  <wp:lineTo x="21559" y="21555"/>
                  <wp:lineTo x="21559"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_removeCart.PNG"/>
                      <pic:cNvPicPr/>
                    </pic:nvPicPr>
                    <pic:blipFill>
                      <a:blip r:embed="rId26">
                        <a:extLst>
                          <a:ext uri="{28A0092B-C50C-407E-A947-70E740481C1C}">
                            <a14:useLocalDpi xmlns:a14="http://schemas.microsoft.com/office/drawing/2010/main" val="0"/>
                          </a:ext>
                        </a:extLst>
                      </a:blip>
                      <a:stretch>
                        <a:fillRect/>
                      </a:stretch>
                    </pic:blipFill>
                    <pic:spPr>
                      <a:xfrm>
                        <a:off x="0" y="0"/>
                        <a:ext cx="5325218" cy="4829849"/>
                      </a:xfrm>
                      <a:prstGeom prst="rect">
                        <a:avLst/>
                      </a:prstGeom>
                    </pic:spPr>
                  </pic:pic>
                </a:graphicData>
              </a:graphic>
            </wp:anchor>
          </w:drawing>
        </w:r>
      </w:ins>
    </w:p>
    <w:p w14:paraId="1684DFAF" w14:textId="4A43A698" w:rsidR="00571135" w:rsidRPr="008967F5" w:rsidRDefault="00571135" w:rsidP="00571135">
      <w:pPr>
        <w:pStyle w:val="ListParagraph"/>
        <w:widowControl w:val="0"/>
        <w:spacing w:after="0" w:line="360" w:lineRule="auto"/>
        <w:ind w:left="990"/>
        <w:jc w:val="center"/>
        <w:outlineLvl w:val="1"/>
        <w:rPr>
          <w:ins w:id="2259" w:author="EndlessLove" w:date="2016-11-06T09:38:00Z"/>
          <w:rFonts w:ascii="Times New Roman" w:hAnsi="Times New Roman" w:cs="Times New Roman"/>
          <w:b/>
          <w:sz w:val="26"/>
          <w:szCs w:val="26"/>
        </w:rPr>
      </w:pPr>
      <w:ins w:id="2260" w:author="EndlessLove" w:date="2016-11-06T09:38:00Z">
        <w:r>
          <w:rPr>
            <w:rFonts w:ascii="Times New Roman" w:hAnsi="Times New Roman" w:cs="Times New Roman"/>
            <w:b/>
            <w:sz w:val="26"/>
            <w:szCs w:val="26"/>
          </w:rPr>
          <w:t>Hình 11</w:t>
        </w:r>
        <w:r w:rsidRPr="008967F5">
          <w:rPr>
            <w:rFonts w:ascii="Times New Roman" w:hAnsi="Times New Roman" w:cs="Times New Roman"/>
            <w:b/>
            <w:sz w:val="26"/>
            <w:szCs w:val="26"/>
          </w:rPr>
          <w:t xml:space="preserve">: </w:t>
        </w:r>
        <w:r>
          <w:rPr>
            <w:rFonts w:ascii="Times New Roman" w:hAnsi="Times New Roman" w:cs="Times New Roman"/>
            <w:b/>
            <w:sz w:val="26"/>
            <w:szCs w:val="26"/>
          </w:rPr>
          <w:t xml:space="preserve">Activity Diagram xóa sản phẩm </w:t>
        </w:r>
      </w:ins>
      <w:ins w:id="2261" w:author="EndlessLove" w:date="2016-11-06T09:39:00Z">
        <w:r>
          <w:rPr>
            <w:rFonts w:ascii="Times New Roman" w:hAnsi="Times New Roman" w:cs="Times New Roman"/>
            <w:b/>
            <w:sz w:val="26"/>
            <w:szCs w:val="26"/>
          </w:rPr>
          <w:t>trong</w:t>
        </w:r>
      </w:ins>
      <w:ins w:id="2262" w:author="EndlessLove" w:date="2016-11-06T09:38:00Z">
        <w:r>
          <w:rPr>
            <w:rFonts w:ascii="Times New Roman" w:hAnsi="Times New Roman" w:cs="Times New Roman"/>
            <w:b/>
            <w:sz w:val="26"/>
            <w:szCs w:val="26"/>
          </w:rPr>
          <w:t xml:space="preserve"> giỏ hàng</w:t>
        </w:r>
      </w:ins>
    </w:p>
    <w:p w14:paraId="1D78B3A7" w14:textId="77777777" w:rsidR="00571135" w:rsidRDefault="00571135">
      <w:pPr>
        <w:pStyle w:val="ListParagraph"/>
        <w:widowControl w:val="0"/>
        <w:spacing w:after="0" w:line="360" w:lineRule="auto"/>
        <w:ind w:left="1800"/>
        <w:outlineLvl w:val="1"/>
        <w:rPr>
          <w:ins w:id="2263" w:author="EndlessLove" w:date="2016-11-06T09:38:00Z"/>
          <w:rFonts w:ascii="Times New Roman" w:hAnsi="Times New Roman" w:cs="Times New Roman"/>
          <w:sz w:val="26"/>
          <w:szCs w:val="26"/>
        </w:rPr>
        <w:pPrChange w:id="2264" w:author="EndlessLove" w:date="2016-11-06T09:38:00Z">
          <w:pPr>
            <w:pStyle w:val="ListParagraph"/>
            <w:widowControl w:val="0"/>
            <w:numPr>
              <w:ilvl w:val="1"/>
              <w:numId w:val="18"/>
            </w:numPr>
            <w:spacing w:after="0" w:line="360" w:lineRule="auto"/>
            <w:ind w:left="1800" w:hanging="360"/>
            <w:outlineLvl w:val="1"/>
          </w:pPr>
        </w:pPrChange>
      </w:pPr>
    </w:p>
    <w:p w14:paraId="3A90DCF1" w14:textId="77777777" w:rsidR="00571135" w:rsidRPr="00571135" w:rsidRDefault="00571135">
      <w:pPr>
        <w:rPr>
          <w:ins w:id="2265" w:author="EndlessLove" w:date="2016-11-06T09:38:00Z"/>
          <w:rFonts w:ascii="Times New Roman" w:hAnsi="Times New Roman" w:cs="Times New Roman"/>
          <w:sz w:val="26"/>
          <w:szCs w:val="26"/>
          <w:rPrChange w:id="2266" w:author="EndlessLove" w:date="2016-11-06T09:38:00Z">
            <w:rPr>
              <w:ins w:id="2267" w:author="EndlessLove" w:date="2016-11-06T09:38:00Z"/>
            </w:rPr>
          </w:rPrChange>
        </w:rPr>
        <w:pPrChange w:id="2268" w:author="EndlessLove" w:date="2016-11-06T09:38:00Z">
          <w:pPr>
            <w:pStyle w:val="ListParagraph"/>
            <w:widowControl w:val="0"/>
            <w:numPr>
              <w:ilvl w:val="1"/>
              <w:numId w:val="18"/>
            </w:numPr>
            <w:spacing w:after="0" w:line="360" w:lineRule="auto"/>
            <w:ind w:left="1800" w:hanging="360"/>
            <w:outlineLvl w:val="1"/>
          </w:pPr>
        </w:pPrChange>
      </w:pPr>
    </w:p>
    <w:p w14:paraId="50833886" w14:textId="0AC2C33D" w:rsidR="000B2646" w:rsidRDefault="000B2646" w:rsidP="000B2646">
      <w:pPr>
        <w:pStyle w:val="ListParagraph"/>
        <w:widowControl w:val="0"/>
        <w:numPr>
          <w:ilvl w:val="1"/>
          <w:numId w:val="18"/>
        </w:numPr>
        <w:spacing w:after="0" w:line="360" w:lineRule="auto"/>
        <w:outlineLvl w:val="1"/>
        <w:rPr>
          <w:ins w:id="2269" w:author="EndlessLove" w:date="2016-11-05T14:07:00Z"/>
          <w:rFonts w:ascii="Times New Roman" w:hAnsi="Times New Roman" w:cs="Times New Roman"/>
          <w:sz w:val="26"/>
          <w:szCs w:val="26"/>
        </w:rPr>
      </w:pPr>
      <w:ins w:id="2270" w:author="EndlessLove" w:date="2016-10-20T08:10:00Z">
        <w:r>
          <w:rPr>
            <w:rFonts w:ascii="Times New Roman" w:hAnsi="Times New Roman" w:cs="Times New Roman"/>
            <w:sz w:val="26"/>
            <w:szCs w:val="26"/>
          </w:rPr>
          <w:t>Sequence Diagram:</w:t>
        </w:r>
      </w:ins>
    </w:p>
    <w:p w14:paraId="0B614E76" w14:textId="77777777" w:rsidR="00046535" w:rsidRPr="00046535" w:rsidRDefault="00046535">
      <w:pPr>
        <w:pStyle w:val="ListParagraph"/>
        <w:rPr>
          <w:ins w:id="2271" w:author="EndlessLove" w:date="2016-11-05T14:07:00Z"/>
          <w:rFonts w:ascii="Times New Roman" w:hAnsi="Times New Roman" w:cs="Times New Roman"/>
          <w:sz w:val="26"/>
          <w:szCs w:val="26"/>
          <w:rPrChange w:id="2272" w:author="EndlessLove" w:date="2016-11-05T14:07:00Z">
            <w:rPr>
              <w:ins w:id="2273" w:author="EndlessLove" w:date="2016-11-05T14:07:00Z"/>
            </w:rPr>
          </w:rPrChange>
        </w:rPr>
        <w:pPrChange w:id="2274" w:author="EndlessLove" w:date="2016-11-05T14:07:00Z">
          <w:pPr>
            <w:pStyle w:val="ListParagraph"/>
            <w:widowControl w:val="0"/>
            <w:numPr>
              <w:ilvl w:val="1"/>
              <w:numId w:val="18"/>
            </w:numPr>
            <w:spacing w:after="0" w:line="360" w:lineRule="auto"/>
            <w:ind w:left="1800" w:hanging="360"/>
            <w:outlineLvl w:val="1"/>
          </w:pPr>
        </w:pPrChange>
      </w:pPr>
    </w:p>
    <w:p w14:paraId="5D4DC3E7" w14:textId="16FACDA1" w:rsidR="00046535" w:rsidRDefault="00046535">
      <w:pPr>
        <w:pStyle w:val="ListParagraph"/>
        <w:widowControl w:val="0"/>
        <w:spacing w:after="0" w:line="360" w:lineRule="auto"/>
        <w:ind w:left="1800"/>
        <w:outlineLvl w:val="1"/>
        <w:rPr>
          <w:ins w:id="2275" w:author="EndlessLove" w:date="2016-10-20T08:09:00Z"/>
          <w:rFonts w:ascii="Times New Roman" w:hAnsi="Times New Roman" w:cs="Times New Roman"/>
          <w:sz w:val="26"/>
          <w:szCs w:val="26"/>
        </w:rPr>
        <w:pPrChange w:id="2276" w:author="EndlessLove" w:date="2016-11-05T14:07:00Z">
          <w:pPr>
            <w:pStyle w:val="ListParagraph"/>
            <w:widowControl w:val="0"/>
            <w:numPr>
              <w:ilvl w:val="1"/>
              <w:numId w:val="18"/>
            </w:numPr>
            <w:spacing w:after="0" w:line="360" w:lineRule="auto"/>
            <w:ind w:left="1800" w:hanging="360"/>
            <w:outlineLvl w:val="1"/>
          </w:pPr>
        </w:pPrChange>
      </w:pPr>
      <w:ins w:id="2277" w:author="EndlessLove" w:date="2016-11-05T14:07:00Z">
        <w:r>
          <w:rPr>
            <w:rFonts w:ascii="Times New Roman" w:hAnsi="Times New Roman" w:cs="Times New Roman"/>
            <w:noProof/>
            <w:sz w:val="26"/>
            <w:szCs w:val="26"/>
            <w:rPrChange w:id="2278" w:author="Unknown">
              <w:rPr>
                <w:noProof/>
              </w:rPr>
            </w:rPrChange>
          </w:rPr>
          <w:lastRenderedPageBreak/>
          <w:drawing>
            <wp:anchor distT="0" distB="0" distL="114300" distR="114300" simplePos="0" relativeHeight="251676672" behindDoc="0" locked="0" layoutInCell="1" allowOverlap="1" wp14:anchorId="7A7A475B" wp14:editId="4CA2DED8">
              <wp:simplePos x="0" y="0"/>
              <wp:positionH relativeFrom="column">
                <wp:posOffset>95250</wp:posOffset>
              </wp:positionH>
              <wp:positionV relativeFrom="paragraph">
                <wp:posOffset>0</wp:posOffset>
              </wp:positionV>
              <wp:extent cx="5943600" cy="4053840"/>
              <wp:effectExtent l="0" t="0" r="0" b="3810"/>
              <wp:wrapThrough wrapText="bothSides">
                <wp:wrapPolygon edited="0">
                  <wp:start x="0" y="0"/>
                  <wp:lineTo x="0" y="21519"/>
                  <wp:lineTo x="21531" y="21519"/>
                  <wp:lineTo x="21531"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_DeleteCart.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053840"/>
                      </a:xfrm>
                      <a:prstGeom prst="rect">
                        <a:avLst/>
                      </a:prstGeom>
                    </pic:spPr>
                  </pic:pic>
                </a:graphicData>
              </a:graphic>
            </wp:anchor>
          </w:drawing>
        </w:r>
      </w:ins>
    </w:p>
    <w:p w14:paraId="0A3C7EFA" w14:textId="68BC5605" w:rsidR="00571135" w:rsidRPr="008967F5" w:rsidRDefault="00571135" w:rsidP="00571135">
      <w:pPr>
        <w:pStyle w:val="ListParagraph"/>
        <w:widowControl w:val="0"/>
        <w:spacing w:after="0" w:line="360" w:lineRule="auto"/>
        <w:ind w:left="990"/>
        <w:jc w:val="center"/>
        <w:outlineLvl w:val="1"/>
        <w:rPr>
          <w:ins w:id="2279" w:author="EndlessLove" w:date="2016-11-06T09:38:00Z"/>
          <w:rFonts w:ascii="Times New Roman" w:hAnsi="Times New Roman" w:cs="Times New Roman"/>
          <w:b/>
          <w:sz w:val="26"/>
          <w:szCs w:val="26"/>
        </w:rPr>
      </w:pPr>
      <w:ins w:id="2280" w:author="EndlessLove" w:date="2016-11-06T09:38:00Z">
        <w:r>
          <w:rPr>
            <w:rFonts w:ascii="Times New Roman" w:hAnsi="Times New Roman" w:cs="Times New Roman"/>
            <w:b/>
            <w:sz w:val="26"/>
            <w:szCs w:val="26"/>
          </w:rPr>
          <w:t>Hình 12</w:t>
        </w:r>
        <w:r w:rsidRPr="008967F5">
          <w:rPr>
            <w:rFonts w:ascii="Times New Roman" w:hAnsi="Times New Roman" w:cs="Times New Roman"/>
            <w:b/>
            <w:sz w:val="26"/>
            <w:szCs w:val="26"/>
          </w:rPr>
          <w:t xml:space="preserve">: </w:t>
        </w:r>
        <w:r>
          <w:rPr>
            <w:rFonts w:ascii="Times New Roman" w:hAnsi="Times New Roman" w:cs="Times New Roman"/>
            <w:b/>
            <w:sz w:val="26"/>
            <w:szCs w:val="26"/>
          </w:rPr>
          <w:t>Sequence Diagram xóa sản phẩm trong giỏ hàng</w:t>
        </w:r>
      </w:ins>
    </w:p>
    <w:p w14:paraId="6BE1366E" w14:textId="77777777" w:rsidR="000B2646" w:rsidRDefault="000B2646">
      <w:pPr>
        <w:pStyle w:val="ListParagraph"/>
        <w:widowControl w:val="0"/>
        <w:spacing w:after="0" w:line="360" w:lineRule="auto"/>
        <w:ind w:left="990"/>
        <w:outlineLvl w:val="1"/>
        <w:rPr>
          <w:ins w:id="2281" w:author="EndlessLove" w:date="2016-10-20T08:13:00Z"/>
          <w:rFonts w:ascii="Times New Roman" w:hAnsi="Times New Roman" w:cs="Times New Roman"/>
          <w:b/>
          <w:sz w:val="26"/>
          <w:szCs w:val="26"/>
        </w:rPr>
        <w:pPrChange w:id="2282" w:author="EndlessLove" w:date="2016-10-20T08:09:00Z">
          <w:pPr>
            <w:pStyle w:val="ListParagraph"/>
            <w:widowControl w:val="0"/>
            <w:numPr>
              <w:numId w:val="38"/>
            </w:numPr>
            <w:spacing w:after="0" w:line="360" w:lineRule="auto"/>
            <w:ind w:left="990" w:hanging="360"/>
            <w:outlineLvl w:val="1"/>
          </w:pPr>
        </w:pPrChange>
      </w:pPr>
    </w:p>
    <w:p w14:paraId="4AF0453A" w14:textId="77777777" w:rsidR="000C4216" w:rsidRDefault="000C4216">
      <w:pPr>
        <w:pStyle w:val="ListParagraph"/>
        <w:widowControl w:val="0"/>
        <w:spacing w:after="0" w:line="360" w:lineRule="auto"/>
        <w:ind w:left="990"/>
        <w:outlineLvl w:val="1"/>
        <w:rPr>
          <w:ins w:id="2283" w:author="EndlessLove" w:date="2016-10-20T08:13:00Z"/>
          <w:rFonts w:ascii="Times New Roman" w:hAnsi="Times New Roman" w:cs="Times New Roman"/>
          <w:b/>
          <w:sz w:val="26"/>
          <w:szCs w:val="26"/>
        </w:rPr>
        <w:pPrChange w:id="2284" w:author="EndlessLove" w:date="2016-10-20T08:09:00Z">
          <w:pPr>
            <w:pStyle w:val="ListParagraph"/>
            <w:widowControl w:val="0"/>
            <w:numPr>
              <w:numId w:val="38"/>
            </w:numPr>
            <w:spacing w:after="0" w:line="360" w:lineRule="auto"/>
            <w:ind w:left="990" w:hanging="360"/>
            <w:outlineLvl w:val="1"/>
          </w:pPr>
        </w:pPrChange>
      </w:pPr>
    </w:p>
    <w:p w14:paraId="7E9C8E58" w14:textId="77777777" w:rsidR="000C4216" w:rsidRDefault="000C4216">
      <w:pPr>
        <w:pStyle w:val="ListParagraph"/>
        <w:widowControl w:val="0"/>
        <w:spacing w:after="0" w:line="360" w:lineRule="auto"/>
        <w:ind w:left="990"/>
        <w:outlineLvl w:val="1"/>
        <w:rPr>
          <w:ins w:id="2285" w:author="EndlessLove" w:date="2016-10-17T10:20:00Z"/>
          <w:rFonts w:ascii="Times New Roman" w:hAnsi="Times New Roman" w:cs="Times New Roman"/>
          <w:b/>
          <w:sz w:val="26"/>
          <w:szCs w:val="26"/>
        </w:rPr>
        <w:pPrChange w:id="2286" w:author="EndlessLove" w:date="2016-10-20T08:09:00Z">
          <w:pPr>
            <w:pStyle w:val="ListParagraph"/>
            <w:widowControl w:val="0"/>
            <w:numPr>
              <w:numId w:val="38"/>
            </w:numPr>
            <w:spacing w:after="0" w:line="360" w:lineRule="auto"/>
            <w:ind w:left="990" w:hanging="360"/>
            <w:outlineLvl w:val="1"/>
          </w:pPr>
        </w:pPrChange>
      </w:pPr>
    </w:p>
    <w:p w14:paraId="0631FAC4" w14:textId="6E481BFD" w:rsidR="009823D6" w:rsidRDefault="009823D6" w:rsidP="009823D6">
      <w:pPr>
        <w:pStyle w:val="ListParagraph"/>
        <w:widowControl w:val="0"/>
        <w:numPr>
          <w:ilvl w:val="0"/>
          <w:numId w:val="38"/>
        </w:numPr>
        <w:spacing w:after="0" w:line="360" w:lineRule="auto"/>
        <w:outlineLvl w:val="1"/>
        <w:rPr>
          <w:ins w:id="2287" w:author="EndlessLove" w:date="2016-10-20T08:13:00Z"/>
          <w:rFonts w:ascii="Times New Roman" w:hAnsi="Times New Roman" w:cs="Times New Roman"/>
          <w:b/>
          <w:sz w:val="26"/>
          <w:szCs w:val="26"/>
        </w:rPr>
      </w:pPr>
      <w:ins w:id="2288" w:author="EndlessLove" w:date="2016-10-17T10:20:00Z">
        <w:r>
          <w:rPr>
            <w:rFonts w:ascii="Times New Roman" w:hAnsi="Times New Roman" w:cs="Times New Roman"/>
            <w:b/>
            <w:sz w:val="26"/>
            <w:szCs w:val="26"/>
          </w:rPr>
          <w:t>Cập nhật số lượng sản phẩm trong giỏ hàng</w:t>
        </w:r>
      </w:ins>
    </w:p>
    <w:p w14:paraId="3224DD75" w14:textId="17A26592" w:rsidR="000C4216" w:rsidRDefault="000C4216" w:rsidP="000C4216">
      <w:pPr>
        <w:pStyle w:val="ListParagraph"/>
        <w:widowControl w:val="0"/>
        <w:numPr>
          <w:ilvl w:val="1"/>
          <w:numId w:val="18"/>
        </w:numPr>
        <w:spacing w:after="0" w:line="360" w:lineRule="auto"/>
        <w:outlineLvl w:val="1"/>
        <w:rPr>
          <w:ins w:id="2289" w:author="EndlessLove" w:date="2016-10-20T08:13:00Z"/>
          <w:rFonts w:ascii="Times New Roman" w:hAnsi="Times New Roman" w:cs="Times New Roman"/>
          <w:sz w:val="26"/>
          <w:szCs w:val="26"/>
        </w:rPr>
      </w:pPr>
      <w:ins w:id="2290" w:author="EndlessLove" w:date="2016-10-20T08:14:00Z">
        <w:r>
          <w:rPr>
            <w:rFonts w:ascii="Times New Roman" w:hAnsi="Times New Roman" w:cs="Times New Roman"/>
            <w:noProof/>
            <w:sz w:val="26"/>
            <w:szCs w:val="26"/>
            <w:rPrChange w:id="2291" w:author="Unknown">
              <w:rPr>
                <w:noProof/>
              </w:rPr>
            </w:rPrChange>
          </w:rPr>
          <w:lastRenderedPageBreak/>
          <w:drawing>
            <wp:anchor distT="0" distB="0" distL="114300" distR="114300" simplePos="0" relativeHeight="251673600" behindDoc="0" locked="0" layoutInCell="1" allowOverlap="1" wp14:anchorId="7E8E88F3" wp14:editId="172848DE">
              <wp:simplePos x="0" y="0"/>
              <wp:positionH relativeFrom="column">
                <wp:posOffset>552450</wp:posOffset>
              </wp:positionH>
              <wp:positionV relativeFrom="paragraph">
                <wp:posOffset>450215</wp:posOffset>
              </wp:positionV>
              <wp:extent cx="5249008" cy="4963218"/>
              <wp:effectExtent l="0" t="0" r="8890" b="8890"/>
              <wp:wrapThrough wrapText="bothSides">
                <wp:wrapPolygon edited="0">
                  <wp:start x="0" y="0"/>
                  <wp:lineTo x="0" y="21556"/>
                  <wp:lineTo x="21558" y="21556"/>
                  <wp:lineTo x="21558"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_updateQuantityCart.PNG"/>
                      <pic:cNvPicPr/>
                    </pic:nvPicPr>
                    <pic:blipFill>
                      <a:blip r:embed="rId28">
                        <a:extLst>
                          <a:ext uri="{28A0092B-C50C-407E-A947-70E740481C1C}">
                            <a14:useLocalDpi xmlns:a14="http://schemas.microsoft.com/office/drawing/2010/main" val="0"/>
                          </a:ext>
                        </a:extLst>
                      </a:blip>
                      <a:stretch>
                        <a:fillRect/>
                      </a:stretch>
                    </pic:blipFill>
                    <pic:spPr>
                      <a:xfrm>
                        <a:off x="0" y="0"/>
                        <a:ext cx="5249008" cy="4963218"/>
                      </a:xfrm>
                      <a:prstGeom prst="rect">
                        <a:avLst/>
                      </a:prstGeom>
                    </pic:spPr>
                  </pic:pic>
                </a:graphicData>
              </a:graphic>
            </wp:anchor>
          </w:drawing>
        </w:r>
      </w:ins>
      <w:ins w:id="2292" w:author="EndlessLove" w:date="2016-10-20T08:13:00Z">
        <w:r w:rsidRPr="00280D08">
          <w:rPr>
            <w:rFonts w:ascii="Times New Roman" w:hAnsi="Times New Roman" w:cs="Times New Roman"/>
            <w:sz w:val="26"/>
            <w:szCs w:val="26"/>
          </w:rPr>
          <w:t>A</w:t>
        </w:r>
        <w:r>
          <w:rPr>
            <w:rFonts w:ascii="Times New Roman" w:hAnsi="Times New Roman" w:cs="Times New Roman"/>
            <w:sz w:val="26"/>
            <w:szCs w:val="26"/>
          </w:rPr>
          <w:t>ctivity Diagram:</w:t>
        </w:r>
      </w:ins>
    </w:p>
    <w:p w14:paraId="0DCA6A5A" w14:textId="7BF8ECD3" w:rsidR="000C4216" w:rsidRDefault="000C4216">
      <w:pPr>
        <w:pStyle w:val="ListParagraph"/>
        <w:widowControl w:val="0"/>
        <w:spacing w:after="0" w:line="360" w:lineRule="auto"/>
        <w:ind w:left="1800"/>
        <w:outlineLvl w:val="1"/>
        <w:rPr>
          <w:ins w:id="2293" w:author="EndlessLove" w:date="2016-10-20T08:13:00Z"/>
          <w:rFonts w:ascii="Times New Roman" w:hAnsi="Times New Roman" w:cs="Times New Roman"/>
          <w:sz w:val="26"/>
          <w:szCs w:val="26"/>
        </w:rPr>
        <w:pPrChange w:id="2294" w:author="EndlessLove" w:date="2016-10-20T08:13:00Z">
          <w:pPr>
            <w:pStyle w:val="ListParagraph"/>
            <w:widowControl w:val="0"/>
            <w:numPr>
              <w:ilvl w:val="1"/>
              <w:numId w:val="18"/>
            </w:numPr>
            <w:spacing w:after="0" w:line="360" w:lineRule="auto"/>
            <w:ind w:left="1800" w:hanging="360"/>
            <w:outlineLvl w:val="1"/>
          </w:pPr>
        </w:pPrChange>
      </w:pPr>
    </w:p>
    <w:p w14:paraId="32E56B43" w14:textId="01E4FAB5" w:rsidR="00571135" w:rsidRPr="008967F5" w:rsidRDefault="00571135" w:rsidP="00571135">
      <w:pPr>
        <w:pStyle w:val="ListParagraph"/>
        <w:widowControl w:val="0"/>
        <w:spacing w:after="0" w:line="360" w:lineRule="auto"/>
        <w:ind w:left="990"/>
        <w:jc w:val="center"/>
        <w:outlineLvl w:val="1"/>
        <w:rPr>
          <w:ins w:id="2295" w:author="EndlessLove" w:date="2016-11-06T09:39:00Z"/>
          <w:rFonts w:ascii="Times New Roman" w:hAnsi="Times New Roman" w:cs="Times New Roman"/>
          <w:b/>
          <w:sz w:val="26"/>
          <w:szCs w:val="26"/>
        </w:rPr>
      </w:pPr>
      <w:ins w:id="2296" w:author="EndlessLove" w:date="2016-11-06T09:39:00Z">
        <w:r>
          <w:rPr>
            <w:rFonts w:ascii="Times New Roman" w:hAnsi="Times New Roman" w:cs="Times New Roman"/>
            <w:b/>
            <w:sz w:val="26"/>
            <w:szCs w:val="26"/>
          </w:rPr>
          <w:t>Hình 13</w:t>
        </w:r>
        <w:r w:rsidRPr="008967F5">
          <w:rPr>
            <w:rFonts w:ascii="Times New Roman" w:hAnsi="Times New Roman" w:cs="Times New Roman"/>
            <w:b/>
            <w:sz w:val="26"/>
            <w:szCs w:val="26"/>
          </w:rPr>
          <w:t xml:space="preserve">: </w:t>
        </w:r>
        <w:r>
          <w:rPr>
            <w:rFonts w:ascii="Times New Roman" w:hAnsi="Times New Roman" w:cs="Times New Roman"/>
            <w:b/>
            <w:sz w:val="26"/>
            <w:szCs w:val="26"/>
          </w:rPr>
          <w:t>Activity Diagram cập nhật số lượng trong giỏ hàng</w:t>
        </w:r>
      </w:ins>
    </w:p>
    <w:p w14:paraId="205B02EB" w14:textId="77777777" w:rsidR="00571135" w:rsidRDefault="00571135">
      <w:pPr>
        <w:pStyle w:val="ListParagraph"/>
        <w:widowControl w:val="0"/>
        <w:spacing w:after="0" w:line="360" w:lineRule="auto"/>
        <w:ind w:left="1800"/>
        <w:outlineLvl w:val="1"/>
        <w:rPr>
          <w:ins w:id="2297" w:author="EndlessLove" w:date="2016-11-06T09:39:00Z"/>
          <w:rFonts w:ascii="Times New Roman" w:hAnsi="Times New Roman" w:cs="Times New Roman"/>
          <w:sz w:val="26"/>
          <w:szCs w:val="26"/>
        </w:rPr>
        <w:pPrChange w:id="2298" w:author="EndlessLove" w:date="2016-11-06T09:39:00Z">
          <w:pPr>
            <w:pStyle w:val="ListParagraph"/>
            <w:widowControl w:val="0"/>
            <w:numPr>
              <w:ilvl w:val="1"/>
              <w:numId w:val="18"/>
            </w:numPr>
            <w:spacing w:after="0" w:line="360" w:lineRule="auto"/>
            <w:ind w:left="1800" w:hanging="360"/>
            <w:outlineLvl w:val="1"/>
          </w:pPr>
        </w:pPrChange>
      </w:pPr>
    </w:p>
    <w:p w14:paraId="5E8BA1D9" w14:textId="77777777" w:rsidR="00571135" w:rsidRPr="00571135" w:rsidRDefault="00571135">
      <w:pPr>
        <w:pStyle w:val="ListParagraph"/>
        <w:rPr>
          <w:ins w:id="2299" w:author="EndlessLove" w:date="2016-11-06T09:39:00Z"/>
          <w:rFonts w:ascii="Times New Roman" w:hAnsi="Times New Roman" w:cs="Times New Roman"/>
          <w:sz w:val="26"/>
          <w:szCs w:val="26"/>
          <w:rPrChange w:id="2300" w:author="EndlessLove" w:date="2016-11-06T09:39:00Z">
            <w:rPr>
              <w:ins w:id="2301" w:author="EndlessLove" w:date="2016-11-06T09:39:00Z"/>
            </w:rPr>
          </w:rPrChange>
        </w:rPr>
        <w:pPrChange w:id="2302" w:author="EndlessLove" w:date="2016-11-06T09:39:00Z">
          <w:pPr>
            <w:pStyle w:val="ListParagraph"/>
            <w:widowControl w:val="0"/>
            <w:numPr>
              <w:ilvl w:val="1"/>
              <w:numId w:val="18"/>
            </w:numPr>
            <w:spacing w:after="0" w:line="360" w:lineRule="auto"/>
            <w:ind w:left="1800" w:hanging="360"/>
            <w:outlineLvl w:val="1"/>
          </w:pPr>
        </w:pPrChange>
      </w:pPr>
    </w:p>
    <w:p w14:paraId="4B50AD84" w14:textId="134D0BCD" w:rsidR="000C4216" w:rsidRDefault="000C4216" w:rsidP="000C4216">
      <w:pPr>
        <w:pStyle w:val="ListParagraph"/>
        <w:widowControl w:val="0"/>
        <w:numPr>
          <w:ilvl w:val="1"/>
          <w:numId w:val="18"/>
        </w:numPr>
        <w:spacing w:after="0" w:line="360" w:lineRule="auto"/>
        <w:outlineLvl w:val="1"/>
        <w:rPr>
          <w:ins w:id="2303" w:author="EndlessLove" w:date="2016-10-20T08:13:00Z"/>
          <w:rFonts w:ascii="Times New Roman" w:hAnsi="Times New Roman" w:cs="Times New Roman"/>
          <w:sz w:val="26"/>
          <w:szCs w:val="26"/>
        </w:rPr>
      </w:pPr>
      <w:ins w:id="2304" w:author="EndlessLove" w:date="2016-10-20T08:13:00Z">
        <w:r>
          <w:rPr>
            <w:rFonts w:ascii="Times New Roman" w:hAnsi="Times New Roman" w:cs="Times New Roman"/>
            <w:sz w:val="26"/>
            <w:szCs w:val="26"/>
          </w:rPr>
          <w:t>Sequence Diagram:</w:t>
        </w:r>
      </w:ins>
    </w:p>
    <w:p w14:paraId="5B272526" w14:textId="5F2E2963" w:rsidR="000C4216" w:rsidRPr="00046535" w:rsidRDefault="00046535">
      <w:pPr>
        <w:widowControl w:val="0"/>
        <w:spacing w:after="0" w:line="360" w:lineRule="auto"/>
        <w:outlineLvl w:val="1"/>
        <w:rPr>
          <w:ins w:id="2305" w:author="EndlessLove" w:date="2016-10-20T08:13:00Z"/>
          <w:rFonts w:ascii="Times New Roman" w:hAnsi="Times New Roman" w:cs="Times New Roman"/>
          <w:b/>
          <w:sz w:val="26"/>
          <w:szCs w:val="26"/>
          <w:rPrChange w:id="2306" w:author="EndlessLove" w:date="2016-11-05T14:09:00Z">
            <w:rPr>
              <w:ins w:id="2307" w:author="EndlessLove" w:date="2016-10-20T08:13:00Z"/>
            </w:rPr>
          </w:rPrChange>
        </w:rPr>
        <w:pPrChange w:id="2308" w:author="EndlessLove" w:date="2016-11-05T14:09:00Z">
          <w:pPr>
            <w:pStyle w:val="ListParagraph"/>
            <w:widowControl w:val="0"/>
            <w:numPr>
              <w:numId w:val="38"/>
            </w:numPr>
            <w:spacing w:after="0" w:line="360" w:lineRule="auto"/>
            <w:ind w:left="990" w:hanging="360"/>
            <w:outlineLvl w:val="1"/>
          </w:pPr>
        </w:pPrChange>
      </w:pPr>
      <w:ins w:id="2309" w:author="EndlessLove" w:date="2016-11-05T14:09:00Z">
        <w:r>
          <w:rPr>
            <w:rFonts w:ascii="Times New Roman" w:hAnsi="Times New Roman" w:cs="Times New Roman"/>
            <w:b/>
            <w:noProof/>
            <w:sz w:val="26"/>
            <w:szCs w:val="26"/>
            <w:rPrChange w:id="2310" w:author="Unknown">
              <w:rPr>
                <w:noProof/>
              </w:rPr>
            </w:rPrChange>
          </w:rPr>
          <w:lastRenderedPageBreak/>
          <w:drawing>
            <wp:inline distT="0" distB="0" distL="0" distR="0" wp14:anchorId="08F6AD9C" wp14:editId="4F064C6B">
              <wp:extent cx="5943600" cy="42411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_CapNhatCar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241165"/>
                      </a:xfrm>
                      <a:prstGeom prst="rect">
                        <a:avLst/>
                      </a:prstGeom>
                    </pic:spPr>
                  </pic:pic>
                </a:graphicData>
              </a:graphic>
            </wp:inline>
          </w:drawing>
        </w:r>
      </w:ins>
    </w:p>
    <w:p w14:paraId="6F9E8C99" w14:textId="76835B67" w:rsidR="00571135" w:rsidRPr="008967F5" w:rsidRDefault="00571135" w:rsidP="00571135">
      <w:pPr>
        <w:pStyle w:val="ListParagraph"/>
        <w:widowControl w:val="0"/>
        <w:spacing w:after="0" w:line="360" w:lineRule="auto"/>
        <w:ind w:left="990"/>
        <w:jc w:val="center"/>
        <w:outlineLvl w:val="1"/>
        <w:rPr>
          <w:ins w:id="2311" w:author="EndlessLove" w:date="2016-11-06T09:40:00Z"/>
          <w:rFonts w:ascii="Times New Roman" w:hAnsi="Times New Roman" w:cs="Times New Roman"/>
          <w:b/>
          <w:sz w:val="26"/>
          <w:szCs w:val="26"/>
        </w:rPr>
      </w:pPr>
      <w:ins w:id="2312" w:author="EndlessLove" w:date="2016-11-06T09:40:00Z">
        <w:r>
          <w:rPr>
            <w:rFonts w:ascii="Times New Roman" w:hAnsi="Times New Roman" w:cs="Times New Roman"/>
            <w:b/>
            <w:sz w:val="26"/>
            <w:szCs w:val="26"/>
          </w:rPr>
          <w:t>Hình 14</w:t>
        </w:r>
        <w:r w:rsidRPr="008967F5">
          <w:rPr>
            <w:rFonts w:ascii="Times New Roman" w:hAnsi="Times New Roman" w:cs="Times New Roman"/>
            <w:b/>
            <w:sz w:val="26"/>
            <w:szCs w:val="26"/>
          </w:rPr>
          <w:t xml:space="preserve">: </w:t>
        </w:r>
        <w:r>
          <w:rPr>
            <w:rFonts w:ascii="Times New Roman" w:hAnsi="Times New Roman" w:cs="Times New Roman"/>
            <w:b/>
            <w:sz w:val="26"/>
            <w:szCs w:val="26"/>
          </w:rPr>
          <w:t>Sequence Diagram cập nhật số lượng trong giỏ hàng</w:t>
        </w:r>
      </w:ins>
    </w:p>
    <w:p w14:paraId="39D5EF72" w14:textId="77777777" w:rsidR="00CC1163" w:rsidRDefault="00CC1163">
      <w:pPr>
        <w:pStyle w:val="ListParagraph"/>
        <w:widowControl w:val="0"/>
        <w:spacing w:after="0" w:line="360" w:lineRule="auto"/>
        <w:outlineLvl w:val="1"/>
        <w:rPr>
          <w:rFonts w:ascii="Times New Roman" w:hAnsi="Times New Roman" w:cs="Times New Roman"/>
          <w:b/>
          <w:sz w:val="26"/>
          <w:szCs w:val="26"/>
        </w:rPr>
        <w:pPrChange w:id="2313" w:author="EndlessLove" w:date="2016-10-17T10:08:00Z">
          <w:pPr>
            <w:pStyle w:val="ListParagraph"/>
            <w:widowControl w:val="0"/>
            <w:numPr>
              <w:ilvl w:val="2"/>
              <w:numId w:val="1"/>
            </w:numPr>
            <w:spacing w:after="0" w:line="360" w:lineRule="auto"/>
            <w:ind w:left="540" w:hanging="720"/>
            <w:outlineLvl w:val="1"/>
          </w:pPr>
        </w:pPrChange>
      </w:pPr>
    </w:p>
    <w:p w14:paraId="40CACB83" w14:textId="44D15D9C" w:rsidR="00976365" w:rsidRPr="002C128E" w:rsidRDefault="00976365">
      <w:pPr>
        <w:pStyle w:val="STyle41"/>
        <w:numPr>
          <w:ilvl w:val="2"/>
          <w:numId w:val="89"/>
        </w:numPr>
        <w:rPr>
          <w:ins w:id="2314" w:author="EndlessLove" w:date="2016-11-07T12:25:00Z"/>
        </w:rPr>
        <w:pPrChange w:id="2315" w:author="EndlessLove" w:date="2016-11-07T12:40:00Z">
          <w:pPr>
            <w:pStyle w:val="STyle41"/>
            <w:numPr>
              <w:ilvl w:val="2"/>
              <w:numId w:val="78"/>
            </w:numPr>
            <w:ind w:left="1080" w:hanging="720"/>
          </w:pPr>
        </w:pPrChange>
      </w:pPr>
      <w:bookmarkStart w:id="2316" w:name="_Toc466285955"/>
      <w:bookmarkStart w:id="2317" w:name="_Toc466287903"/>
      <w:bookmarkStart w:id="2318" w:name="_Toc466289120"/>
      <w:ins w:id="2319" w:author="EndlessLove" w:date="2016-11-07T12:25:00Z">
        <w:r w:rsidRPr="002C128E">
          <w:t>Chứ</w:t>
        </w:r>
        <w:r>
          <w:t>c năng đặt hàng</w:t>
        </w:r>
        <w:bookmarkEnd w:id="2316"/>
        <w:bookmarkEnd w:id="2317"/>
        <w:bookmarkEnd w:id="2318"/>
      </w:ins>
    </w:p>
    <w:p w14:paraId="4D73D4F6" w14:textId="5383C84C" w:rsidR="00FC3702" w:rsidRPr="00CD58A6" w:rsidDel="0048115E" w:rsidRDefault="00FC3702">
      <w:pPr>
        <w:pStyle w:val="STyle41"/>
        <w:numPr>
          <w:ilvl w:val="0"/>
          <w:numId w:val="25"/>
        </w:numPr>
        <w:rPr>
          <w:del w:id="2320" w:author="EndlessLove" w:date="2016-10-06T23:26:00Z"/>
          <w:b w:val="0"/>
          <w:rPrChange w:id="2321" w:author="EndlessLove" w:date="2016-11-07T09:37:00Z">
            <w:rPr>
              <w:del w:id="2322" w:author="EndlessLove" w:date="2016-10-06T23:26:00Z"/>
              <w:rFonts w:ascii="Times New Roman" w:hAnsi="Times New Roman" w:cs="Times New Roman"/>
              <w:b/>
              <w:sz w:val="26"/>
              <w:szCs w:val="26"/>
            </w:rPr>
          </w:rPrChange>
        </w:rPr>
        <w:pPrChange w:id="2323" w:author="EndlessLove" w:date="2016-11-07T12:25:00Z">
          <w:pPr>
            <w:pStyle w:val="ListParagraph"/>
            <w:widowControl w:val="0"/>
            <w:numPr>
              <w:ilvl w:val="2"/>
              <w:numId w:val="1"/>
            </w:numPr>
            <w:spacing w:after="0" w:line="360" w:lineRule="auto"/>
            <w:ind w:left="540" w:hanging="720"/>
            <w:outlineLvl w:val="1"/>
          </w:pPr>
        </w:pPrChange>
      </w:pPr>
      <w:del w:id="2324" w:author="EndlessLove" w:date="2016-10-06T23:26:00Z">
        <w:r w:rsidRPr="00CD58A6" w:rsidDel="0048115E">
          <w:rPr>
            <w:b w:val="0"/>
            <w:rPrChange w:id="2325" w:author="EndlessLove" w:date="2016-11-07T09:37:00Z">
              <w:rPr>
                <w:rFonts w:ascii="Times New Roman" w:hAnsi="Times New Roman" w:cs="Times New Roman"/>
                <w:b/>
                <w:sz w:val="26"/>
                <w:szCs w:val="26"/>
              </w:rPr>
            </w:rPrChange>
          </w:rPr>
          <w:delText>Chức năng quản lí giỏ hàng</w:delText>
        </w:r>
      </w:del>
    </w:p>
    <w:p w14:paraId="6FBDB609" w14:textId="66604A3F" w:rsidR="00FC3702" w:rsidRDefault="00FC3702">
      <w:pPr>
        <w:pStyle w:val="ListParagraph"/>
        <w:widowControl w:val="0"/>
        <w:numPr>
          <w:ilvl w:val="0"/>
          <w:numId w:val="25"/>
        </w:numPr>
        <w:spacing w:after="0" w:line="360" w:lineRule="auto"/>
        <w:outlineLvl w:val="1"/>
        <w:rPr>
          <w:ins w:id="2326" w:author="EndlessLove" w:date="2016-11-07T19:36:00Z"/>
          <w:rFonts w:ascii="Times New Roman" w:hAnsi="Times New Roman" w:cs="Times New Roman"/>
          <w:sz w:val="26"/>
          <w:szCs w:val="26"/>
        </w:rPr>
        <w:pPrChange w:id="2327" w:author="EndlessLove" w:date="2016-11-07T12:25:00Z">
          <w:pPr>
            <w:pStyle w:val="ListParagraph"/>
            <w:widowControl w:val="0"/>
            <w:numPr>
              <w:ilvl w:val="2"/>
              <w:numId w:val="1"/>
            </w:numPr>
            <w:spacing w:after="0" w:line="360" w:lineRule="auto"/>
            <w:ind w:left="540" w:hanging="720"/>
            <w:outlineLvl w:val="1"/>
          </w:pPr>
        </w:pPrChange>
      </w:pPr>
      <w:del w:id="2328" w:author="EndlessLove" w:date="2016-11-07T12:25:00Z">
        <w:r w:rsidRPr="00CD58A6" w:rsidDel="00976365">
          <w:rPr>
            <w:b/>
            <w:rPrChange w:id="2329" w:author="EndlessLove" w:date="2016-11-07T09:37:00Z">
              <w:rPr>
                <w:rFonts w:ascii="Times New Roman" w:hAnsi="Times New Roman" w:cs="Times New Roman"/>
                <w:b/>
                <w:sz w:val="26"/>
                <w:szCs w:val="26"/>
              </w:rPr>
            </w:rPrChange>
          </w:rPr>
          <w:delText xml:space="preserve">Chức năng </w:delText>
        </w:r>
      </w:del>
      <w:ins w:id="2330" w:author="EndlessLove" w:date="2016-11-06T09:27:00Z">
        <w:r w:rsidR="00C52336" w:rsidRPr="001A3A98">
          <w:rPr>
            <w:rFonts w:ascii="Times New Roman" w:hAnsi="Times New Roman" w:cs="Times New Roman"/>
            <w:sz w:val="26"/>
            <w:szCs w:val="26"/>
          </w:rPr>
          <w:t xml:space="preserve">Khách hàng </w:t>
        </w:r>
      </w:ins>
      <w:del w:id="2331" w:author="EndlessLove" w:date="2016-09-27T14:27:00Z">
        <w:r w:rsidRPr="008447F4" w:rsidDel="00E85036">
          <w:rPr>
            <w:rFonts w:ascii="Times New Roman" w:hAnsi="Times New Roman" w:cs="Times New Roman"/>
            <w:sz w:val="26"/>
            <w:szCs w:val="26"/>
            <w:rPrChange w:id="2332" w:author="EndlessLove" w:date="2016-11-06T09:27:00Z">
              <w:rPr>
                <w:rFonts w:ascii="Times New Roman" w:hAnsi="Times New Roman" w:cs="Times New Roman"/>
                <w:b/>
                <w:sz w:val="26"/>
                <w:szCs w:val="26"/>
              </w:rPr>
            </w:rPrChange>
          </w:rPr>
          <w:delText>đặt hàng</w:delText>
        </w:r>
      </w:del>
      <w:ins w:id="2333" w:author="EndlessLove" w:date="2016-11-06T09:27:00Z">
        <w:r w:rsidR="008447F4">
          <w:rPr>
            <w:rFonts w:ascii="Times New Roman" w:hAnsi="Times New Roman" w:cs="Times New Roman"/>
            <w:sz w:val="26"/>
            <w:szCs w:val="26"/>
          </w:rPr>
          <w:t>phải đăng nhập và đã thêm sản phẩm vào giỏ hàng mới có thể tiến hành đặt hàng.</w:t>
        </w:r>
      </w:ins>
    </w:p>
    <w:p w14:paraId="05FBF297" w14:textId="7000C729" w:rsidR="00C52336" w:rsidRDefault="00C52336">
      <w:pPr>
        <w:pStyle w:val="ListParagraph"/>
        <w:widowControl w:val="0"/>
        <w:numPr>
          <w:ilvl w:val="0"/>
          <w:numId w:val="25"/>
        </w:numPr>
        <w:spacing w:after="0" w:line="360" w:lineRule="auto"/>
        <w:outlineLvl w:val="1"/>
        <w:rPr>
          <w:ins w:id="2334" w:author="EndlessLove" w:date="2016-11-06T14:54:00Z"/>
          <w:rFonts w:ascii="Times New Roman" w:hAnsi="Times New Roman" w:cs="Times New Roman"/>
          <w:sz w:val="26"/>
          <w:szCs w:val="26"/>
        </w:rPr>
        <w:pPrChange w:id="2335" w:author="EndlessLove" w:date="2016-11-07T12:25:00Z">
          <w:pPr>
            <w:pStyle w:val="ListParagraph"/>
            <w:widowControl w:val="0"/>
            <w:numPr>
              <w:ilvl w:val="2"/>
              <w:numId w:val="1"/>
            </w:numPr>
            <w:spacing w:after="0" w:line="360" w:lineRule="auto"/>
            <w:ind w:left="540" w:hanging="720"/>
            <w:outlineLvl w:val="1"/>
          </w:pPr>
        </w:pPrChange>
      </w:pPr>
      <w:ins w:id="2336" w:author="EndlessLove" w:date="2016-11-07T19:36:00Z">
        <w:r>
          <w:rPr>
            <w:rFonts w:ascii="Times New Roman" w:hAnsi="Times New Roman" w:cs="Times New Roman"/>
            <w:sz w:val="26"/>
            <w:szCs w:val="26"/>
          </w:rPr>
          <w:t>Khách hàng có thể dùng mã giảm giá từ các chương trình khuyến mãi để áp dụng cho các đơn đặt hàng.</w:t>
        </w:r>
      </w:ins>
    </w:p>
    <w:p w14:paraId="321BEE86" w14:textId="222B522A" w:rsidR="00C760A4" w:rsidRPr="008447F4" w:rsidRDefault="00C760A4">
      <w:pPr>
        <w:pStyle w:val="ListParagraph"/>
        <w:widowControl w:val="0"/>
        <w:numPr>
          <w:ilvl w:val="0"/>
          <w:numId w:val="25"/>
        </w:numPr>
        <w:spacing w:after="0" w:line="360" w:lineRule="auto"/>
        <w:outlineLvl w:val="1"/>
        <w:rPr>
          <w:ins w:id="2337" w:author="EndlessLove" w:date="2016-10-20T08:14:00Z"/>
          <w:rFonts w:ascii="Times New Roman" w:hAnsi="Times New Roman" w:cs="Times New Roman"/>
          <w:sz w:val="26"/>
          <w:szCs w:val="26"/>
          <w:rPrChange w:id="2338" w:author="EndlessLove" w:date="2016-11-06T09:27:00Z">
            <w:rPr>
              <w:ins w:id="2339" w:author="EndlessLove" w:date="2016-10-20T08:14:00Z"/>
              <w:rFonts w:ascii="Times New Roman" w:hAnsi="Times New Roman" w:cs="Times New Roman"/>
              <w:b/>
              <w:sz w:val="26"/>
              <w:szCs w:val="26"/>
            </w:rPr>
          </w:rPrChange>
        </w:rPr>
        <w:pPrChange w:id="2340" w:author="EndlessLove" w:date="2016-11-07T12:25:00Z">
          <w:pPr>
            <w:pStyle w:val="ListParagraph"/>
            <w:widowControl w:val="0"/>
            <w:numPr>
              <w:ilvl w:val="2"/>
              <w:numId w:val="1"/>
            </w:numPr>
            <w:spacing w:after="0" w:line="360" w:lineRule="auto"/>
            <w:ind w:left="540" w:hanging="720"/>
            <w:outlineLvl w:val="1"/>
          </w:pPr>
        </w:pPrChange>
      </w:pPr>
      <w:ins w:id="2341" w:author="EndlessLove" w:date="2016-11-06T14:54:00Z">
        <w:r>
          <w:rPr>
            <w:rFonts w:ascii="Times New Roman" w:hAnsi="Times New Roman" w:cs="Times New Roman"/>
            <w:sz w:val="26"/>
            <w:szCs w:val="26"/>
          </w:rPr>
          <w:t>Sau khi đặt hàng, hệ thống sẽ gửi email xác nhận mua hàng đến cho khách hàng.</w:t>
        </w:r>
      </w:ins>
    </w:p>
    <w:p w14:paraId="0D8F706D" w14:textId="7CD2E2C8" w:rsidR="0015149D" w:rsidRDefault="0015149D" w:rsidP="0015149D">
      <w:pPr>
        <w:pStyle w:val="ListParagraph"/>
        <w:widowControl w:val="0"/>
        <w:numPr>
          <w:ilvl w:val="0"/>
          <w:numId w:val="32"/>
        </w:numPr>
        <w:spacing w:after="0" w:line="360" w:lineRule="auto"/>
        <w:outlineLvl w:val="1"/>
        <w:rPr>
          <w:ins w:id="2342" w:author="EndlessLove" w:date="2016-11-05T14:22:00Z"/>
          <w:rFonts w:ascii="Times New Roman" w:hAnsi="Times New Roman" w:cs="Times New Roman"/>
          <w:sz w:val="26"/>
          <w:szCs w:val="26"/>
        </w:rPr>
      </w:pPr>
      <w:ins w:id="2343" w:author="EndlessLove" w:date="2016-10-20T08:15:00Z">
        <w:r>
          <w:rPr>
            <w:rFonts w:ascii="Times New Roman" w:hAnsi="Times New Roman" w:cs="Times New Roman"/>
            <w:noProof/>
            <w:sz w:val="26"/>
            <w:szCs w:val="26"/>
            <w:rPrChange w:id="2344" w:author="Unknown">
              <w:rPr>
                <w:noProof/>
              </w:rPr>
            </w:rPrChange>
          </w:rPr>
          <w:lastRenderedPageBreak/>
          <w:drawing>
            <wp:anchor distT="0" distB="0" distL="114300" distR="114300" simplePos="0" relativeHeight="251674624" behindDoc="0" locked="0" layoutInCell="1" allowOverlap="1" wp14:anchorId="157A49FB" wp14:editId="2C54C4AB">
              <wp:simplePos x="0" y="0"/>
              <wp:positionH relativeFrom="column">
                <wp:posOffset>123825</wp:posOffset>
              </wp:positionH>
              <wp:positionV relativeFrom="paragraph">
                <wp:posOffset>432435</wp:posOffset>
              </wp:positionV>
              <wp:extent cx="5943600" cy="4083685"/>
              <wp:effectExtent l="0" t="0" r="0" b="0"/>
              <wp:wrapThrough wrapText="bothSides">
                <wp:wrapPolygon edited="0">
                  <wp:start x="0" y="0"/>
                  <wp:lineTo x="0" y="21462"/>
                  <wp:lineTo x="21531" y="21462"/>
                  <wp:lineTo x="21531"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_CheckOut.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083685"/>
                      </a:xfrm>
                      <a:prstGeom prst="rect">
                        <a:avLst/>
                      </a:prstGeom>
                    </pic:spPr>
                  </pic:pic>
                </a:graphicData>
              </a:graphic>
            </wp:anchor>
          </w:drawing>
        </w:r>
      </w:ins>
      <w:ins w:id="2345" w:author="EndlessLove" w:date="2016-10-20T08:14:00Z">
        <w:r w:rsidRPr="00BC046E">
          <w:rPr>
            <w:rFonts w:ascii="Times New Roman" w:hAnsi="Times New Roman" w:cs="Times New Roman"/>
            <w:sz w:val="26"/>
            <w:szCs w:val="26"/>
          </w:rPr>
          <w:t>A</w:t>
        </w:r>
        <w:r>
          <w:rPr>
            <w:rFonts w:ascii="Times New Roman" w:hAnsi="Times New Roman" w:cs="Times New Roman"/>
            <w:sz w:val="26"/>
            <w:szCs w:val="26"/>
          </w:rPr>
          <w:t>ctivity Diagram:</w:t>
        </w:r>
      </w:ins>
    </w:p>
    <w:p w14:paraId="0357D5FA" w14:textId="605D07C2" w:rsidR="00191CD4" w:rsidRPr="00191CD4" w:rsidRDefault="00191CD4">
      <w:pPr>
        <w:widowControl w:val="0"/>
        <w:spacing w:after="0" w:line="360" w:lineRule="auto"/>
        <w:outlineLvl w:val="1"/>
        <w:rPr>
          <w:ins w:id="2346" w:author="EndlessLove" w:date="2016-11-05T14:21:00Z"/>
          <w:rFonts w:ascii="Times New Roman" w:hAnsi="Times New Roman" w:cs="Times New Roman"/>
          <w:sz w:val="26"/>
          <w:szCs w:val="26"/>
          <w:rPrChange w:id="2347" w:author="EndlessLove" w:date="2016-11-05T14:22:00Z">
            <w:rPr>
              <w:ins w:id="2348" w:author="EndlessLove" w:date="2016-11-05T14:21:00Z"/>
            </w:rPr>
          </w:rPrChange>
        </w:rPr>
        <w:pPrChange w:id="2349" w:author="EndlessLove" w:date="2016-11-05T14:22:00Z">
          <w:pPr>
            <w:pStyle w:val="ListParagraph"/>
            <w:widowControl w:val="0"/>
            <w:numPr>
              <w:numId w:val="32"/>
            </w:numPr>
            <w:spacing w:after="0" w:line="360" w:lineRule="auto"/>
            <w:ind w:left="1800" w:hanging="360"/>
            <w:outlineLvl w:val="1"/>
          </w:pPr>
        </w:pPrChange>
      </w:pPr>
    </w:p>
    <w:p w14:paraId="32B2608C" w14:textId="2421A285" w:rsidR="00191CD4" w:rsidRDefault="00191CD4">
      <w:pPr>
        <w:pStyle w:val="ListParagraph"/>
        <w:widowControl w:val="0"/>
        <w:spacing w:after="0" w:line="360" w:lineRule="auto"/>
        <w:ind w:left="1800"/>
        <w:outlineLvl w:val="1"/>
        <w:rPr>
          <w:ins w:id="2350" w:author="EndlessLove" w:date="2016-10-20T08:15:00Z"/>
          <w:rFonts w:ascii="Times New Roman" w:hAnsi="Times New Roman" w:cs="Times New Roman"/>
          <w:sz w:val="26"/>
          <w:szCs w:val="26"/>
        </w:rPr>
        <w:pPrChange w:id="2351" w:author="EndlessLove" w:date="2016-11-05T14:21:00Z">
          <w:pPr>
            <w:pStyle w:val="ListParagraph"/>
            <w:widowControl w:val="0"/>
            <w:numPr>
              <w:numId w:val="32"/>
            </w:numPr>
            <w:spacing w:after="0" w:line="360" w:lineRule="auto"/>
            <w:ind w:left="1800" w:hanging="360"/>
            <w:outlineLvl w:val="1"/>
          </w:pPr>
        </w:pPrChange>
      </w:pPr>
    </w:p>
    <w:p w14:paraId="1D38E09A" w14:textId="6F16DB3D" w:rsidR="007A7EA4" w:rsidRPr="008967F5" w:rsidRDefault="007A7EA4" w:rsidP="007A7EA4">
      <w:pPr>
        <w:pStyle w:val="ListParagraph"/>
        <w:widowControl w:val="0"/>
        <w:spacing w:after="0" w:line="360" w:lineRule="auto"/>
        <w:ind w:left="990"/>
        <w:jc w:val="center"/>
        <w:outlineLvl w:val="1"/>
        <w:rPr>
          <w:ins w:id="2352" w:author="EndlessLove" w:date="2016-11-06T09:40:00Z"/>
          <w:rFonts w:ascii="Times New Roman" w:hAnsi="Times New Roman" w:cs="Times New Roman"/>
          <w:b/>
          <w:sz w:val="26"/>
          <w:szCs w:val="26"/>
        </w:rPr>
      </w:pPr>
      <w:ins w:id="2353" w:author="EndlessLove" w:date="2016-11-06T09:40:00Z">
        <w:r>
          <w:rPr>
            <w:rFonts w:ascii="Times New Roman" w:hAnsi="Times New Roman" w:cs="Times New Roman"/>
            <w:b/>
            <w:sz w:val="26"/>
            <w:szCs w:val="26"/>
          </w:rPr>
          <w:t>Hình 15</w:t>
        </w:r>
        <w:r w:rsidRPr="008967F5">
          <w:rPr>
            <w:rFonts w:ascii="Times New Roman" w:hAnsi="Times New Roman" w:cs="Times New Roman"/>
            <w:b/>
            <w:sz w:val="26"/>
            <w:szCs w:val="26"/>
          </w:rPr>
          <w:t xml:space="preserve">: </w:t>
        </w:r>
        <w:r>
          <w:rPr>
            <w:rFonts w:ascii="Times New Roman" w:hAnsi="Times New Roman" w:cs="Times New Roman"/>
            <w:b/>
            <w:sz w:val="26"/>
            <w:szCs w:val="26"/>
          </w:rPr>
          <w:t>Activity Diagram đặt hàng</w:t>
        </w:r>
      </w:ins>
    </w:p>
    <w:p w14:paraId="13F38DB3" w14:textId="4C1DF4C1" w:rsidR="0015149D" w:rsidRDefault="0015149D">
      <w:pPr>
        <w:pStyle w:val="ListParagraph"/>
        <w:widowControl w:val="0"/>
        <w:spacing w:after="0" w:line="360" w:lineRule="auto"/>
        <w:ind w:left="1080"/>
        <w:outlineLvl w:val="1"/>
        <w:rPr>
          <w:ins w:id="2354" w:author="EndlessLove" w:date="2016-10-20T08:14:00Z"/>
          <w:rFonts w:ascii="Times New Roman" w:hAnsi="Times New Roman" w:cs="Times New Roman"/>
          <w:sz w:val="26"/>
          <w:szCs w:val="26"/>
        </w:rPr>
        <w:pPrChange w:id="2355" w:author="EndlessLove" w:date="2016-10-20T08:15:00Z">
          <w:pPr>
            <w:pStyle w:val="ListParagraph"/>
            <w:widowControl w:val="0"/>
            <w:numPr>
              <w:numId w:val="32"/>
            </w:numPr>
            <w:spacing w:after="0" w:line="360" w:lineRule="auto"/>
            <w:ind w:left="1800" w:hanging="360"/>
            <w:outlineLvl w:val="1"/>
          </w:pPr>
        </w:pPrChange>
      </w:pPr>
    </w:p>
    <w:p w14:paraId="52D8B507" w14:textId="5B18E404" w:rsidR="0015149D" w:rsidRDefault="0015149D" w:rsidP="0015149D">
      <w:pPr>
        <w:pStyle w:val="ListParagraph"/>
        <w:widowControl w:val="0"/>
        <w:numPr>
          <w:ilvl w:val="0"/>
          <w:numId w:val="32"/>
        </w:numPr>
        <w:spacing w:after="0" w:line="360" w:lineRule="auto"/>
        <w:outlineLvl w:val="1"/>
        <w:rPr>
          <w:ins w:id="2356" w:author="EndlessLove" w:date="2016-11-05T14:22:00Z"/>
          <w:rFonts w:ascii="Times New Roman" w:hAnsi="Times New Roman" w:cs="Times New Roman"/>
          <w:sz w:val="26"/>
          <w:szCs w:val="26"/>
        </w:rPr>
      </w:pPr>
      <w:ins w:id="2357" w:author="EndlessLove" w:date="2016-10-20T08:14:00Z">
        <w:r>
          <w:rPr>
            <w:rFonts w:ascii="Times New Roman" w:hAnsi="Times New Roman" w:cs="Times New Roman"/>
            <w:sz w:val="26"/>
            <w:szCs w:val="26"/>
          </w:rPr>
          <w:t>Sequence Diagram:</w:t>
        </w:r>
      </w:ins>
    </w:p>
    <w:p w14:paraId="18CA6B0B" w14:textId="77777777" w:rsidR="00191CD4" w:rsidRDefault="00191CD4">
      <w:pPr>
        <w:widowControl w:val="0"/>
        <w:spacing w:after="0" w:line="360" w:lineRule="auto"/>
        <w:outlineLvl w:val="1"/>
        <w:rPr>
          <w:ins w:id="2358" w:author="EndlessLove" w:date="2016-11-05T14:22:00Z"/>
          <w:rFonts w:ascii="Times New Roman" w:hAnsi="Times New Roman" w:cs="Times New Roman"/>
          <w:sz w:val="26"/>
          <w:szCs w:val="26"/>
        </w:rPr>
        <w:pPrChange w:id="2359" w:author="EndlessLove" w:date="2016-11-05T14:22:00Z">
          <w:pPr>
            <w:pStyle w:val="ListParagraph"/>
            <w:widowControl w:val="0"/>
            <w:numPr>
              <w:numId w:val="32"/>
            </w:numPr>
            <w:spacing w:after="0" w:line="360" w:lineRule="auto"/>
            <w:ind w:left="1800" w:hanging="360"/>
            <w:outlineLvl w:val="1"/>
          </w:pPr>
        </w:pPrChange>
      </w:pPr>
    </w:p>
    <w:p w14:paraId="2C5C5F2A" w14:textId="77777777" w:rsidR="00191CD4" w:rsidRDefault="00191CD4">
      <w:pPr>
        <w:widowControl w:val="0"/>
        <w:spacing w:after="0" w:line="360" w:lineRule="auto"/>
        <w:outlineLvl w:val="1"/>
        <w:rPr>
          <w:ins w:id="2360" w:author="EndlessLove" w:date="2016-11-05T14:22:00Z"/>
          <w:rFonts w:ascii="Times New Roman" w:hAnsi="Times New Roman" w:cs="Times New Roman"/>
          <w:sz w:val="26"/>
          <w:szCs w:val="26"/>
        </w:rPr>
        <w:pPrChange w:id="2361" w:author="EndlessLove" w:date="2016-11-05T14:22:00Z">
          <w:pPr>
            <w:pStyle w:val="ListParagraph"/>
            <w:widowControl w:val="0"/>
            <w:numPr>
              <w:numId w:val="32"/>
            </w:numPr>
            <w:spacing w:after="0" w:line="360" w:lineRule="auto"/>
            <w:ind w:left="1800" w:hanging="360"/>
            <w:outlineLvl w:val="1"/>
          </w:pPr>
        </w:pPrChange>
      </w:pPr>
    </w:p>
    <w:p w14:paraId="6EBBA339" w14:textId="77777777" w:rsidR="00191CD4" w:rsidRDefault="00191CD4">
      <w:pPr>
        <w:widowControl w:val="0"/>
        <w:spacing w:after="0" w:line="360" w:lineRule="auto"/>
        <w:outlineLvl w:val="1"/>
        <w:rPr>
          <w:ins w:id="2362" w:author="EndlessLove" w:date="2016-11-05T14:22:00Z"/>
          <w:rFonts w:ascii="Times New Roman" w:hAnsi="Times New Roman" w:cs="Times New Roman"/>
          <w:sz w:val="26"/>
          <w:szCs w:val="26"/>
        </w:rPr>
        <w:pPrChange w:id="2363" w:author="EndlessLove" w:date="2016-11-05T14:22:00Z">
          <w:pPr>
            <w:pStyle w:val="ListParagraph"/>
            <w:widowControl w:val="0"/>
            <w:numPr>
              <w:numId w:val="32"/>
            </w:numPr>
            <w:spacing w:after="0" w:line="360" w:lineRule="auto"/>
            <w:ind w:left="1800" w:hanging="360"/>
            <w:outlineLvl w:val="1"/>
          </w:pPr>
        </w:pPrChange>
      </w:pPr>
    </w:p>
    <w:p w14:paraId="2F71C129" w14:textId="77777777" w:rsidR="00191CD4" w:rsidRDefault="00191CD4">
      <w:pPr>
        <w:widowControl w:val="0"/>
        <w:spacing w:after="0" w:line="360" w:lineRule="auto"/>
        <w:outlineLvl w:val="1"/>
        <w:rPr>
          <w:ins w:id="2364" w:author="EndlessLove" w:date="2016-11-05T14:22:00Z"/>
          <w:rFonts w:ascii="Times New Roman" w:hAnsi="Times New Roman" w:cs="Times New Roman"/>
          <w:sz w:val="26"/>
          <w:szCs w:val="26"/>
        </w:rPr>
        <w:pPrChange w:id="2365" w:author="EndlessLove" w:date="2016-11-05T14:22:00Z">
          <w:pPr>
            <w:pStyle w:val="ListParagraph"/>
            <w:widowControl w:val="0"/>
            <w:numPr>
              <w:numId w:val="32"/>
            </w:numPr>
            <w:spacing w:after="0" w:line="360" w:lineRule="auto"/>
            <w:ind w:left="1800" w:hanging="360"/>
            <w:outlineLvl w:val="1"/>
          </w:pPr>
        </w:pPrChange>
      </w:pPr>
    </w:p>
    <w:p w14:paraId="3A0C1AAF" w14:textId="77777777" w:rsidR="00191CD4" w:rsidRDefault="00191CD4">
      <w:pPr>
        <w:widowControl w:val="0"/>
        <w:spacing w:after="0" w:line="360" w:lineRule="auto"/>
        <w:outlineLvl w:val="1"/>
        <w:rPr>
          <w:ins w:id="2366" w:author="EndlessLove" w:date="2016-11-05T14:22:00Z"/>
          <w:rFonts w:ascii="Times New Roman" w:hAnsi="Times New Roman" w:cs="Times New Roman"/>
          <w:sz w:val="26"/>
          <w:szCs w:val="26"/>
        </w:rPr>
        <w:pPrChange w:id="2367" w:author="EndlessLove" w:date="2016-11-05T14:22:00Z">
          <w:pPr>
            <w:pStyle w:val="ListParagraph"/>
            <w:widowControl w:val="0"/>
            <w:numPr>
              <w:numId w:val="32"/>
            </w:numPr>
            <w:spacing w:after="0" w:line="360" w:lineRule="auto"/>
            <w:ind w:left="1800" w:hanging="360"/>
            <w:outlineLvl w:val="1"/>
          </w:pPr>
        </w:pPrChange>
      </w:pPr>
    </w:p>
    <w:p w14:paraId="7D688EC7" w14:textId="77777777" w:rsidR="00191CD4" w:rsidRDefault="00191CD4">
      <w:pPr>
        <w:widowControl w:val="0"/>
        <w:spacing w:after="0" w:line="360" w:lineRule="auto"/>
        <w:outlineLvl w:val="1"/>
        <w:rPr>
          <w:ins w:id="2368" w:author="EndlessLove" w:date="2016-11-05T14:22:00Z"/>
          <w:rFonts w:ascii="Times New Roman" w:hAnsi="Times New Roman" w:cs="Times New Roman"/>
          <w:sz w:val="26"/>
          <w:szCs w:val="26"/>
        </w:rPr>
        <w:pPrChange w:id="2369" w:author="EndlessLove" w:date="2016-11-05T14:22:00Z">
          <w:pPr>
            <w:pStyle w:val="ListParagraph"/>
            <w:widowControl w:val="0"/>
            <w:numPr>
              <w:numId w:val="32"/>
            </w:numPr>
            <w:spacing w:after="0" w:line="360" w:lineRule="auto"/>
            <w:ind w:left="1800" w:hanging="360"/>
            <w:outlineLvl w:val="1"/>
          </w:pPr>
        </w:pPrChange>
      </w:pPr>
    </w:p>
    <w:p w14:paraId="2F3A5504" w14:textId="77777777" w:rsidR="00191CD4" w:rsidRDefault="00191CD4">
      <w:pPr>
        <w:widowControl w:val="0"/>
        <w:spacing w:after="0" w:line="360" w:lineRule="auto"/>
        <w:outlineLvl w:val="1"/>
        <w:rPr>
          <w:ins w:id="2370" w:author="EndlessLove" w:date="2016-11-05T14:22:00Z"/>
          <w:rFonts w:ascii="Times New Roman" w:hAnsi="Times New Roman" w:cs="Times New Roman"/>
          <w:sz w:val="26"/>
          <w:szCs w:val="26"/>
        </w:rPr>
        <w:pPrChange w:id="2371" w:author="EndlessLove" w:date="2016-11-05T14:22:00Z">
          <w:pPr>
            <w:pStyle w:val="ListParagraph"/>
            <w:widowControl w:val="0"/>
            <w:numPr>
              <w:numId w:val="32"/>
            </w:numPr>
            <w:spacing w:after="0" w:line="360" w:lineRule="auto"/>
            <w:ind w:left="1800" w:hanging="360"/>
            <w:outlineLvl w:val="1"/>
          </w:pPr>
        </w:pPrChange>
      </w:pPr>
    </w:p>
    <w:p w14:paraId="6BDC4382" w14:textId="77777777" w:rsidR="00191CD4" w:rsidRDefault="00191CD4">
      <w:pPr>
        <w:widowControl w:val="0"/>
        <w:spacing w:after="0" w:line="360" w:lineRule="auto"/>
        <w:outlineLvl w:val="1"/>
        <w:rPr>
          <w:ins w:id="2372" w:author="EndlessLove" w:date="2016-11-05T14:22:00Z"/>
          <w:rFonts w:ascii="Times New Roman" w:hAnsi="Times New Roman" w:cs="Times New Roman"/>
          <w:sz w:val="26"/>
          <w:szCs w:val="26"/>
        </w:rPr>
        <w:pPrChange w:id="2373" w:author="EndlessLove" w:date="2016-11-05T14:22:00Z">
          <w:pPr>
            <w:pStyle w:val="ListParagraph"/>
            <w:widowControl w:val="0"/>
            <w:numPr>
              <w:numId w:val="32"/>
            </w:numPr>
            <w:spacing w:after="0" w:line="360" w:lineRule="auto"/>
            <w:ind w:left="1800" w:hanging="360"/>
            <w:outlineLvl w:val="1"/>
          </w:pPr>
        </w:pPrChange>
      </w:pPr>
    </w:p>
    <w:p w14:paraId="7C16AFE2" w14:textId="6BFF8F1A" w:rsidR="00191CD4" w:rsidRDefault="00191CD4">
      <w:pPr>
        <w:widowControl w:val="0"/>
        <w:spacing w:after="0" w:line="360" w:lineRule="auto"/>
        <w:outlineLvl w:val="1"/>
        <w:rPr>
          <w:ins w:id="2374" w:author="EndlessLove" w:date="2016-11-05T14:22:00Z"/>
          <w:rFonts w:ascii="Times New Roman" w:hAnsi="Times New Roman" w:cs="Times New Roman"/>
          <w:sz w:val="26"/>
          <w:szCs w:val="26"/>
        </w:rPr>
        <w:pPrChange w:id="2375" w:author="EndlessLove" w:date="2016-11-05T14:22:00Z">
          <w:pPr>
            <w:pStyle w:val="ListParagraph"/>
            <w:widowControl w:val="0"/>
            <w:numPr>
              <w:numId w:val="32"/>
            </w:numPr>
            <w:spacing w:after="0" w:line="360" w:lineRule="auto"/>
            <w:ind w:left="1800" w:hanging="360"/>
            <w:outlineLvl w:val="1"/>
          </w:pPr>
        </w:pPrChange>
      </w:pPr>
      <w:ins w:id="2376" w:author="EndlessLove" w:date="2016-11-05T14:20:00Z">
        <w:r>
          <w:rPr>
            <w:rFonts w:ascii="Times New Roman" w:hAnsi="Times New Roman" w:cs="Times New Roman"/>
            <w:noProof/>
            <w:sz w:val="26"/>
            <w:szCs w:val="26"/>
            <w:rPrChange w:id="2377" w:author="Unknown">
              <w:rPr>
                <w:noProof/>
              </w:rPr>
            </w:rPrChange>
          </w:rPr>
          <w:drawing>
            <wp:anchor distT="0" distB="0" distL="114300" distR="114300" simplePos="0" relativeHeight="251677696" behindDoc="0" locked="0" layoutInCell="1" allowOverlap="1" wp14:anchorId="1A0FC876" wp14:editId="2C91AEB8">
              <wp:simplePos x="0" y="0"/>
              <wp:positionH relativeFrom="column">
                <wp:posOffset>47625</wp:posOffset>
              </wp:positionH>
              <wp:positionV relativeFrom="paragraph">
                <wp:posOffset>0</wp:posOffset>
              </wp:positionV>
              <wp:extent cx="5943600" cy="3838575"/>
              <wp:effectExtent l="0" t="0" r="0" b="9525"/>
              <wp:wrapThrough wrapText="bothSides">
                <wp:wrapPolygon edited="0">
                  <wp:start x="0" y="0"/>
                  <wp:lineTo x="0" y="21546"/>
                  <wp:lineTo x="21531" y="21546"/>
                  <wp:lineTo x="21531"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_CheckOut.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838575"/>
                      </a:xfrm>
                      <a:prstGeom prst="rect">
                        <a:avLst/>
                      </a:prstGeom>
                    </pic:spPr>
                  </pic:pic>
                </a:graphicData>
              </a:graphic>
            </wp:anchor>
          </w:drawing>
        </w:r>
      </w:ins>
    </w:p>
    <w:p w14:paraId="36AC24BA" w14:textId="7208BDA2" w:rsidR="007A7EA4" w:rsidRPr="008967F5" w:rsidRDefault="007A7EA4" w:rsidP="007A7EA4">
      <w:pPr>
        <w:pStyle w:val="ListParagraph"/>
        <w:widowControl w:val="0"/>
        <w:spacing w:after="0" w:line="360" w:lineRule="auto"/>
        <w:ind w:left="990"/>
        <w:jc w:val="center"/>
        <w:outlineLvl w:val="1"/>
        <w:rPr>
          <w:ins w:id="2378" w:author="EndlessLove" w:date="2016-11-06T09:41:00Z"/>
          <w:rFonts w:ascii="Times New Roman" w:hAnsi="Times New Roman" w:cs="Times New Roman"/>
          <w:b/>
          <w:sz w:val="26"/>
          <w:szCs w:val="26"/>
        </w:rPr>
      </w:pPr>
      <w:ins w:id="2379" w:author="EndlessLove" w:date="2016-11-06T09:41:00Z">
        <w:r>
          <w:rPr>
            <w:rFonts w:ascii="Times New Roman" w:hAnsi="Times New Roman" w:cs="Times New Roman"/>
            <w:b/>
            <w:sz w:val="26"/>
            <w:szCs w:val="26"/>
          </w:rPr>
          <w:t>Hình 16</w:t>
        </w:r>
        <w:r w:rsidRPr="008967F5">
          <w:rPr>
            <w:rFonts w:ascii="Times New Roman" w:hAnsi="Times New Roman" w:cs="Times New Roman"/>
            <w:b/>
            <w:sz w:val="26"/>
            <w:szCs w:val="26"/>
          </w:rPr>
          <w:t xml:space="preserve">: </w:t>
        </w:r>
        <w:r>
          <w:rPr>
            <w:rFonts w:ascii="Times New Roman" w:hAnsi="Times New Roman" w:cs="Times New Roman"/>
            <w:b/>
            <w:sz w:val="26"/>
            <w:szCs w:val="26"/>
          </w:rPr>
          <w:t>Sequence Diagram đặt hàng</w:t>
        </w:r>
      </w:ins>
    </w:p>
    <w:p w14:paraId="0D667368" w14:textId="77777777" w:rsidR="00191CD4" w:rsidRPr="00191CD4" w:rsidRDefault="00191CD4">
      <w:pPr>
        <w:widowControl w:val="0"/>
        <w:spacing w:after="0" w:line="360" w:lineRule="auto"/>
        <w:outlineLvl w:val="1"/>
        <w:rPr>
          <w:ins w:id="2380" w:author="EndlessLove" w:date="2016-11-05T14:20:00Z"/>
          <w:rFonts w:ascii="Times New Roman" w:hAnsi="Times New Roman" w:cs="Times New Roman"/>
          <w:sz w:val="26"/>
          <w:szCs w:val="26"/>
          <w:rPrChange w:id="2381" w:author="EndlessLove" w:date="2016-11-05T14:22:00Z">
            <w:rPr>
              <w:ins w:id="2382" w:author="EndlessLove" w:date="2016-11-05T14:20:00Z"/>
            </w:rPr>
          </w:rPrChange>
        </w:rPr>
        <w:pPrChange w:id="2383" w:author="EndlessLove" w:date="2016-11-05T14:22:00Z">
          <w:pPr>
            <w:pStyle w:val="ListParagraph"/>
            <w:widowControl w:val="0"/>
            <w:numPr>
              <w:numId w:val="32"/>
            </w:numPr>
            <w:spacing w:after="0" w:line="360" w:lineRule="auto"/>
            <w:ind w:left="1800" w:hanging="360"/>
            <w:outlineLvl w:val="1"/>
          </w:pPr>
        </w:pPrChange>
      </w:pPr>
    </w:p>
    <w:p w14:paraId="4C15E59D" w14:textId="1D9EB223" w:rsidR="00191CD4" w:rsidRPr="00191CD4" w:rsidRDefault="00191CD4">
      <w:pPr>
        <w:pStyle w:val="ListParagraph"/>
        <w:rPr>
          <w:ins w:id="2384" w:author="EndlessLove" w:date="2016-11-05T14:20:00Z"/>
          <w:rFonts w:ascii="Times New Roman" w:hAnsi="Times New Roman" w:cs="Times New Roman"/>
          <w:sz w:val="26"/>
          <w:szCs w:val="26"/>
          <w:rPrChange w:id="2385" w:author="EndlessLove" w:date="2016-11-05T14:20:00Z">
            <w:rPr>
              <w:ins w:id="2386" w:author="EndlessLove" w:date="2016-11-05T14:20:00Z"/>
            </w:rPr>
          </w:rPrChange>
        </w:rPr>
        <w:pPrChange w:id="2387" w:author="EndlessLove" w:date="2016-11-05T14:20:00Z">
          <w:pPr>
            <w:pStyle w:val="ListParagraph"/>
            <w:widowControl w:val="0"/>
            <w:numPr>
              <w:numId w:val="32"/>
            </w:numPr>
            <w:spacing w:after="0" w:line="360" w:lineRule="auto"/>
            <w:ind w:left="1800" w:hanging="360"/>
            <w:outlineLvl w:val="1"/>
          </w:pPr>
        </w:pPrChange>
      </w:pPr>
    </w:p>
    <w:p w14:paraId="343ABA9D" w14:textId="22E20C66" w:rsidR="00191CD4" w:rsidRDefault="00191CD4">
      <w:pPr>
        <w:pStyle w:val="ListParagraph"/>
        <w:widowControl w:val="0"/>
        <w:spacing w:after="0" w:line="360" w:lineRule="auto"/>
        <w:ind w:left="1800"/>
        <w:outlineLvl w:val="1"/>
        <w:rPr>
          <w:ins w:id="2388" w:author="EndlessLove" w:date="2016-10-20T08:14:00Z"/>
          <w:rFonts w:ascii="Times New Roman" w:hAnsi="Times New Roman" w:cs="Times New Roman"/>
          <w:sz w:val="26"/>
          <w:szCs w:val="26"/>
        </w:rPr>
        <w:pPrChange w:id="2389" w:author="EndlessLove" w:date="2016-11-05T14:20:00Z">
          <w:pPr>
            <w:pStyle w:val="ListParagraph"/>
            <w:widowControl w:val="0"/>
            <w:numPr>
              <w:numId w:val="32"/>
            </w:numPr>
            <w:spacing w:after="0" w:line="360" w:lineRule="auto"/>
            <w:ind w:left="1800" w:hanging="360"/>
            <w:outlineLvl w:val="1"/>
          </w:pPr>
        </w:pPrChange>
      </w:pPr>
    </w:p>
    <w:p w14:paraId="30A85A7C" w14:textId="610AF2F4" w:rsidR="0015149D" w:rsidRDefault="0015149D">
      <w:pPr>
        <w:pStyle w:val="ListParagraph"/>
        <w:widowControl w:val="0"/>
        <w:spacing w:after="0" w:line="360" w:lineRule="auto"/>
        <w:outlineLvl w:val="1"/>
        <w:rPr>
          <w:rFonts w:ascii="Times New Roman" w:hAnsi="Times New Roman" w:cs="Times New Roman"/>
          <w:b/>
          <w:sz w:val="26"/>
          <w:szCs w:val="26"/>
        </w:rPr>
        <w:pPrChange w:id="2390" w:author="EndlessLove" w:date="2016-10-20T08:14:00Z">
          <w:pPr>
            <w:pStyle w:val="ListParagraph"/>
            <w:widowControl w:val="0"/>
            <w:numPr>
              <w:ilvl w:val="2"/>
              <w:numId w:val="1"/>
            </w:numPr>
            <w:spacing w:after="0" w:line="360" w:lineRule="auto"/>
            <w:ind w:left="540" w:hanging="720"/>
            <w:outlineLvl w:val="1"/>
          </w:pPr>
        </w:pPrChange>
      </w:pPr>
    </w:p>
    <w:p w14:paraId="5BFD5AD9" w14:textId="06736610" w:rsidR="00FC3702" w:rsidRPr="00CD58A6" w:rsidRDefault="00DF0391">
      <w:pPr>
        <w:pStyle w:val="STyle41"/>
        <w:rPr>
          <w:ins w:id="2391" w:author="EndlessLove" w:date="2016-09-27T14:31:00Z"/>
          <w:b w:val="0"/>
          <w:rPrChange w:id="2392" w:author="EndlessLove" w:date="2016-11-07T09:38:00Z">
            <w:rPr>
              <w:ins w:id="2393" w:author="EndlessLove" w:date="2016-09-27T14:31:00Z"/>
              <w:rFonts w:ascii="Times New Roman" w:hAnsi="Times New Roman" w:cs="Times New Roman"/>
              <w:b/>
              <w:sz w:val="26"/>
              <w:szCs w:val="26"/>
            </w:rPr>
          </w:rPrChange>
        </w:rPr>
        <w:pPrChange w:id="2394" w:author="EndlessLove" w:date="2016-11-07T12:09:00Z">
          <w:pPr>
            <w:pStyle w:val="ListParagraph"/>
            <w:widowControl w:val="0"/>
            <w:numPr>
              <w:ilvl w:val="2"/>
              <w:numId w:val="1"/>
            </w:numPr>
            <w:spacing w:after="0" w:line="360" w:lineRule="auto"/>
            <w:ind w:left="540" w:hanging="720"/>
            <w:outlineLvl w:val="1"/>
          </w:pPr>
        </w:pPrChange>
      </w:pPr>
      <w:bookmarkStart w:id="2395" w:name="_Toc466284208"/>
      <w:bookmarkStart w:id="2396" w:name="_Toc466285956"/>
      <w:bookmarkStart w:id="2397" w:name="_Toc466287904"/>
      <w:bookmarkStart w:id="2398" w:name="_Toc466289121"/>
      <w:ins w:id="2399" w:author="EndlessLove" w:date="2016-11-07T12:09:00Z">
        <w:r>
          <w:t>3.2.5</w:t>
        </w:r>
        <w:r>
          <w:tab/>
          <w:t xml:space="preserve"> </w:t>
        </w:r>
      </w:ins>
      <w:ins w:id="2400" w:author="EndlessLove" w:date="2016-09-27T14:28:00Z">
        <w:r w:rsidR="00E8756B" w:rsidRPr="001A3A98">
          <w:t>Chức năng quản lí mặt hàng</w:t>
        </w:r>
      </w:ins>
      <w:bookmarkEnd w:id="2395"/>
      <w:bookmarkEnd w:id="2396"/>
      <w:bookmarkEnd w:id="2397"/>
      <w:bookmarkEnd w:id="2398"/>
    </w:p>
    <w:p w14:paraId="4E7A3D37" w14:textId="38599C3B" w:rsidR="00E8756B" w:rsidRPr="00D81258" w:rsidRDefault="00E8756B">
      <w:pPr>
        <w:pStyle w:val="ListParagraph"/>
        <w:widowControl w:val="0"/>
        <w:numPr>
          <w:ilvl w:val="0"/>
          <w:numId w:val="39"/>
        </w:numPr>
        <w:spacing w:after="0" w:line="360" w:lineRule="auto"/>
        <w:outlineLvl w:val="1"/>
        <w:rPr>
          <w:ins w:id="2401" w:author="EndlessLove" w:date="2016-09-27T14:34:00Z"/>
          <w:rFonts w:ascii="Times New Roman" w:hAnsi="Times New Roman" w:cs="Times New Roman"/>
          <w:b/>
          <w:sz w:val="26"/>
          <w:szCs w:val="26"/>
          <w:rPrChange w:id="2402" w:author="EndlessLove" w:date="2016-09-27T14:40:00Z">
            <w:rPr>
              <w:ins w:id="2403" w:author="EndlessLove" w:date="2016-09-27T14:34:00Z"/>
            </w:rPr>
          </w:rPrChange>
        </w:rPr>
        <w:pPrChange w:id="2404" w:author="EndlessLove" w:date="2016-10-17T10:19:00Z">
          <w:pPr>
            <w:pStyle w:val="ListParagraph"/>
            <w:widowControl w:val="0"/>
            <w:numPr>
              <w:ilvl w:val="2"/>
              <w:numId w:val="1"/>
            </w:numPr>
            <w:spacing w:after="0" w:line="360" w:lineRule="auto"/>
            <w:ind w:left="540" w:hanging="720"/>
            <w:outlineLvl w:val="1"/>
          </w:pPr>
        </w:pPrChange>
      </w:pPr>
      <w:ins w:id="2405" w:author="EndlessLove" w:date="2016-09-27T14:32:00Z">
        <w:r w:rsidRPr="00D81258">
          <w:rPr>
            <w:rFonts w:ascii="Times New Roman" w:hAnsi="Times New Roman" w:cs="Times New Roman"/>
            <w:b/>
            <w:sz w:val="26"/>
            <w:szCs w:val="26"/>
            <w:rPrChange w:id="2406" w:author="EndlessLove" w:date="2016-09-27T14:40:00Z">
              <w:rPr/>
            </w:rPrChange>
          </w:rPr>
          <w:t>Thêm sản phẩm</w:t>
        </w:r>
      </w:ins>
    </w:p>
    <w:p w14:paraId="33428542" w14:textId="17F02747" w:rsidR="00710888" w:rsidRDefault="00710888">
      <w:pPr>
        <w:pStyle w:val="ListParagraph"/>
        <w:widowControl w:val="0"/>
        <w:numPr>
          <w:ilvl w:val="0"/>
          <w:numId w:val="32"/>
        </w:numPr>
        <w:spacing w:after="0" w:line="360" w:lineRule="auto"/>
        <w:outlineLvl w:val="1"/>
        <w:rPr>
          <w:ins w:id="2407" w:author="EndlessLove" w:date="2016-10-06T22:28:00Z"/>
          <w:rFonts w:ascii="Times New Roman" w:hAnsi="Times New Roman" w:cs="Times New Roman"/>
          <w:sz w:val="26"/>
          <w:szCs w:val="26"/>
        </w:rPr>
        <w:pPrChange w:id="2408" w:author="EndlessLove" w:date="2016-10-06T22:32:00Z">
          <w:pPr>
            <w:pStyle w:val="ListParagraph"/>
            <w:widowControl w:val="0"/>
            <w:numPr>
              <w:numId w:val="26"/>
            </w:numPr>
            <w:spacing w:after="0" w:line="360" w:lineRule="auto"/>
            <w:ind w:left="1440" w:hanging="360"/>
            <w:outlineLvl w:val="1"/>
          </w:pPr>
        </w:pPrChange>
      </w:pPr>
      <w:ins w:id="2409" w:author="EndlessLove" w:date="2016-10-06T22:28:00Z">
        <w:r w:rsidRPr="00710888">
          <w:rPr>
            <w:rFonts w:ascii="Times New Roman" w:hAnsi="Times New Roman" w:cs="Times New Roman"/>
            <w:sz w:val="26"/>
            <w:szCs w:val="26"/>
            <w:rPrChange w:id="2410" w:author="EndlessLove" w:date="2016-10-06T22:28:00Z">
              <w:rPr>
                <w:rFonts w:ascii="Times New Roman" w:hAnsi="Times New Roman" w:cs="Times New Roman"/>
                <w:b/>
                <w:sz w:val="26"/>
                <w:szCs w:val="26"/>
              </w:rPr>
            </w:rPrChange>
          </w:rPr>
          <w:t>A</w:t>
        </w:r>
        <w:r>
          <w:rPr>
            <w:rFonts w:ascii="Times New Roman" w:hAnsi="Times New Roman" w:cs="Times New Roman"/>
            <w:sz w:val="26"/>
            <w:szCs w:val="26"/>
          </w:rPr>
          <w:t>ctivity Diagram:</w:t>
        </w:r>
      </w:ins>
    </w:p>
    <w:p w14:paraId="070C8465" w14:textId="5B62EAAB" w:rsidR="00710888" w:rsidRDefault="00710888">
      <w:pPr>
        <w:pStyle w:val="ListParagraph"/>
        <w:widowControl w:val="0"/>
        <w:spacing w:after="0" w:line="360" w:lineRule="auto"/>
        <w:ind w:left="990"/>
        <w:outlineLvl w:val="1"/>
        <w:rPr>
          <w:ins w:id="2411" w:author="EndlessLove" w:date="2016-10-06T22:28:00Z"/>
          <w:rFonts w:ascii="Times New Roman" w:hAnsi="Times New Roman" w:cs="Times New Roman"/>
          <w:sz w:val="26"/>
          <w:szCs w:val="26"/>
        </w:rPr>
        <w:pPrChange w:id="2412" w:author="EndlessLove" w:date="2016-10-06T22:29:00Z">
          <w:pPr>
            <w:pStyle w:val="ListParagraph"/>
            <w:widowControl w:val="0"/>
            <w:numPr>
              <w:numId w:val="26"/>
            </w:numPr>
            <w:spacing w:after="0" w:line="360" w:lineRule="auto"/>
            <w:ind w:left="1440" w:hanging="360"/>
            <w:outlineLvl w:val="1"/>
          </w:pPr>
        </w:pPrChange>
      </w:pPr>
      <w:ins w:id="2413" w:author="EndlessLove" w:date="2016-10-06T22:28:00Z">
        <w:r>
          <w:rPr>
            <w:rFonts w:ascii="Times New Roman" w:hAnsi="Times New Roman" w:cs="Times New Roman"/>
            <w:noProof/>
            <w:sz w:val="26"/>
            <w:szCs w:val="26"/>
            <w:rPrChange w:id="2414" w:author="Unknown">
              <w:rPr>
                <w:noProof/>
              </w:rPr>
            </w:rPrChange>
          </w:rPr>
          <w:lastRenderedPageBreak/>
          <w:drawing>
            <wp:inline distT="0" distB="0" distL="0" distR="0" wp14:anchorId="4823CBCF" wp14:editId="72E107B7">
              <wp:extent cx="5943600" cy="36937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_add.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693795"/>
                      </a:xfrm>
                      <a:prstGeom prst="rect">
                        <a:avLst/>
                      </a:prstGeom>
                    </pic:spPr>
                  </pic:pic>
                </a:graphicData>
              </a:graphic>
            </wp:inline>
          </w:drawing>
        </w:r>
      </w:ins>
    </w:p>
    <w:p w14:paraId="006670CE" w14:textId="6EE860E0" w:rsidR="007A7EA4" w:rsidRPr="008967F5" w:rsidRDefault="007A7EA4" w:rsidP="007A7EA4">
      <w:pPr>
        <w:pStyle w:val="ListParagraph"/>
        <w:widowControl w:val="0"/>
        <w:spacing w:after="0" w:line="360" w:lineRule="auto"/>
        <w:ind w:left="990"/>
        <w:jc w:val="center"/>
        <w:outlineLvl w:val="1"/>
        <w:rPr>
          <w:ins w:id="2415" w:author="EndlessLove" w:date="2016-11-06T09:41:00Z"/>
          <w:rFonts w:ascii="Times New Roman" w:hAnsi="Times New Roman" w:cs="Times New Roman"/>
          <w:b/>
          <w:sz w:val="26"/>
          <w:szCs w:val="26"/>
        </w:rPr>
      </w:pPr>
      <w:ins w:id="2416" w:author="EndlessLove" w:date="2016-11-06T09:41:00Z">
        <w:r>
          <w:rPr>
            <w:rFonts w:ascii="Times New Roman" w:hAnsi="Times New Roman" w:cs="Times New Roman"/>
            <w:b/>
            <w:sz w:val="26"/>
            <w:szCs w:val="26"/>
          </w:rPr>
          <w:t>Hình 17</w:t>
        </w:r>
        <w:r w:rsidRPr="008967F5">
          <w:rPr>
            <w:rFonts w:ascii="Times New Roman" w:hAnsi="Times New Roman" w:cs="Times New Roman"/>
            <w:b/>
            <w:sz w:val="26"/>
            <w:szCs w:val="26"/>
          </w:rPr>
          <w:t xml:space="preserve">: </w:t>
        </w:r>
        <w:r>
          <w:rPr>
            <w:rFonts w:ascii="Times New Roman" w:hAnsi="Times New Roman" w:cs="Times New Roman"/>
            <w:b/>
            <w:sz w:val="26"/>
            <w:szCs w:val="26"/>
          </w:rPr>
          <w:t>Activity Diagram thêm sản phẩm</w:t>
        </w:r>
      </w:ins>
    </w:p>
    <w:p w14:paraId="545FF5D3" w14:textId="77777777" w:rsidR="007A7EA4" w:rsidRDefault="007A7EA4">
      <w:pPr>
        <w:pStyle w:val="ListParagraph"/>
        <w:widowControl w:val="0"/>
        <w:spacing w:after="0" w:line="360" w:lineRule="auto"/>
        <w:ind w:left="990"/>
        <w:outlineLvl w:val="1"/>
        <w:rPr>
          <w:ins w:id="2417" w:author="EndlessLove" w:date="2016-11-06T09:41:00Z"/>
          <w:rFonts w:ascii="Times New Roman" w:hAnsi="Times New Roman" w:cs="Times New Roman"/>
          <w:sz w:val="26"/>
          <w:szCs w:val="26"/>
        </w:rPr>
        <w:pPrChange w:id="2418" w:author="EndlessLove" w:date="2016-11-06T09:41:00Z">
          <w:pPr>
            <w:pStyle w:val="ListParagraph"/>
            <w:widowControl w:val="0"/>
            <w:numPr>
              <w:numId w:val="26"/>
            </w:numPr>
            <w:spacing w:after="0" w:line="360" w:lineRule="auto"/>
            <w:ind w:left="1440" w:hanging="360"/>
            <w:outlineLvl w:val="1"/>
          </w:pPr>
        </w:pPrChange>
      </w:pPr>
    </w:p>
    <w:p w14:paraId="359715F1" w14:textId="003186C9" w:rsidR="00710888" w:rsidRDefault="00710888">
      <w:pPr>
        <w:pStyle w:val="ListParagraph"/>
        <w:widowControl w:val="0"/>
        <w:numPr>
          <w:ilvl w:val="0"/>
          <w:numId w:val="33"/>
        </w:numPr>
        <w:spacing w:after="0" w:line="360" w:lineRule="auto"/>
        <w:outlineLvl w:val="1"/>
        <w:rPr>
          <w:ins w:id="2419" w:author="EndlessLove" w:date="2016-10-06T23:56:00Z"/>
          <w:rFonts w:ascii="Times New Roman" w:hAnsi="Times New Roman" w:cs="Times New Roman"/>
          <w:sz w:val="26"/>
          <w:szCs w:val="26"/>
        </w:rPr>
        <w:pPrChange w:id="2420" w:author="EndlessLove" w:date="2016-10-06T22:33:00Z">
          <w:pPr>
            <w:pStyle w:val="ListParagraph"/>
            <w:widowControl w:val="0"/>
            <w:numPr>
              <w:numId w:val="26"/>
            </w:numPr>
            <w:spacing w:after="0" w:line="360" w:lineRule="auto"/>
            <w:ind w:left="1440" w:hanging="360"/>
            <w:outlineLvl w:val="1"/>
          </w:pPr>
        </w:pPrChange>
      </w:pPr>
      <w:ins w:id="2421" w:author="EndlessLove" w:date="2016-10-06T22:28:00Z">
        <w:r>
          <w:rPr>
            <w:rFonts w:ascii="Times New Roman" w:hAnsi="Times New Roman" w:cs="Times New Roman"/>
            <w:sz w:val="26"/>
            <w:szCs w:val="26"/>
          </w:rPr>
          <w:t>Sequence Diagram:</w:t>
        </w:r>
      </w:ins>
    </w:p>
    <w:p w14:paraId="4D2FC75F" w14:textId="5352E37A" w:rsidR="008E2D91" w:rsidRPr="00710888" w:rsidRDefault="008E2D91">
      <w:pPr>
        <w:pStyle w:val="ListParagraph"/>
        <w:widowControl w:val="0"/>
        <w:spacing w:after="0" w:line="360" w:lineRule="auto"/>
        <w:ind w:left="990"/>
        <w:outlineLvl w:val="1"/>
        <w:rPr>
          <w:ins w:id="2422" w:author="EndlessLove" w:date="2016-09-27T14:41:00Z"/>
          <w:rFonts w:ascii="Times New Roman" w:hAnsi="Times New Roman" w:cs="Times New Roman"/>
          <w:sz w:val="26"/>
          <w:szCs w:val="26"/>
        </w:rPr>
        <w:pPrChange w:id="2423" w:author="EndlessLove" w:date="2016-10-06T23:56:00Z">
          <w:pPr>
            <w:pStyle w:val="ListParagraph"/>
            <w:widowControl w:val="0"/>
            <w:numPr>
              <w:numId w:val="26"/>
            </w:numPr>
            <w:spacing w:after="0" w:line="360" w:lineRule="auto"/>
            <w:ind w:left="1440" w:hanging="360"/>
            <w:outlineLvl w:val="1"/>
          </w:pPr>
        </w:pPrChange>
      </w:pPr>
      <w:ins w:id="2424" w:author="EndlessLove" w:date="2016-10-06T23:56:00Z">
        <w:r>
          <w:rPr>
            <w:rFonts w:ascii="Times New Roman" w:hAnsi="Times New Roman" w:cs="Times New Roman"/>
            <w:noProof/>
            <w:sz w:val="26"/>
            <w:szCs w:val="26"/>
            <w:rPrChange w:id="2425" w:author="Unknown">
              <w:rPr>
                <w:noProof/>
              </w:rPr>
            </w:rPrChange>
          </w:rPr>
          <w:lastRenderedPageBreak/>
          <w:drawing>
            <wp:inline distT="0" distB="0" distL="0" distR="0" wp14:anchorId="2DEDA9DF" wp14:editId="0D45B43C">
              <wp:extent cx="5943600" cy="42398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_add.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239895"/>
                      </a:xfrm>
                      <a:prstGeom prst="rect">
                        <a:avLst/>
                      </a:prstGeom>
                    </pic:spPr>
                  </pic:pic>
                </a:graphicData>
              </a:graphic>
            </wp:inline>
          </w:drawing>
        </w:r>
      </w:ins>
    </w:p>
    <w:p w14:paraId="31DD549D" w14:textId="77777777" w:rsidR="00710888" w:rsidRPr="00710888" w:rsidRDefault="00710888">
      <w:pPr>
        <w:widowControl w:val="0"/>
        <w:spacing w:after="0" w:line="360" w:lineRule="auto"/>
        <w:outlineLvl w:val="1"/>
        <w:rPr>
          <w:ins w:id="2426" w:author="EndlessLove" w:date="2016-09-27T14:34:00Z"/>
          <w:rFonts w:ascii="Times New Roman" w:hAnsi="Times New Roman" w:cs="Times New Roman"/>
          <w:b/>
          <w:sz w:val="26"/>
          <w:szCs w:val="26"/>
          <w:rPrChange w:id="2427" w:author="EndlessLove" w:date="2016-10-06T22:28:00Z">
            <w:rPr>
              <w:ins w:id="2428" w:author="EndlessLove" w:date="2016-09-27T14:34:00Z"/>
            </w:rPr>
          </w:rPrChange>
        </w:rPr>
        <w:pPrChange w:id="2429" w:author="EndlessLove" w:date="2016-10-06T22:28:00Z">
          <w:pPr>
            <w:pStyle w:val="ListParagraph"/>
            <w:widowControl w:val="0"/>
            <w:numPr>
              <w:numId w:val="26"/>
            </w:numPr>
            <w:spacing w:after="0" w:line="360" w:lineRule="auto"/>
            <w:ind w:left="1440" w:hanging="360"/>
            <w:outlineLvl w:val="1"/>
          </w:pPr>
        </w:pPrChange>
      </w:pPr>
    </w:p>
    <w:p w14:paraId="246BF49B" w14:textId="4780F2CC" w:rsidR="007A7EA4" w:rsidRPr="008967F5" w:rsidRDefault="007A7EA4" w:rsidP="007A7EA4">
      <w:pPr>
        <w:pStyle w:val="ListParagraph"/>
        <w:widowControl w:val="0"/>
        <w:spacing w:after="0" w:line="360" w:lineRule="auto"/>
        <w:ind w:left="990"/>
        <w:jc w:val="center"/>
        <w:outlineLvl w:val="1"/>
        <w:rPr>
          <w:ins w:id="2430" w:author="EndlessLove" w:date="2016-11-06T09:42:00Z"/>
          <w:rFonts w:ascii="Times New Roman" w:hAnsi="Times New Roman" w:cs="Times New Roman"/>
          <w:b/>
          <w:sz w:val="26"/>
          <w:szCs w:val="26"/>
        </w:rPr>
      </w:pPr>
      <w:ins w:id="2431" w:author="EndlessLove" w:date="2016-11-06T09:42:00Z">
        <w:r>
          <w:rPr>
            <w:rFonts w:ascii="Times New Roman" w:hAnsi="Times New Roman" w:cs="Times New Roman"/>
            <w:b/>
            <w:sz w:val="26"/>
            <w:szCs w:val="26"/>
          </w:rPr>
          <w:t>Hình 18</w:t>
        </w:r>
        <w:r w:rsidRPr="008967F5">
          <w:rPr>
            <w:rFonts w:ascii="Times New Roman" w:hAnsi="Times New Roman" w:cs="Times New Roman"/>
            <w:b/>
            <w:sz w:val="26"/>
            <w:szCs w:val="26"/>
          </w:rPr>
          <w:t xml:space="preserve">: </w:t>
        </w:r>
        <w:r>
          <w:rPr>
            <w:rFonts w:ascii="Times New Roman" w:hAnsi="Times New Roman" w:cs="Times New Roman"/>
            <w:b/>
            <w:sz w:val="26"/>
            <w:szCs w:val="26"/>
          </w:rPr>
          <w:t>Sequence Diagram thêm sản phẩm</w:t>
        </w:r>
      </w:ins>
    </w:p>
    <w:p w14:paraId="56E2EA76" w14:textId="77777777" w:rsidR="00E8756B" w:rsidRDefault="00E8756B">
      <w:pPr>
        <w:pStyle w:val="ListParagraph"/>
        <w:widowControl w:val="0"/>
        <w:spacing w:after="0" w:line="360" w:lineRule="auto"/>
        <w:ind w:left="1440"/>
        <w:outlineLvl w:val="1"/>
        <w:rPr>
          <w:ins w:id="2432" w:author="EndlessLove" w:date="2016-09-27T14:32:00Z"/>
          <w:rFonts w:ascii="Times New Roman" w:hAnsi="Times New Roman" w:cs="Times New Roman"/>
          <w:b/>
          <w:sz w:val="26"/>
          <w:szCs w:val="26"/>
        </w:rPr>
        <w:pPrChange w:id="2433" w:author="EndlessLove" w:date="2016-09-27T14:34:00Z">
          <w:pPr>
            <w:pStyle w:val="ListParagraph"/>
            <w:widowControl w:val="0"/>
            <w:numPr>
              <w:ilvl w:val="2"/>
              <w:numId w:val="1"/>
            </w:numPr>
            <w:spacing w:after="0" w:line="360" w:lineRule="auto"/>
            <w:ind w:left="540" w:hanging="720"/>
            <w:outlineLvl w:val="1"/>
          </w:pPr>
        </w:pPrChange>
      </w:pPr>
    </w:p>
    <w:p w14:paraId="3BE05464" w14:textId="1DE2071B" w:rsidR="00710888" w:rsidRPr="00E84527" w:rsidRDefault="00E8756B">
      <w:pPr>
        <w:pStyle w:val="ListParagraph"/>
        <w:widowControl w:val="0"/>
        <w:numPr>
          <w:ilvl w:val="0"/>
          <w:numId w:val="19"/>
        </w:numPr>
        <w:spacing w:after="0" w:line="360" w:lineRule="auto"/>
        <w:outlineLvl w:val="1"/>
        <w:rPr>
          <w:ins w:id="2434" w:author="EndlessLove" w:date="2016-10-06T22:29:00Z"/>
          <w:rFonts w:ascii="Times New Roman" w:hAnsi="Times New Roman" w:cs="Times New Roman"/>
          <w:b/>
          <w:sz w:val="26"/>
          <w:szCs w:val="26"/>
          <w:rPrChange w:id="2435" w:author="EndlessLove" w:date="2016-11-07T19:41:00Z">
            <w:rPr>
              <w:ins w:id="2436" w:author="EndlessLove" w:date="2016-10-06T22:29:00Z"/>
            </w:rPr>
          </w:rPrChange>
        </w:rPr>
        <w:pPrChange w:id="2437" w:author="EndlessLove" w:date="2016-11-07T19:41:00Z">
          <w:pPr>
            <w:pStyle w:val="ListParagraph"/>
            <w:widowControl w:val="0"/>
            <w:numPr>
              <w:ilvl w:val="2"/>
              <w:numId w:val="1"/>
            </w:numPr>
            <w:spacing w:after="0" w:line="360" w:lineRule="auto"/>
            <w:ind w:left="540" w:hanging="720"/>
            <w:outlineLvl w:val="1"/>
          </w:pPr>
        </w:pPrChange>
      </w:pPr>
      <w:ins w:id="2438" w:author="EndlessLove" w:date="2016-09-27T14:32:00Z">
        <w:r w:rsidRPr="00D81258">
          <w:rPr>
            <w:rFonts w:ascii="Times New Roman" w:hAnsi="Times New Roman" w:cs="Times New Roman"/>
            <w:b/>
            <w:sz w:val="26"/>
            <w:szCs w:val="26"/>
            <w:rPrChange w:id="2439" w:author="EndlessLove" w:date="2016-09-27T14:40:00Z">
              <w:rPr/>
            </w:rPrChange>
          </w:rPr>
          <w:t>Xóa sản phẩm</w:t>
        </w:r>
      </w:ins>
    </w:p>
    <w:p w14:paraId="6176482C" w14:textId="77777777" w:rsidR="00710888" w:rsidRDefault="00710888">
      <w:pPr>
        <w:pStyle w:val="ListParagraph"/>
        <w:widowControl w:val="0"/>
        <w:numPr>
          <w:ilvl w:val="1"/>
          <w:numId w:val="31"/>
        </w:numPr>
        <w:spacing w:after="0" w:line="360" w:lineRule="auto"/>
        <w:outlineLvl w:val="1"/>
        <w:rPr>
          <w:ins w:id="2440" w:author="EndlessLove" w:date="2016-10-06T22:30:00Z"/>
          <w:rFonts w:ascii="Times New Roman" w:hAnsi="Times New Roman" w:cs="Times New Roman"/>
          <w:sz w:val="26"/>
          <w:szCs w:val="26"/>
        </w:rPr>
        <w:pPrChange w:id="2441" w:author="EndlessLove" w:date="2016-10-06T22:32:00Z">
          <w:pPr>
            <w:pStyle w:val="ListParagraph"/>
            <w:widowControl w:val="0"/>
            <w:numPr>
              <w:numId w:val="18"/>
            </w:numPr>
            <w:spacing w:after="0" w:line="360" w:lineRule="auto"/>
            <w:ind w:left="990" w:hanging="360"/>
            <w:outlineLvl w:val="1"/>
          </w:pPr>
        </w:pPrChange>
      </w:pPr>
      <w:ins w:id="2442" w:author="EndlessLove" w:date="2016-10-06T22:29:00Z">
        <w:r w:rsidRPr="00B4182D">
          <w:rPr>
            <w:rFonts w:ascii="Times New Roman" w:hAnsi="Times New Roman" w:cs="Times New Roman"/>
            <w:sz w:val="26"/>
            <w:szCs w:val="26"/>
          </w:rPr>
          <w:t>A</w:t>
        </w:r>
        <w:r>
          <w:rPr>
            <w:rFonts w:ascii="Times New Roman" w:hAnsi="Times New Roman" w:cs="Times New Roman"/>
            <w:sz w:val="26"/>
            <w:szCs w:val="26"/>
          </w:rPr>
          <w:t>ctivity Diagram:</w:t>
        </w:r>
      </w:ins>
    </w:p>
    <w:p w14:paraId="46A1B2FC" w14:textId="23033473" w:rsidR="00710888" w:rsidRDefault="00710888">
      <w:pPr>
        <w:pStyle w:val="ListParagraph"/>
        <w:widowControl w:val="0"/>
        <w:spacing w:after="0" w:line="360" w:lineRule="auto"/>
        <w:ind w:left="1800"/>
        <w:outlineLvl w:val="1"/>
        <w:rPr>
          <w:ins w:id="2443" w:author="EndlessLove" w:date="2016-10-06T22:29:00Z"/>
          <w:rFonts w:ascii="Times New Roman" w:hAnsi="Times New Roman" w:cs="Times New Roman"/>
          <w:sz w:val="26"/>
          <w:szCs w:val="26"/>
        </w:rPr>
        <w:pPrChange w:id="2444" w:author="EndlessLove" w:date="2016-10-06T22:30:00Z">
          <w:pPr>
            <w:pStyle w:val="ListParagraph"/>
            <w:widowControl w:val="0"/>
            <w:numPr>
              <w:numId w:val="18"/>
            </w:numPr>
            <w:spacing w:after="0" w:line="360" w:lineRule="auto"/>
            <w:ind w:left="990" w:hanging="360"/>
            <w:outlineLvl w:val="1"/>
          </w:pPr>
        </w:pPrChange>
      </w:pPr>
      <w:ins w:id="2445" w:author="EndlessLove" w:date="2016-10-06T22:30:00Z">
        <w:r>
          <w:rPr>
            <w:rFonts w:ascii="Times New Roman" w:hAnsi="Times New Roman" w:cs="Times New Roman"/>
            <w:noProof/>
            <w:sz w:val="26"/>
            <w:szCs w:val="26"/>
            <w:rPrChange w:id="2446" w:author="Unknown">
              <w:rPr>
                <w:noProof/>
              </w:rPr>
            </w:rPrChange>
          </w:rPr>
          <w:lastRenderedPageBreak/>
          <w:drawing>
            <wp:inline distT="0" distB="0" distL="0" distR="0" wp14:anchorId="4CFFE622" wp14:editId="3766156C">
              <wp:extent cx="5943600" cy="4114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_delete.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114165"/>
                      </a:xfrm>
                      <a:prstGeom prst="rect">
                        <a:avLst/>
                      </a:prstGeom>
                    </pic:spPr>
                  </pic:pic>
                </a:graphicData>
              </a:graphic>
            </wp:inline>
          </w:drawing>
        </w:r>
      </w:ins>
    </w:p>
    <w:p w14:paraId="52EBE3FD" w14:textId="46EBBAC9" w:rsidR="007A7EA4" w:rsidRPr="008967F5" w:rsidRDefault="007A7EA4" w:rsidP="007A7EA4">
      <w:pPr>
        <w:pStyle w:val="ListParagraph"/>
        <w:widowControl w:val="0"/>
        <w:spacing w:after="0" w:line="360" w:lineRule="auto"/>
        <w:ind w:left="990"/>
        <w:jc w:val="center"/>
        <w:outlineLvl w:val="1"/>
        <w:rPr>
          <w:ins w:id="2447" w:author="EndlessLove" w:date="2016-11-06T09:42:00Z"/>
          <w:rFonts w:ascii="Times New Roman" w:hAnsi="Times New Roman" w:cs="Times New Roman"/>
          <w:b/>
          <w:sz w:val="26"/>
          <w:szCs w:val="26"/>
        </w:rPr>
      </w:pPr>
      <w:ins w:id="2448" w:author="EndlessLove" w:date="2016-11-06T09:42:00Z">
        <w:r>
          <w:rPr>
            <w:rFonts w:ascii="Times New Roman" w:hAnsi="Times New Roman" w:cs="Times New Roman"/>
            <w:b/>
            <w:sz w:val="26"/>
            <w:szCs w:val="26"/>
          </w:rPr>
          <w:t>Hình 19</w:t>
        </w:r>
        <w:r w:rsidRPr="008967F5">
          <w:rPr>
            <w:rFonts w:ascii="Times New Roman" w:hAnsi="Times New Roman" w:cs="Times New Roman"/>
            <w:b/>
            <w:sz w:val="26"/>
            <w:szCs w:val="26"/>
          </w:rPr>
          <w:t xml:space="preserve">: </w:t>
        </w:r>
        <w:r>
          <w:rPr>
            <w:rFonts w:ascii="Times New Roman" w:hAnsi="Times New Roman" w:cs="Times New Roman"/>
            <w:b/>
            <w:sz w:val="26"/>
            <w:szCs w:val="26"/>
          </w:rPr>
          <w:t>Activity Diagram xóa sản phẩm</w:t>
        </w:r>
      </w:ins>
    </w:p>
    <w:p w14:paraId="38EF6469" w14:textId="77777777" w:rsidR="007A7EA4" w:rsidRDefault="007A7EA4">
      <w:pPr>
        <w:pStyle w:val="ListParagraph"/>
        <w:widowControl w:val="0"/>
        <w:spacing w:after="0" w:line="360" w:lineRule="auto"/>
        <w:ind w:left="1800"/>
        <w:outlineLvl w:val="1"/>
        <w:rPr>
          <w:ins w:id="2449" w:author="EndlessLove" w:date="2016-11-06T09:42:00Z"/>
          <w:rFonts w:ascii="Times New Roman" w:hAnsi="Times New Roman" w:cs="Times New Roman"/>
          <w:sz w:val="26"/>
          <w:szCs w:val="26"/>
        </w:rPr>
        <w:pPrChange w:id="2450" w:author="EndlessLove" w:date="2016-11-06T09:42:00Z">
          <w:pPr>
            <w:pStyle w:val="ListParagraph"/>
            <w:widowControl w:val="0"/>
            <w:numPr>
              <w:numId w:val="18"/>
            </w:numPr>
            <w:spacing w:after="0" w:line="360" w:lineRule="auto"/>
            <w:ind w:left="990" w:hanging="360"/>
            <w:outlineLvl w:val="1"/>
          </w:pPr>
        </w:pPrChange>
      </w:pPr>
    </w:p>
    <w:p w14:paraId="69622FE4" w14:textId="76D43928" w:rsidR="00710888" w:rsidRDefault="00710888">
      <w:pPr>
        <w:pStyle w:val="ListParagraph"/>
        <w:widowControl w:val="0"/>
        <w:numPr>
          <w:ilvl w:val="1"/>
          <w:numId w:val="30"/>
        </w:numPr>
        <w:spacing w:after="0" w:line="360" w:lineRule="auto"/>
        <w:outlineLvl w:val="1"/>
        <w:rPr>
          <w:ins w:id="2451" w:author="EndlessLove" w:date="2016-10-07T00:04:00Z"/>
          <w:rFonts w:ascii="Times New Roman" w:hAnsi="Times New Roman" w:cs="Times New Roman"/>
          <w:sz w:val="26"/>
          <w:szCs w:val="26"/>
        </w:rPr>
        <w:pPrChange w:id="2452" w:author="EndlessLove" w:date="2016-10-06T22:32:00Z">
          <w:pPr>
            <w:pStyle w:val="ListParagraph"/>
            <w:widowControl w:val="0"/>
            <w:numPr>
              <w:numId w:val="18"/>
            </w:numPr>
            <w:spacing w:after="0" w:line="360" w:lineRule="auto"/>
            <w:ind w:left="990" w:hanging="360"/>
            <w:outlineLvl w:val="1"/>
          </w:pPr>
        </w:pPrChange>
      </w:pPr>
      <w:ins w:id="2453" w:author="EndlessLove" w:date="2016-10-06T22:29:00Z">
        <w:r>
          <w:rPr>
            <w:rFonts w:ascii="Times New Roman" w:hAnsi="Times New Roman" w:cs="Times New Roman"/>
            <w:sz w:val="26"/>
            <w:szCs w:val="26"/>
          </w:rPr>
          <w:t>Sequence Diagram:</w:t>
        </w:r>
      </w:ins>
    </w:p>
    <w:p w14:paraId="1F50B15F" w14:textId="2AFF0D46" w:rsidR="00464649" w:rsidRDefault="00464649">
      <w:pPr>
        <w:pStyle w:val="ListParagraph"/>
        <w:widowControl w:val="0"/>
        <w:spacing w:after="0" w:line="360" w:lineRule="auto"/>
        <w:ind w:left="1800"/>
        <w:outlineLvl w:val="1"/>
        <w:rPr>
          <w:ins w:id="2454" w:author="EndlessLove" w:date="2016-10-06T22:29:00Z"/>
          <w:rFonts w:ascii="Times New Roman" w:hAnsi="Times New Roman" w:cs="Times New Roman"/>
          <w:sz w:val="26"/>
          <w:szCs w:val="26"/>
        </w:rPr>
        <w:pPrChange w:id="2455" w:author="EndlessLove" w:date="2016-10-07T00:04:00Z">
          <w:pPr>
            <w:pStyle w:val="ListParagraph"/>
            <w:widowControl w:val="0"/>
            <w:numPr>
              <w:numId w:val="18"/>
            </w:numPr>
            <w:spacing w:after="0" w:line="360" w:lineRule="auto"/>
            <w:ind w:left="990" w:hanging="360"/>
            <w:outlineLvl w:val="1"/>
          </w:pPr>
        </w:pPrChange>
      </w:pPr>
      <w:ins w:id="2456" w:author="EndlessLove" w:date="2016-10-07T00:04:00Z">
        <w:r>
          <w:rPr>
            <w:rFonts w:ascii="Times New Roman" w:hAnsi="Times New Roman" w:cs="Times New Roman"/>
            <w:noProof/>
            <w:sz w:val="26"/>
            <w:szCs w:val="26"/>
            <w:rPrChange w:id="2457" w:author="Unknown">
              <w:rPr>
                <w:noProof/>
              </w:rPr>
            </w:rPrChange>
          </w:rPr>
          <w:lastRenderedPageBreak/>
          <w:drawing>
            <wp:anchor distT="0" distB="0" distL="114300" distR="114300" simplePos="0" relativeHeight="251669504" behindDoc="0" locked="0" layoutInCell="1" allowOverlap="1" wp14:anchorId="5FCFFAA0" wp14:editId="0BC5BD0C">
              <wp:simplePos x="0" y="0"/>
              <wp:positionH relativeFrom="margin">
                <wp:align>right</wp:align>
              </wp:positionH>
              <wp:positionV relativeFrom="paragraph">
                <wp:posOffset>0</wp:posOffset>
              </wp:positionV>
              <wp:extent cx="5943600" cy="4064000"/>
              <wp:effectExtent l="0" t="0" r="0" b="0"/>
              <wp:wrapThrough wrapText="bothSides">
                <wp:wrapPolygon edited="0">
                  <wp:start x="0" y="0"/>
                  <wp:lineTo x="0" y="21465"/>
                  <wp:lineTo x="21531" y="21465"/>
                  <wp:lineTo x="21531"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_delete.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4064000"/>
                      </a:xfrm>
                      <a:prstGeom prst="rect">
                        <a:avLst/>
                      </a:prstGeom>
                    </pic:spPr>
                  </pic:pic>
                </a:graphicData>
              </a:graphic>
            </wp:anchor>
          </w:drawing>
        </w:r>
      </w:ins>
    </w:p>
    <w:p w14:paraId="67D771F1" w14:textId="29F97A91" w:rsidR="007A7EA4" w:rsidRPr="008967F5" w:rsidRDefault="007A7EA4" w:rsidP="007A7EA4">
      <w:pPr>
        <w:pStyle w:val="ListParagraph"/>
        <w:widowControl w:val="0"/>
        <w:spacing w:after="0" w:line="360" w:lineRule="auto"/>
        <w:ind w:left="990"/>
        <w:jc w:val="center"/>
        <w:outlineLvl w:val="1"/>
        <w:rPr>
          <w:ins w:id="2458" w:author="EndlessLove" w:date="2016-11-06T09:43:00Z"/>
          <w:rFonts w:ascii="Times New Roman" w:hAnsi="Times New Roman" w:cs="Times New Roman"/>
          <w:b/>
          <w:sz w:val="26"/>
          <w:szCs w:val="26"/>
        </w:rPr>
      </w:pPr>
      <w:ins w:id="2459" w:author="EndlessLove" w:date="2016-11-06T09:43:00Z">
        <w:r>
          <w:rPr>
            <w:rFonts w:ascii="Times New Roman" w:hAnsi="Times New Roman" w:cs="Times New Roman"/>
            <w:b/>
            <w:sz w:val="26"/>
            <w:szCs w:val="26"/>
          </w:rPr>
          <w:t>Hình 20</w:t>
        </w:r>
        <w:r w:rsidRPr="008967F5">
          <w:rPr>
            <w:rFonts w:ascii="Times New Roman" w:hAnsi="Times New Roman" w:cs="Times New Roman"/>
            <w:b/>
            <w:sz w:val="26"/>
            <w:szCs w:val="26"/>
          </w:rPr>
          <w:t xml:space="preserve">: </w:t>
        </w:r>
        <w:r>
          <w:rPr>
            <w:rFonts w:ascii="Times New Roman" w:hAnsi="Times New Roman" w:cs="Times New Roman"/>
            <w:b/>
            <w:sz w:val="26"/>
            <w:szCs w:val="26"/>
          </w:rPr>
          <w:t>Sequence Diagram xóa sản phẩm</w:t>
        </w:r>
      </w:ins>
    </w:p>
    <w:p w14:paraId="28124F3B" w14:textId="77777777" w:rsidR="00710888" w:rsidRPr="00710888" w:rsidRDefault="00710888">
      <w:pPr>
        <w:pStyle w:val="ListParagraph"/>
        <w:widowControl w:val="0"/>
        <w:spacing w:after="0" w:line="360" w:lineRule="auto"/>
        <w:ind w:left="1440"/>
        <w:outlineLvl w:val="1"/>
        <w:rPr>
          <w:ins w:id="2460" w:author="EndlessLove" w:date="2016-09-27T14:32:00Z"/>
          <w:rFonts w:ascii="Times New Roman" w:hAnsi="Times New Roman" w:cs="Times New Roman"/>
          <w:sz w:val="26"/>
          <w:szCs w:val="26"/>
          <w:rPrChange w:id="2461" w:author="EndlessLove" w:date="2016-10-06T22:29:00Z">
            <w:rPr>
              <w:ins w:id="2462" w:author="EndlessLove" w:date="2016-09-27T14:32:00Z"/>
            </w:rPr>
          </w:rPrChange>
        </w:rPr>
        <w:pPrChange w:id="2463" w:author="EndlessLove" w:date="2016-10-06T22:29:00Z">
          <w:pPr>
            <w:pStyle w:val="ListParagraph"/>
            <w:widowControl w:val="0"/>
            <w:numPr>
              <w:ilvl w:val="2"/>
              <w:numId w:val="1"/>
            </w:numPr>
            <w:spacing w:after="0" w:line="360" w:lineRule="auto"/>
            <w:ind w:left="540" w:hanging="720"/>
            <w:outlineLvl w:val="1"/>
          </w:pPr>
        </w:pPrChange>
      </w:pPr>
    </w:p>
    <w:p w14:paraId="0AD8CF32" w14:textId="163E84E4" w:rsidR="00710888" w:rsidRPr="00E84527" w:rsidRDefault="00E8756B" w:rsidP="001A3A98">
      <w:pPr>
        <w:pStyle w:val="ListParagraph"/>
        <w:widowControl w:val="0"/>
        <w:numPr>
          <w:ilvl w:val="0"/>
          <w:numId w:val="19"/>
        </w:numPr>
        <w:spacing w:after="0" w:line="360" w:lineRule="auto"/>
        <w:outlineLvl w:val="1"/>
        <w:rPr>
          <w:ins w:id="2464" w:author="EndlessLove" w:date="2016-10-06T22:31:00Z"/>
          <w:rFonts w:ascii="Times New Roman" w:hAnsi="Times New Roman" w:cs="Times New Roman"/>
          <w:b/>
          <w:sz w:val="26"/>
          <w:szCs w:val="26"/>
          <w:rPrChange w:id="2465" w:author="EndlessLove" w:date="2016-11-07T19:42:00Z">
            <w:rPr>
              <w:ins w:id="2466" w:author="EndlessLove" w:date="2016-10-06T22:31:00Z"/>
            </w:rPr>
          </w:rPrChange>
        </w:rPr>
      </w:pPr>
      <w:ins w:id="2467" w:author="EndlessLove" w:date="2016-09-27T14:33:00Z">
        <w:r w:rsidRPr="00D81258">
          <w:rPr>
            <w:rFonts w:ascii="Times New Roman" w:hAnsi="Times New Roman" w:cs="Times New Roman"/>
            <w:b/>
            <w:sz w:val="26"/>
            <w:szCs w:val="26"/>
            <w:rPrChange w:id="2468" w:author="EndlessLove" w:date="2016-09-27T14:40:00Z">
              <w:rPr/>
            </w:rPrChange>
          </w:rPr>
          <w:t>Cập nhật thông tin sản phẩm</w:t>
        </w:r>
      </w:ins>
    </w:p>
    <w:p w14:paraId="3A91749A" w14:textId="343BC05A" w:rsidR="00710888" w:rsidRDefault="00710888">
      <w:pPr>
        <w:pStyle w:val="ListParagraph"/>
        <w:widowControl w:val="0"/>
        <w:numPr>
          <w:ilvl w:val="0"/>
          <w:numId w:val="28"/>
        </w:numPr>
        <w:spacing w:after="0" w:line="360" w:lineRule="auto"/>
        <w:outlineLvl w:val="1"/>
        <w:rPr>
          <w:ins w:id="2469" w:author="EndlessLove" w:date="2016-10-06T22:32:00Z"/>
          <w:rFonts w:ascii="Times New Roman" w:hAnsi="Times New Roman" w:cs="Times New Roman"/>
          <w:sz w:val="26"/>
          <w:szCs w:val="26"/>
        </w:rPr>
        <w:pPrChange w:id="2470" w:author="EndlessLove" w:date="2016-10-06T22:32:00Z">
          <w:pPr>
            <w:pStyle w:val="ListParagraph"/>
            <w:widowControl w:val="0"/>
            <w:numPr>
              <w:numId w:val="19"/>
            </w:numPr>
            <w:spacing w:after="0" w:line="360" w:lineRule="auto"/>
            <w:ind w:left="1080" w:hanging="360"/>
            <w:outlineLvl w:val="1"/>
          </w:pPr>
        </w:pPrChange>
      </w:pPr>
      <w:ins w:id="2471" w:author="EndlessLove" w:date="2016-10-06T22:31:00Z">
        <w:r w:rsidRPr="00710888">
          <w:rPr>
            <w:rFonts w:ascii="Times New Roman" w:hAnsi="Times New Roman" w:cs="Times New Roman"/>
            <w:sz w:val="26"/>
            <w:szCs w:val="26"/>
            <w:rPrChange w:id="2472" w:author="EndlessLove" w:date="2016-10-06T22:31:00Z">
              <w:rPr/>
            </w:rPrChange>
          </w:rPr>
          <w:t>Activity Diagram:</w:t>
        </w:r>
      </w:ins>
    </w:p>
    <w:p w14:paraId="0E02B9FB" w14:textId="7DD1B864" w:rsidR="00710888" w:rsidRDefault="00710888">
      <w:pPr>
        <w:pStyle w:val="ListParagraph"/>
        <w:widowControl w:val="0"/>
        <w:spacing w:after="0" w:line="360" w:lineRule="auto"/>
        <w:ind w:left="1800"/>
        <w:outlineLvl w:val="1"/>
        <w:rPr>
          <w:ins w:id="2473" w:author="EndlessLove" w:date="2016-10-06T22:32:00Z"/>
          <w:rFonts w:ascii="Times New Roman" w:hAnsi="Times New Roman" w:cs="Times New Roman"/>
          <w:sz w:val="26"/>
          <w:szCs w:val="26"/>
        </w:rPr>
        <w:pPrChange w:id="2474" w:author="EndlessLove" w:date="2016-10-06T22:32:00Z">
          <w:pPr>
            <w:pStyle w:val="ListParagraph"/>
            <w:widowControl w:val="0"/>
            <w:numPr>
              <w:numId w:val="19"/>
            </w:numPr>
            <w:spacing w:after="0" w:line="360" w:lineRule="auto"/>
            <w:ind w:left="1080" w:hanging="360"/>
            <w:outlineLvl w:val="1"/>
          </w:pPr>
        </w:pPrChange>
      </w:pPr>
      <w:ins w:id="2475" w:author="EndlessLove" w:date="2016-10-06T22:32:00Z">
        <w:r>
          <w:rPr>
            <w:rFonts w:ascii="Times New Roman" w:hAnsi="Times New Roman" w:cs="Times New Roman"/>
            <w:noProof/>
            <w:sz w:val="26"/>
            <w:szCs w:val="26"/>
            <w:rPrChange w:id="2476" w:author="Unknown">
              <w:rPr>
                <w:noProof/>
              </w:rPr>
            </w:rPrChange>
          </w:rPr>
          <w:lastRenderedPageBreak/>
          <w:drawing>
            <wp:inline distT="0" distB="0" distL="0" distR="0" wp14:anchorId="719BD188" wp14:editId="72E75C90">
              <wp:extent cx="5943600" cy="4143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_update.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143375"/>
                      </a:xfrm>
                      <a:prstGeom prst="rect">
                        <a:avLst/>
                      </a:prstGeom>
                    </pic:spPr>
                  </pic:pic>
                </a:graphicData>
              </a:graphic>
            </wp:inline>
          </w:drawing>
        </w:r>
      </w:ins>
    </w:p>
    <w:p w14:paraId="00C2CD69" w14:textId="5E7B1892" w:rsidR="00BB6485" w:rsidRPr="008967F5" w:rsidRDefault="00BB6485" w:rsidP="00BB6485">
      <w:pPr>
        <w:pStyle w:val="ListParagraph"/>
        <w:widowControl w:val="0"/>
        <w:spacing w:after="0" w:line="360" w:lineRule="auto"/>
        <w:ind w:left="990"/>
        <w:jc w:val="center"/>
        <w:outlineLvl w:val="1"/>
        <w:rPr>
          <w:ins w:id="2477" w:author="EndlessLove" w:date="2016-11-06T09:43:00Z"/>
          <w:rFonts w:ascii="Times New Roman" w:hAnsi="Times New Roman" w:cs="Times New Roman"/>
          <w:b/>
          <w:sz w:val="26"/>
          <w:szCs w:val="26"/>
        </w:rPr>
      </w:pPr>
      <w:ins w:id="2478" w:author="EndlessLove" w:date="2016-11-06T09:43:00Z">
        <w:r>
          <w:rPr>
            <w:rFonts w:ascii="Times New Roman" w:hAnsi="Times New Roman" w:cs="Times New Roman"/>
            <w:b/>
            <w:sz w:val="26"/>
            <w:szCs w:val="26"/>
          </w:rPr>
          <w:t>Hình 21</w:t>
        </w:r>
        <w:r w:rsidRPr="008967F5">
          <w:rPr>
            <w:rFonts w:ascii="Times New Roman" w:hAnsi="Times New Roman" w:cs="Times New Roman"/>
            <w:b/>
            <w:sz w:val="26"/>
            <w:szCs w:val="26"/>
          </w:rPr>
          <w:t xml:space="preserve">: </w:t>
        </w:r>
        <w:r>
          <w:rPr>
            <w:rFonts w:ascii="Times New Roman" w:hAnsi="Times New Roman" w:cs="Times New Roman"/>
            <w:b/>
            <w:sz w:val="26"/>
            <w:szCs w:val="26"/>
          </w:rPr>
          <w:t>Activity Diagram cập nhật thông tin sản phẩm</w:t>
        </w:r>
      </w:ins>
    </w:p>
    <w:p w14:paraId="12311A18" w14:textId="77777777" w:rsidR="00BB6485" w:rsidRDefault="00BB6485">
      <w:pPr>
        <w:pStyle w:val="ListParagraph"/>
        <w:widowControl w:val="0"/>
        <w:spacing w:after="0" w:line="360" w:lineRule="auto"/>
        <w:ind w:left="1800"/>
        <w:outlineLvl w:val="1"/>
        <w:rPr>
          <w:ins w:id="2479" w:author="EndlessLove" w:date="2016-11-06T09:43:00Z"/>
          <w:rFonts w:ascii="Times New Roman" w:hAnsi="Times New Roman" w:cs="Times New Roman"/>
          <w:sz w:val="26"/>
          <w:szCs w:val="26"/>
        </w:rPr>
        <w:pPrChange w:id="2480" w:author="EndlessLove" w:date="2016-11-06T09:43:00Z">
          <w:pPr>
            <w:pStyle w:val="ListParagraph"/>
            <w:widowControl w:val="0"/>
            <w:numPr>
              <w:numId w:val="19"/>
            </w:numPr>
            <w:spacing w:after="0" w:line="360" w:lineRule="auto"/>
            <w:ind w:left="1080" w:hanging="360"/>
            <w:outlineLvl w:val="1"/>
          </w:pPr>
        </w:pPrChange>
      </w:pPr>
    </w:p>
    <w:p w14:paraId="5EEE701A" w14:textId="7C4F6C82" w:rsidR="00710888" w:rsidRDefault="00710888">
      <w:pPr>
        <w:pStyle w:val="ListParagraph"/>
        <w:widowControl w:val="0"/>
        <w:numPr>
          <w:ilvl w:val="0"/>
          <w:numId w:val="28"/>
        </w:numPr>
        <w:spacing w:after="0" w:line="360" w:lineRule="auto"/>
        <w:outlineLvl w:val="1"/>
        <w:rPr>
          <w:ins w:id="2481" w:author="EndlessLove" w:date="2016-10-07T00:14:00Z"/>
          <w:rFonts w:ascii="Times New Roman" w:hAnsi="Times New Roman" w:cs="Times New Roman"/>
          <w:sz w:val="26"/>
          <w:szCs w:val="26"/>
        </w:rPr>
        <w:pPrChange w:id="2482" w:author="EndlessLove" w:date="2016-10-06T22:32:00Z">
          <w:pPr>
            <w:pStyle w:val="ListParagraph"/>
            <w:widowControl w:val="0"/>
            <w:numPr>
              <w:numId w:val="19"/>
            </w:numPr>
            <w:spacing w:after="0" w:line="360" w:lineRule="auto"/>
            <w:ind w:left="1080" w:hanging="360"/>
            <w:outlineLvl w:val="1"/>
          </w:pPr>
        </w:pPrChange>
      </w:pPr>
      <w:ins w:id="2483" w:author="EndlessLove" w:date="2016-10-06T22:32:00Z">
        <w:r>
          <w:rPr>
            <w:rFonts w:ascii="Times New Roman" w:hAnsi="Times New Roman" w:cs="Times New Roman"/>
            <w:sz w:val="26"/>
            <w:szCs w:val="26"/>
          </w:rPr>
          <w:t>Sequence Diagram:</w:t>
        </w:r>
      </w:ins>
    </w:p>
    <w:p w14:paraId="19F85073" w14:textId="4F90BA1A" w:rsidR="00464649" w:rsidRPr="00710888" w:rsidRDefault="00464649">
      <w:pPr>
        <w:pStyle w:val="ListParagraph"/>
        <w:widowControl w:val="0"/>
        <w:spacing w:after="0" w:line="360" w:lineRule="auto"/>
        <w:ind w:left="1800"/>
        <w:outlineLvl w:val="1"/>
        <w:rPr>
          <w:ins w:id="2484" w:author="EndlessLove" w:date="2016-10-06T22:31:00Z"/>
          <w:rFonts w:ascii="Times New Roman" w:hAnsi="Times New Roman" w:cs="Times New Roman"/>
          <w:sz w:val="26"/>
          <w:szCs w:val="26"/>
          <w:rPrChange w:id="2485" w:author="EndlessLove" w:date="2016-10-06T22:31:00Z">
            <w:rPr>
              <w:ins w:id="2486" w:author="EndlessLove" w:date="2016-10-06T22:31:00Z"/>
            </w:rPr>
          </w:rPrChange>
        </w:rPr>
        <w:pPrChange w:id="2487" w:author="EndlessLove" w:date="2016-10-07T00:14:00Z">
          <w:pPr>
            <w:pStyle w:val="ListParagraph"/>
            <w:widowControl w:val="0"/>
            <w:numPr>
              <w:numId w:val="19"/>
            </w:numPr>
            <w:spacing w:after="0" w:line="360" w:lineRule="auto"/>
            <w:ind w:left="1080" w:hanging="360"/>
            <w:outlineLvl w:val="1"/>
          </w:pPr>
        </w:pPrChange>
      </w:pPr>
      <w:ins w:id="2488" w:author="EndlessLove" w:date="2016-10-07T00:14:00Z">
        <w:r>
          <w:rPr>
            <w:rFonts w:ascii="Times New Roman" w:hAnsi="Times New Roman" w:cs="Times New Roman"/>
            <w:noProof/>
            <w:sz w:val="26"/>
            <w:szCs w:val="26"/>
            <w:rPrChange w:id="2489" w:author="Unknown">
              <w:rPr>
                <w:noProof/>
              </w:rPr>
            </w:rPrChange>
          </w:rPr>
          <w:lastRenderedPageBreak/>
          <w:drawing>
            <wp:anchor distT="0" distB="0" distL="114300" distR="114300" simplePos="0" relativeHeight="251670528" behindDoc="0" locked="0" layoutInCell="1" allowOverlap="1" wp14:anchorId="3E344732" wp14:editId="0F862C20">
              <wp:simplePos x="0" y="0"/>
              <wp:positionH relativeFrom="column">
                <wp:posOffset>19050</wp:posOffset>
              </wp:positionH>
              <wp:positionV relativeFrom="paragraph">
                <wp:posOffset>0</wp:posOffset>
              </wp:positionV>
              <wp:extent cx="5943600" cy="3794125"/>
              <wp:effectExtent l="0" t="0" r="0" b="0"/>
              <wp:wrapThrough wrapText="bothSides">
                <wp:wrapPolygon edited="0">
                  <wp:start x="0" y="0"/>
                  <wp:lineTo x="0" y="21473"/>
                  <wp:lineTo x="21531" y="21473"/>
                  <wp:lineTo x="21531"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_update.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794125"/>
                      </a:xfrm>
                      <a:prstGeom prst="rect">
                        <a:avLst/>
                      </a:prstGeom>
                    </pic:spPr>
                  </pic:pic>
                </a:graphicData>
              </a:graphic>
            </wp:anchor>
          </w:drawing>
        </w:r>
      </w:ins>
    </w:p>
    <w:p w14:paraId="533B364F" w14:textId="77777777" w:rsidR="00710888" w:rsidRDefault="00710888">
      <w:pPr>
        <w:pStyle w:val="ListParagraph"/>
        <w:widowControl w:val="0"/>
        <w:spacing w:after="0" w:line="360" w:lineRule="auto"/>
        <w:ind w:left="1080"/>
        <w:outlineLvl w:val="1"/>
        <w:rPr>
          <w:ins w:id="2490" w:author="EndlessLove" w:date="2016-10-20T08:18:00Z"/>
          <w:rFonts w:ascii="Times New Roman" w:hAnsi="Times New Roman" w:cs="Times New Roman"/>
          <w:b/>
          <w:sz w:val="26"/>
          <w:szCs w:val="26"/>
        </w:rPr>
        <w:pPrChange w:id="2491" w:author="EndlessLove" w:date="2016-10-06T22:31:00Z">
          <w:pPr>
            <w:pStyle w:val="ListParagraph"/>
            <w:widowControl w:val="0"/>
            <w:numPr>
              <w:ilvl w:val="2"/>
              <w:numId w:val="1"/>
            </w:numPr>
            <w:spacing w:after="0" w:line="360" w:lineRule="auto"/>
            <w:ind w:left="540" w:hanging="720"/>
            <w:outlineLvl w:val="1"/>
          </w:pPr>
        </w:pPrChange>
      </w:pPr>
    </w:p>
    <w:p w14:paraId="192FCC19" w14:textId="52183F2C" w:rsidR="00BB6485" w:rsidRPr="008967F5" w:rsidRDefault="00BB6485" w:rsidP="00BB6485">
      <w:pPr>
        <w:pStyle w:val="ListParagraph"/>
        <w:widowControl w:val="0"/>
        <w:spacing w:after="0" w:line="360" w:lineRule="auto"/>
        <w:ind w:left="990"/>
        <w:jc w:val="center"/>
        <w:outlineLvl w:val="1"/>
        <w:rPr>
          <w:ins w:id="2492" w:author="EndlessLove" w:date="2016-11-06T09:43:00Z"/>
          <w:rFonts w:ascii="Times New Roman" w:hAnsi="Times New Roman" w:cs="Times New Roman"/>
          <w:b/>
          <w:sz w:val="26"/>
          <w:szCs w:val="26"/>
        </w:rPr>
      </w:pPr>
      <w:ins w:id="2493" w:author="EndlessLove" w:date="2016-11-06T09:43:00Z">
        <w:r>
          <w:rPr>
            <w:rFonts w:ascii="Times New Roman" w:hAnsi="Times New Roman" w:cs="Times New Roman"/>
            <w:b/>
            <w:sz w:val="26"/>
            <w:szCs w:val="26"/>
          </w:rPr>
          <w:t>Hình 22</w:t>
        </w:r>
        <w:r w:rsidRPr="008967F5">
          <w:rPr>
            <w:rFonts w:ascii="Times New Roman" w:hAnsi="Times New Roman" w:cs="Times New Roman"/>
            <w:b/>
            <w:sz w:val="26"/>
            <w:szCs w:val="26"/>
          </w:rPr>
          <w:t xml:space="preserve">: </w:t>
        </w:r>
        <w:r>
          <w:rPr>
            <w:rFonts w:ascii="Times New Roman" w:hAnsi="Times New Roman" w:cs="Times New Roman"/>
            <w:b/>
            <w:sz w:val="26"/>
            <w:szCs w:val="26"/>
          </w:rPr>
          <w:t>Sequence Diagram cập nhật thông tin sản phẩm</w:t>
        </w:r>
      </w:ins>
    </w:p>
    <w:p w14:paraId="770A4631" w14:textId="77777777" w:rsidR="0015149D" w:rsidRDefault="0015149D">
      <w:pPr>
        <w:pStyle w:val="ListParagraph"/>
        <w:widowControl w:val="0"/>
        <w:spacing w:after="0" w:line="360" w:lineRule="auto"/>
        <w:ind w:left="1080"/>
        <w:outlineLvl w:val="1"/>
        <w:rPr>
          <w:ins w:id="2494" w:author="EndlessLove" w:date="2016-10-20T08:18:00Z"/>
          <w:rFonts w:ascii="Times New Roman" w:hAnsi="Times New Roman" w:cs="Times New Roman"/>
          <w:b/>
          <w:sz w:val="26"/>
          <w:szCs w:val="26"/>
        </w:rPr>
        <w:pPrChange w:id="2495" w:author="EndlessLove" w:date="2016-10-06T22:31:00Z">
          <w:pPr>
            <w:pStyle w:val="ListParagraph"/>
            <w:widowControl w:val="0"/>
            <w:numPr>
              <w:ilvl w:val="2"/>
              <w:numId w:val="1"/>
            </w:numPr>
            <w:spacing w:after="0" w:line="360" w:lineRule="auto"/>
            <w:ind w:left="540" w:hanging="720"/>
            <w:outlineLvl w:val="1"/>
          </w:pPr>
        </w:pPrChange>
      </w:pPr>
    </w:p>
    <w:p w14:paraId="6033C8A0" w14:textId="77777777" w:rsidR="0015149D" w:rsidRDefault="0015149D">
      <w:pPr>
        <w:pStyle w:val="ListParagraph"/>
        <w:widowControl w:val="0"/>
        <w:spacing w:after="0" w:line="360" w:lineRule="auto"/>
        <w:ind w:left="1080"/>
        <w:outlineLvl w:val="1"/>
        <w:rPr>
          <w:ins w:id="2496" w:author="EndlessLove" w:date="2016-10-20T08:18:00Z"/>
          <w:rFonts w:ascii="Times New Roman" w:hAnsi="Times New Roman" w:cs="Times New Roman"/>
          <w:b/>
          <w:sz w:val="26"/>
          <w:szCs w:val="26"/>
        </w:rPr>
        <w:pPrChange w:id="2497" w:author="EndlessLove" w:date="2016-10-06T22:31:00Z">
          <w:pPr>
            <w:pStyle w:val="ListParagraph"/>
            <w:widowControl w:val="0"/>
            <w:numPr>
              <w:ilvl w:val="2"/>
              <w:numId w:val="1"/>
            </w:numPr>
            <w:spacing w:after="0" w:line="360" w:lineRule="auto"/>
            <w:ind w:left="540" w:hanging="720"/>
            <w:outlineLvl w:val="1"/>
          </w:pPr>
        </w:pPrChange>
      </w:pPr>
    </w:p>
    <w:p w14:paraId="3DA481A9" w14:textId="77777777" w:rsidR="0015149D" w:rsidRDefault="0015149D">
      <w:pPr>
        <w:pStyle w:val="ListParagraph"/>
        <w:widowControl w:val="0"/>
        <w:spacing w:after="0" w:line="360" w:lineRule="auto"/>
        <w:ind w:left="1080"/>
        <w:outlineLvl w:val="1"/>
        <w:rPr>
          <w:ins w:id="2498" w:author="EndlessLove" w:date="2016-10-20T08:18:00Z"/>
          <w:rFonts w:ascii="Times New Roman" w:hAnsi="Times New Roman" w:cs="Times New Roman"/>
          <w:b/>
          <w:sz w:val="26"/>
          <w:szCs w:val="26"/>
        </w:rPr>
        <w:pPrChange w:id="2499" w:author="EndlessLove" w:date="2016-10-06T22:31:00Z">
          <w:pPr>
            <w:pStyle w:val="ListParagraph"/>
            <w:widowControl w:val="0"/>
            <w:numPr>
              <w:ilvl w:val="2"/>
              <w:numId w:val="1"/>
            </w:numPr>
            <w:spacing w:after="0" w:line="360" w:lineRule="auto"/>
            <w:ind w:left="540" w:hanging="720"/>
            <w:outlineLvl w:val="1"/>
          </w:pPr>
        </w:pPrChange>
      </w:pPr>
    </w:p>
    <w:p w14:paraId="6B0EFA92" w14:textId="77777777" w:rsidR="0015149D" w:rsidRDefault="0015149D">
      <w:pPr>
        <w:pStyle w:val="ListParagraph"/>
        <w:widowControl w:val="0"/>
        <w:spacing w:after="0" w:line="360" w:lineRule="auto"/>
        <w:ind w:left="1080"/>
        <w:outlineLvl w:val="1"/>
        <w:rPr>
          <w:ins w:id="2500" w:author="EndlessLove" w:date="2016-10-20T08:18:00Z"/>
          <w:rFonts w:ascii="Times New Roman" w:hAnsi="Times New Roman" w:cs="Times New Roman"/>
          <w:b/>
          <w:sz w:val="26"/>
          <w:szCs w:val="26"/>
        </w:rPr>
        <w:pPrChange w:id="2501" w:author="EndlessLove" w:date="2016-10-06T22:31:00Z">
          <w:pPr>
            <w:pStyle w:val="ListParagraph"/>
            <w:widowControl w:val="0"/>
            <w:numPr>
              <w:ilvl w:val="2"/>
              <w:numId w:val="1"/>
            </w:numPr>
            <w:spacing w:after="0" w:line="360" w:lineRule="auto"/>
            <w:ind w:left="540" w:hanging="720"/>
            <w:outlineLvl w:val="1"/>
          </w:pPr>
        </w:pPrChange>
      </w:pPr>
    </w:p>
    <w:p w14:paraId="38AFAC80" w14:textId="77777777" w:rsidR="0015149D" w:rsidRDefault="0015149D">
      <w:pPr>
        <w:pStyle w:val="ListParagraph"/>
        <w:widowControl w:val="0"/>
        <w:spacing w:after="0" w:line="360" w:lineRule="auto"/>
        <w:ind w:left="1080"/>
        <w:outlineLvl w:val="1"/>
        <w:rPr>
          <w:ins w:id="2502" w:author="EndlessLove" w:date="2016-10-20T08:18:00Z"/>
          <w:rFonts w:ascii="Times New Roman" w:hAnsi="Times New Roman" w:cs="Times New Roman"/>
          <w:b/>
          <w:sz w:val="26"/>
          <w:szCs w:val="26"/>
        </w:rPr>
        <w:pPrChange w:id="2503" w:author="EndlessLove" w:date="2016-10-06T22:31:00Z">
          <w:pPr>
            <w:pStyle w:val="ListParagraph"/>
            <w:widowControl w:val="0"/>
            <w:numPr>
              <w:ilvl w:val="2"/>
              <w:numId w:val="1"/>
            </w:numPr>
            <w:spacing w:after="0" w:line="360" w:lineRule="auto"/>
            <w:ind w:left="540" w:hanging="720"/>
            <w:outlineLvl w:val="1"/>
          </w:pPr>
        </w:pPrChange>
      </w:pPr>
    </w:p>
    <w:p w14:paraId="46796EE9" w14:textId="77777777" w:rsidR="0015149D" w:rsidRDefault="0015149D">
      <w:pPr>
        <w:pStyle w:val="ListParagraph"/>
        <w:widowControl w:val="0"/>
        <w:spacing w:after="0" w:line="360" w:lineRule="auto"/>
        <w:ind w:left="1080"/>
        <w:outlineLvl w:val="1"/>
        <w:rPr>
          <w:ins w:id="2504" w:author="EndlessLove" w:date="2016-10-20T08:18:00Z"/>
          <w:rFonts w:ascii="Times New Roman" w:hAnsi="Times New Roman" w:cs="Times New Roman"/>
          <w:b/>
          <w:sz w:val="26"/>
          <w:szCs w:val="26"/>
        </w:rPr>
        <w:pPrChange w:id="2505" w:author="EndlessLove" w:date="2016-10-06T22:31:00Z">
          <w:pPr>
            <w:pStyle w:val="ListParagraph"/>
            <w:widowControl w:val="0"/>
            <w:numPr>
              <w:ilvl w:val="2"/>
              <w:numId w:val="1"/>
            </w:numPr>
            <w:spacing w:after="0" w:line="360" w:lineRule="auto"/>
            <w:ind w:left="540" w:hanging="720"/>
            <w:outlineLvl w:val="1"/>
          </w:pPr>
        </w:pPrChange>
      </w:pPr>
    </w:p>
    <w:p w14:paraId="3BA0B444" w14:textId="77777777" w:rsidR="0015149D" w:rsidRDefault="0015149D">
      <w:pPr>
        <w:pStyle w:val="ListParagraph"/>
        <w:widowControl w:val="0"/>
        <w:spacing w:after="0" w:line="360" w:lineRule="auto"/>
        <w:ind w:left="1080"/>
        <w:outlineLvl w:val="1"/>
        <w:rPr>
          <w:ins w:id="2506" w:author="EndlessLove" w:date="2016-10-20T08:18:00Z"/>
          <w:rFonts w:ascii="Times New Roman" w:hAnsi="Times New Roman" w:cs="Times New Roman"/>
          <w:b/>
          <w:sz w:val="26"/>
          <w:szCs w:val="26"/>
        </w:rPr>
        <w:pPrChange w:id="2507" w:author="EndlessLove" w:date="2016-10-06T22:31:00Z">
          <w:pPr>
            <w:pStyle w:val="ListParagraph"/>
            <w:widowControl w:val="0"/>
            <w:numPr>
              <w:ilvl w:val="2"/>
              <w:numId w:val="1"/>
            </w:numPr>
            <w:spacing w:after="0" w:line="360" w:lineRule="auto"/>
            <w:ind w:left="540" w:hanging="720"/>
            <w:outlineLvl w:val="1"/>
          </w:pPr>
        </w:pPrChange>
      </w:pPr>
    </w:p>
    <w:p w14:paraId="1F306375" w14:textId="77777777" w:rsidR="0015149D" w:rsidRDefault="0015149D">
      <w:pPr>
        <w:pStyle w:val="ListParagraph"/>
        <w:widowControl w:val="0"/>
        <w:spacing w:after="0" w:line="360" w:lineRule="auto"/>
        <w:ind w:left="1080"/>
        <w:outlineLvl w:val="1"/>
        <w:rPr>
          <w:ins w:id="2508" w:author="EndlessLove" w:date="2016-10-20T08:18:00Z"/>
          <w:rFonts w:ascii="Times New Roman" w:hAnsi="Times New Roman" w:cs="Times New Roman"/>
          <w:b/>
          <w:sz w:val="26"/>
          <w:szCs w:val="26"/>
        </w:rPr>
        <w:pPrChange w:id="2509" w:author="EndlessLove" w:date="2016-10-06T22:31:00Z">
          <w:pPr>
            <w:pStyle w:val="ListParagraph"/>
            <w:widowControl w:val="0"/>
            <w:numPr>
              <w:ilvl w:val="2"/>
              <w:numId w:val="1"/>
            </w:numPr>
            <w:spacing w:after="0" w:line="360" w:lineRule="auto"/>
            <w:ind w:left="540" w:hanging="720"/>
            <w:outlineLvl w:val="1"/>
          </w:pPr>
        </w:pPrChange>
      </w:pPr>
    </w:p>
    <w:p w14:paraId="1E642F4F" w14:textId="77777777" w:rsidR="0015149D" w:rsidRDefault="0015149D">
      <w:pPr>
        <w:pStyle w:val="ListParagraph"/>
        <w:widowControl w:val="0"/>
        <w:spacing w:after="0" w:line="360" w:lineRule="auto"/>
        <w:ind w:left="1080"/>
        <w:outlineLvl w:val="1"/>
        <w:rPr>
          <w:ins w:id="2510" w:author="EndlessLove" w:date="2016-10-20T08:18:00Z"/>
          <w:rFonts w:ascii="Times New Roman" w:hAnsi="Times New Roman" w:cs="Times New Roman"/>
          <w:b/>
          <w:sz w:val="26"/>
          <w:szCs w:val="26"/>
        </w:rPr>
        <w:pPrChange w:id="2511" w:author="EndlessLove" w:date="2016-10-06T22:31:00Z">
          <w:pPr>
            <w:pStyle w:val="ListParagraph"/>
            <w:widowControl w:val="0"/>
            <w:numPr>
              <w:ilvl w:val="2"/>
              <w:numId w:val="1"/>
            </w:numPr>
            <w:spacing w:after="0" w:line="360" w:lineRule="auto"/>
            <w:ind w:left="540" w:hanging="720"/>
            <w:outlineLvl w:val="1"/>
          </w:pPr>
        </w:pPrChange>
      </w:pPr>
    </w:p>
    <w:p w14:paraId="0477BF32" w14:textId="77777777" w:rsidR="0015149D" w:rsidRDefault="0015149D">
      <w:pPr>
        <w:pStyle w:val="ListParagraph"/>
        <w:widowControl w:val="0"/>
        <w:spacing w:after="0" w:line="360" w:lineRule="auto"/>
        <w:ind w:left="1080"/>
        <w:outlineLvl w:val="1"/>
        <w:rPr>
          <w:ins w:id="2512" w:author="EndlessLove" w:date="2016-10-20T08:18:00Z"/>
          <w:rFonts w:ascii="Times New Roman" w:hAnsi="Times New Roman" w:cs="Times New Roman"/>
          <w:b/>
          <w:sz w:val="26"/>
          <w:szCs w:val="26"/>
        </w:rPr>
        <w:pPrChange w:id="2513" w:author="EndlessLove" w:date="2016-10-06T22:31:00Z">
          <w:pPr>
            <w:pStyle w:val="ListParagraph"/>
            <w:widowControl w:val="0"/>
            <w:numPr>
              <w:ilvl w:val="2"/>
              <w:numId w:val="1"/>
            </w:numPr>
            <w:spacing w:after="0" w:line="360" w:lineRule="auto"/>
            <w:ind w:left="540" w:hanging="720"/>
            <w:outlineLvl w:val="1"/>
          </w:pPr>
        </w:pPrChange>
      </w:pPr>
    </w:p>
    <w:p w14:paraId="00EE9E4F" w14:textId="77777777" w:rsidR="0015149D" w:rsidRDefault="0015149D">
      <w:pPr>
        <w:pStyle w:val="ListParagraph"/>
        <w:widowControl w:val="0"/>
        <w:spacing w:after="0" w:line="360" w:lineRule="auto"/>
        <w:ind w:left="1080"/>
        <w:outlineLvl w:val="1"/>
        <w:rPr>
          <w:ins w:id="2514" w:author="EndlessLove" w:date="2016-10-20T08:18:00Z"/>
          <w:rFonts w:ascii="Times New Roman" w:hAnsi="Times New Roman" w:cs="Times New Roman"/>
          <w:b/>
          <w:sz w:val="26"/>
          <w:szCs w:val="26"/>
        </w:rPr>
        <w:pPrChange w:id="2515" w:author="EndlessLove" w:date="2016-10-06T22:31:00Z">
          <w:pPr>
            <w:pStyle w:val="ListParagraph"/>
            <w:widowControl w:val="0"/>
            <w:numPr>
              <w:ilvl w:val="2"/>
              <w:numId w:val="1"/>
            </w:numPr>
            <w:spacing w:after="0" w:line="360" w:lineRule="auto"/>
            <w:ind w:left="540" w:hanging="720"/>
            <w:outlineLvl w:val="1"/>
          </w:pPr>
        </w:pPrChange>
      </w:pPr>
    </w:p>
    <w:p w14:paraId="5D3BF891" w14:textId="77777777" w:rsidR="0015149D" w:rsidRDefault="0015149D">
      <w:pPr>
        <w:pStyle w:val="ListParagraph"/>
        <w:widowControl w:val="0"/>
        <w:spacing w:after="0" w:line="360" w:lineRule="auto"/>
        <w:ind w:left="1080"/>
        <w:outlineLvl w:val="1"/>
        <w:rPr>
          <w:ins w:id="2516" w:author="EndlessLove" w:date="2016-10-20T08:18:00Z"/>
          <w:rFonts w:ascii="Times New Roman" w:hAnsi="Times New Roman" w:cs="Times New Roman"/>
          <w:b/>
          <w:sz w:val="26"/>
          <w:szCs w:val="26"/>
        </w:rPr>
        <w:pPrChange w:id="2517" w:author="EndlessLove" w:date="2016-10-06T22:31:00Z">
          <w:pPr>
            <w:pStyle w:val="ListParagraph"/>
            <w:widowControl w:val="0"/>
            <w:numPr>
              <w:ilvl w:val="2"/>
              <w:numId w:val="1"/>
            </w:numPr>
            <w:spacing w:after="0" w:line="360" w:lineRule="auto"/>
            <w:ind w:left="540" w:hanging="720"/>
            <w:outlineLvl w:val="1"/>
          </w:pPr>
        </w:pPrChange>
      </w:pPr>
    </w:p>
    <w:p w14:paraId="60BBB189" w14:textId="77777777" w:rsidR="0015149D" w:rsidRPr="00D81258" w:rsidRDefault="0015149D">
      <w:pPr>
        <w:pStyle w:val="ListParagraph"/>
        <w:widowControl w:val="0"/>
        <w:spacing w:after="0" w:line="360" w:lineRule="auto"/>
        <w:ind w:left="1080"/>
        <w:outlineLvl w:val="1"/>
        <w:rPr>
          <w:ins w:id="2518" w:author="EndlessLove" w:date="2016-09-27T14:31:00Z"/>
          <w:rFonts w:ascii="Times New Roman" w:hAnsi="Times New Roman" w:cs="Times New Roman"/>
          <w:b/>
          <w:sz w:val="26"/>
          <w:szCs w:val="26"/>
          <w:rPrChange w:id="2519" w:author="EndlessLove" w:date="2016-09-27T14:40:00Z">
            <w:rPr>
              <w:ins w:id="2520" w:author="EndlessLove" w:date="2016-09-27T14:31:00Z"/>
            </w:rPr>
          </w:rPrChange>
        </w:rPr>
        <w:pPrChange w:id="2521" w:author="EndlessLove" w:date="2016-10-06T22:31:00Z">
          <w:pPr>
            <w:pStyle w:val="ListParagraph"/>
            <w:widowControl w:val="0"/>
            <w:numPr>
              <w:ilvl w:val="2"/>
              <w:numId w:val="1"/>
            </w:numPr>
            <w:spacing w:after="0" w:line="360" w:lineRule="auto"/>
            <w:ind w:left="540" w:hanging="720"/>
            <w:outlineLvl w:val="1"/>
          </w:pPr>
        </w:pPrChange>
      </w:pPr>
    </w:p>
    <w:p w14:paraId="7EE8DD28" w14:textId="097EC0F1" w:rsidR="00E85036" w:rsidRPr="00CD58A6" w:rsidRDefault="00DF0391">
      <w:pPr>
        <w:pStyle w:val="STyle41"/>
        <w:rPr>
          <w:ins w:id="2522" w:author="EndlessLove" w:date="2016-09-27T14:28:00Z"/>
          <w:b w:val="0"/>
          <w:rPrChange w:id="2523" w:author="EndlessLove" w:date="2016-11-07T09:38:00Z">
            <w:rPr>
              <w:ins w:id="2524" w:author="EndlessLove" w:date="2016-09-27T14:28:00Z"/>
              <w:rFonts w:ascii="Times New Roman" w:hAnsi="Times New Roman" w:cs="Times New Roman"/>
              <w:b/>
              <w:sz w:val="26"/>
              <w:szCs w:val="26"/>
            </w:rPr>
          </w:rPrChange>
        </w:rPr>
        <w:pPrChange w:id="2525" w:author="EndlessLove" w:date="2016-11-07T12:10:00Z">
          <w:pPr>
            <w:pStyle w:val="ListParagraph"/>
            <w:widowControl w:val="0"/>
            <w:numPr>
              <w:ilvl w:val="2"/>
              <w:numId w:val="1"/>
            </w:numPr>
            <w:spacing w:after="0" w:line="360" w:lineRule="auto"/>
            <w:ind w:left="540" w:hanging="720"/>
            <w:outlineLvl w:val="1"/>
          </w:pPr>
        </w:pPrChange>
      </w:pPr>
      <w:bookmarkStart w:id="2526" w:name="_Toc466284209"/>
      <w:bookmarkStart w:id="2527" w:name="_Toc466285957"/>
      <w:bookmarkStart w:id="2528" w:name="_Toc466287905"/>
      <w:bookmarkStart w:id="2529" w:name="_Toc466289122"/>
      <w:ins w:id="2530" w:author="EndlessLove" w:date="2016-11-07T12:10:00Z">
        <w:r>
          <w:t>3.2.6</w:t>
        </w:r>
        <w:r>
          <w:tab/>
        </w:r>
      </w:ins>
      <w:ins w:id="2531" w:author="EndlessLove" w:date="2016-09-27T14:28:00Z">
        <w:r w:rsidR="0015149D" w:rsidRPr="001A3A98">
          <w:t>Chức năng quản lí khuyến ma</w:t>
        </w:r>
        <w:r w:rsidR="0015149D" w:rsidRPr="006B5E4E">
          <w:t>̃i</w:t>
        </w:r>
        <w:bookmarkEnd w:id="2526"/>
        <w:bookmarkEnd w:id="2527"/>
        <w:bookmarkEnd w:id="2528"/>
        <w:bookmarkEnd w:id="2529"/>
      </w:ins>
    </w:p>
    <w:p w14:paraId="6728B77F" w14:textId="4FB7D223" w:rsidR="0015149D" w:rsidRPr="006B5E4E" w:rsidRDefault="00E84527">
      <w:pPr>
        <w:widowControl w:val="0"/>
        <w:spacing w:after="0" w:line="360" w:lineRule="auto"/>
        <w:outlineLvl w:val="1"/>
        <w:rPr>
          <w:ins w:id="2532" w:author="EndlessLove" w:date="2016-10-20T08:17:00Z"/>
          <w:rFonts w:ascii="Times New Roman" w:hAnsi="Times New Roman" w:cs="Times New Roman"/>
          <w:sz w:val="26"/>
          <w:szCs w:val="26"/>
        </w:rPr>
        <w:pPrChange w:id="2533" w:author="EndlessLove" w:date="2016-11-07T19:42:00Z">
          <w:pPr>
            <w:widowControl w:val="0"/>
            <w:spacing w:after="0" w:line="360" w:lineRule="auto"/>
            <w:ind w:left="1440"/>
            <w:outlineLvl w:val="1"/>
          </w:pPr>
        </w:pPrChange>
      </w:pPr>
      <w:ins w:id="2534" w:author="EndlessLove" w:date="2016-11-07T19:42:00Z">
        <w:r w:rsidRPr="00E84527">
          <w:rPr>
            <w:rFonts w:ascii="Times New Roman" w:hAnsi="Times New Roman" w:cs="Times New Roman"/>
            <w:sz w:val="26"/>
            <w:szCs w:val="26"/>
            <w:rPrChange w:id="2535" w:author="EndlessLove" w:date="2016-11-07T19:42:00Z">
              <w:rPr>
                <w:rFonts w:ascii="Times New Roman" w:hAnsi="Times New Roman" w:cs="Times New Roman"/>
                <w:b/>
                <w:sz w:val="26"/>
                <w:szCs w:val="26"/>
              </w:rPr>
            </w:rPrChange>
          </w:rPr>
          <w:tab/>
        </w:r>
        <w:r w:rsidRPr="001A3A98">
          <w:rPr>
            <w:rFonts w:ascii="Times New Roman" w:hAnsi="Times New Roman" w:cs="Times New Roman"/>
            <w:sz w:val="26"/>
            <w:szCs w:val="26"/>
          </w:rPr>
          <w:t xml:space="preserve">- </w:t>
        </w:r>
        <w:r w:rsidRPr="001A3A98">
          <w:rPr>
            <w:rFonts w:ascii="Times New Roman" w:hAnsi="Times New Roman" w:cs="Times New Roman"/>
            <w:sz w:val="26"/>
            <w:szCs w:val="26"/>
          </w:rPr>
          <w:tab/>
          <w:t>Có thể khuyến mãi theo từng loại hàng hoặc từng mặt hàng</w:t>
        </w:r>
      </w:ins>
    </w:p>
    <w:p w14:paraId="20148271" w14:textId="68D040B4" w:rsidR="0015149D" w:rsidRDefault="0015149D" w:rsidP="0015149D">
      <w:pPr>
        <w:pStyle w:val="ListParagraph"/>
        <w:widowControl w:val="0"/>
        <w:numPr>
          <w:ilvl w:val="0"/>
          <w:numId w:val="28"/>
        </w:numPr>
        <w:spacing w:after="0" w:line="360" w:lineRule="auto"/>
        <w:outlineLvl w:val="1"/>
        <w:rPr>
          <w:ins w:id="2536" w:author="EndlessLove" w:date="2016-10-20T08:17:00Z"/>
          <w:rFonts w:ascii="Times New Roman" w:hAnsi="Times New Roman" w:cs="Times New Roman"/>
          <w:sz w:val="26"/>
          <w:szCs w:val="26"/>
        </w:rPr>
      </w:pPr>
      <w:ins w:id="2537" w:author="EndlessLove" w:date="2016-10-20T08:17:00Z">
        <w:r w:rsidRPr="00BC046E">
          <w:rPr>
            <w:rFonts w:ascii="Times New Roman" w:hAnsi="Times New Roman" w:cs="Times New Roman"/>
            <w:sz w:val="26"/>
            <w:szCs w:val="26"/>
          </w:rPr>
          <w:t>Activity Diagram:</w:t>
        </w:r>
      </w:ins>
    </w:p>
    <w:p w14:paraId="2A5101DE" w14:textId="184F2C69" w:rsidR="0015149D" w:rsidRDefault="0015149D">
      <w:pPr>
        <w:pStyle w:val="ListParagraph"/>
        <w:widowControl w:val="0"/>
        <w:spacing w:after="0" w:line="360" w:lineRule="auto"/>
        <w:ind w:left="1800"/>
        <w:outlineLvl w:val="1"/>
        <w:rPr>
          <w:ins w:id="2538" w:author="EndlessLove" w:date="2016-10-20T08:17:00Z"/>
          <w:rFonts w:ascii="Times New Roman" w:hAnsi="Times New Roman" w:cs="Times New Roman"/>
          <w:sz w:val="26"/>
          <w:szCs w:val="26"/>
        </w:rPr>
        <w:pPrChange w:id="2539" w:author="EndlessLove" w:date="2016-10-20T08:17:00Z">
          <w:pPr>
            <w:pStyle w:val="ListParagraph"/>
            <w:widowControl w:val="0"/>
            <w:numPr>
              <w:numId w:val="28"/>
            </w:numPr>
            <w:spacing w:after="0" w:line="360" w:lineRule="auto"/>
            <w:ind w:left="1800" w:hanging="360"/>
            <w:outlineLvl w:val="1"/>
          </w:pPr>
        </w:pPrChange>
      </w:pPr>
      <w:ins w:id="2540" w:author="EndlessLove" w:date="2016-10-20T08:18:00Z">
        <w:r>
          <w:rPr>
            <w:rFonts w:ascii="Times New Roman" w:hAnsi="Times New Roman" w:cs="Times New Roman"/>
            <w:noProof/>
            <w:sz w:val="26"/>
            <w:szCs w:val="26"/>
            <w:rPrChange w:id="2541" w:author="Unknown">
              <w:rPr>
                <w:noProof/>
              </w:rPr>
            </w:rPrChange>
          </w:rPr>
          <w:drawing>
            <wp:anchor distT="0" distB="0" distL="114300" distR="114300" simplePos="0" relativeHeight="251675648" behindDoc="0" locked="0" layoutInCell="1" allowOverlap="1" wp14:anchorId="5031F06E" wp14:editId="4F37C7C4">
              <wp:simplePos x="0" y="0"/>
              <wp:positionH relativeFrom="column">
                <wp:posOffset>142875</wp:posOffset>
              </wp:positionH>
              <wp:positionV relativeFrom="paragraph">
                <wp:posOffset>197485</wp:posOffset>
              </wp:positionV>
              <wp:extent cx="5943600" cy="4227830"/>
              <wp:effectExtent l="0" t="0" r="0" b="1270"/>
              <wp:wrapThrough wrapText="bothSides">
                <wp:wrapPolygon edited="0">
                  <wp:start x="0" y="0"/>
                  <wp:lineTo x="0" y="21509"/>
                  <wp:lineTo x="21531" y="21509"/>
                  <wp:lineTo x="21531"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_KhuyenMai.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227830"/>
                      </a:xfrm>
                      <a:prstGeom prst="rect">
                        <a:avLst/>
                      </a:prstGeom>
                    </pic:spPr>
                  </pic:pic>
                </a:graphicData>
              </a:graphic>
            </wp:anchor>
          </w:drawing>
        </w:r>
      </w:ins>
    </w:p>
    <w:p w14:paraId="1E3372AE" w14:textId="3CDB4D41" w:rsidR="00BB6485" w:rsidRPr="008967F5" w:rsidRDefault="00BB6485" w:rsidP="00BB6485">
      <w:pPr>
        <w:pStyle w:val="ListParagraph"/>
        <w:widowControl w:val="0"/>
        <w:spacing w:after="0" w:line="360" w:lineRule="auto"/>
        <w:ind w:left="990"/>
        <w:jc w:val="center"/>
        <w:outlineLvl w:val="1"/>
        <w:rPr>
          <w:ins w:id="2542" w:author="EndlessLove" w:date="2016-11-06T09:44:00Z"/>
          <w:rFonts w:ascii="Times New Roman" w:hAnsi="Times New Roman" w:cs="Times New Roman"/>
          <w:b/>
          <w:sz w:val="26"/>
          <w:szCs w:val="26"/>
        </w:rPr>
      </w:pPr>
      <w:ins w:id="2543" w:author="EndlessLove" w:date="2016-11-06T09:44:00Z">
        <w:r>
          <w:rPr>
            <w:rFonts w:ascii="Times New Roman" w:hAnsi="Times New Roman" w:cs="Times New Roman"/>
            <w:b/>
            <w:sz w:val="26"/>
            <w:szCs w:val="26"/>
          </w:rPr>
          <w:t>Hình 23</w:t>
        </w:r>
        <w:r w:rsidRPr="008967F5">
          <w:rPr>
            <w:rFonts w:ascii="Times New Roman" w:hAnsi="Times New Roman" w:cs="Times New Roman"/>
            <w:b/>
            <w:sz w:val="26"/>
            <w:szCs w:val="26"/>
          </w:rPr>
          <w:t xml:space="preserve">: </w:t>
        </w:r>
        <w:r>
          <w:rPr>
            <w:rFonts w:ascii="Times New Roman" w:hAnsi="Times New Roman" w:cs="Times New Roman"/>
            <w:b/>
            <w:sz w:val="26"/>
            <w:szCs w:val="26"/>
          </w:rPr>
          <w:t>Activity Diagram cập nhật thông tin khuyến mãi</w:t>
        </w:r>
      </w:ins>
    </w:p>
    <w:p w14:paraId="3274BE78" w14:textId="77777777" w:rsidR="00BB6485" w:rsidRPr="00BB6485" w:rsidRDefault="00BB6485">
      <w:pPr>
        <w:pStyle w:val="ListParagraph"/>
        <w:widowControl w:val="0"/>
        <w:spacing w:after="0" w:line="360" w:lineRule="auto"/>
        <w:ind w:left="1800"/>
        <w:outlineLvl w:val="1"/>
        <w:rPr>
          <w:ins w:id="2544" w:author="EndlessLove" w:date="2016-11-06T09:44:00Z"/>
          <w:rFonts w:ascii="Times New Roman" w:hAnsi="Times New Roman" w:cs="Times New Roman"/>
          <w:sz w:val="26"/>
          <w:szCs w:val="26"/>
          <w:rPrChange w:id="2545" w:author="EndlessLove" w:date="2016-11-06T09:44:00Z">
            <w:rPr>
              <w:ins w:id="2546" w:author="EndlessLove" w:date="2016-11-06T09:44:00Z"/>
            </w:rPr>
          </w:rPrChange>
        </w:rPr>
        <w:pPrChange w:id="2547" w:author="EndlessLove" w:date="2016-11-06T09:44:00Z">
          <w:pPr>
            <w:pStyle w:val="ListParagraph"/>
            <w:widowControl w:val="0"/>
            <w:numPr>
              <w:numId w:val="28"/>
            </w:numPr>
            <w:spacing w:after="0" w:line="360" w:lineRule="auto"/>
            <w:ind w:left="1800" w:hanging="360"/>
            <w:outlineLvl w:val="1"/>
          </w:pPr>
        </w:pPrChange>
      </w:pPr>
    </w:p>
    <w:p w14:paraId="791A081D" w14:textId="27FFAD6E" w:rsidR="0015149D" w:rsidRDefault="0015149D">
      <w:pPr>
        <w:pStyle w:val="ListParagraph"/>
        <w:widowControl w:val="0"/>
        <w:numPr>
          <w:ilvl w:val="0"/>
          <w:numId w:val="28"/>
        </w:numPr>
        <w:spacing w:after="0" w:line="360" w:lineRule="auto"/>
        <w:outlineLvl w:val="1"/>
        <w:rPr>
          <w:ins w:id="2548" w:author="EndlessLove" w:date="2016-11-07T07:55:00Z"/>
          <w:rFonts w:ascii="Times New Roman" w:hAnsi="Times New Roman" w:cs="Times New Roman"/>
          <w:sz w:val="26"/>
          <w:szCs w:val="26"/>
        </w:rPr>
        <w:pPrChange w:id="2549" w:author="EndlessLove" w:date="2016-11-07T07:55:00Z">
          <w:pPr>
            <w:pStyle w:val="ListParagraph"/>
            <w:widowControl w:val="0"/>
            <w:numPr>
              <w:ilvl w:val="2"/>
              <w:numId w:val="1"/>
            </w:numPr>
            <w:spacing w:after="0" w:line="360" w:lineRule="auto"/>
            <w:ind w:left="540" w:hanging="720"/>
            <w:outlineLvl w:val="1"/>
          </w:pPr>
        </w:pPrChange>
      </w:pPr>
      <w:ins w:id="2550" w:author="EndlessLove" w:date="2016-10-20T08:17:00Z">
        <w:r>
          <w:rPr>
            <w:rFonts w:ascii="Times New Roman" w:hAnsi="Times New Roman" w:cs="Times New Roman"/>
            <w:sz w:val="26"/>
            <w:szCs w:val="26"/>
          </w:rPr>
          <w:t>Sequence Diagram:</w:t>
        </w:r>
      </w:ins>
    </w:p>
    <w:p w14:paraId="16AD219E" w14:textId="5982483D" w:rsidR="00735C00" w:rsidRPr="00735C00" w:rsidRDefault="00735C00">
      <w:pPr>
        <w:pStyle w:val="ListParagraph"/>
        <w:widowControl w:val="0"/>
        <w:spacing w:after="0" w:line="360" w:lineRule="auto"/>
        <w:ind w:left="1800"/>
        <w:outlineLvl w:val="1"/>
        <w:rPr>
          <w:ins w:id="2551" w:author="EndlessLove" w:date="2016-10-20T08:16:00Z"/>
          <w:rFonts w:ascii="Times New Roman" w:hAnsi="Times New Roman" w:cs="Times New Roman"/>
          <w:sz w:val="26"/>
          <w:szCs w:val="26"/>
          <w:rPrChange w:id="2552" w:author="EndlessLove" w:date="2016-11-07T07:55:00Z">
            <w:rPr>
              <w:ins w:id="2553" w:author="EndlessLove" w:date="2016-10-20T08:16:00Z"/>
            </w:rPr>
          </w:rPrChange>
        </w:rPr>
        <w:pPrChange w:id="2554" w:author="EndlessLove" w:date="2016-11-07T07:55:00Z">
          <w:pPr>
            <w:pStyle w:val="ListParagraph"/>
            <w:widowControl w:val="0"/>
            <w:numPr>
              <w:ilvl w:val="2"/>
              <w:numId w:val="1"/>
            </w:numPr>
            <w:spacing w:after="0" w:line="360" w:lineRule="auto"/>
            <w:ind w:left="540" w:hanging="720"/>
            <w:outlineLvl w:val="1"/>
          </w:pPr>
        </w:pPrChange>
      </w:pPr>
      <w:ins w:id="2555" w:author="EndlessLove" w:date="2016-11-07T07:56:00Z">
        <w:r>
          <w:rPr>
            <w:rFonts w:ascii="Times New Roman" w:hAnsi="Times New Roman" w:cs="Times New Roman"/>
            <w:noProof/>
            <w:sz w:val="26"/>
            <w:szCs w:val="26"/>
            <w:rPrChange w:id="2556" w:author="Unknown">
              <w:rPr>
                <w:noProof/>
              </w:rPr>
            </w:rPrChange>
          </w:rPr>
          <w:lastRenderedPageBreak/>
          <w:drawing>
            <wp:anchor distT="0" distB="0" distL="114300" distR="114300" simplePos="0" relativeHeight="251693056" behindDoc="0" locked="0" layoutInCell="1" allowOverlap="1" wp14:anchorId="3695CEA6" wp14:editId="3C2072F6">
              <wp:simplePos x="0" y="0"/>
              <wp:positionH relativeFrom="column">
                <wp:posOffset>438150</wp:posOffset>
              </wp:positionH>
              <wp:positionV relativeFrom="paragraph">
                <wp:posOffset>0</wp:posOffset>
              </wp:positionV>
              <wp:extent cx="5943600" cy="4194175"/>
              <wp:effectExtent l="0" t="0" r="0" b="0"/>
              <wp:wrapThrough wrapText="bothSides">
                <wp:wrapPolygon edited="0">
                  <wp:start x="0" y="0"/>
                  <wp:lineTo x="0" y="21486"/>
                  <wp:lineTo x="21531" y="21486"/>
                  <wp:lineTo x="21531" y="0"/>
                  <wp:lineTo x="0" y="0"/>
                </wp:wrapPolygon>
              </wp:wrapThrough>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S_KhuyenMai.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194175"/>
                      </a:xfrm>
                      <a:prstGeom prst="rect">
                        <a:avLst/>
                      </a:prstGeom>
                    </pic:spPr>
                  </pic:pic>
                </a:graphicData>
              </a:graphic>
              <wp14:sizeRelH relativeFrom="margin">
                <wp14:pctWidth>0</wp14:pctWidth>
              </wp14:sizeRelH>
            </wp:anchor>
          </w:drawing>
        </w:r>
      </w:ins>
    </w:p>
    <w:p w14:paraId="335EDADC" w14:textId="78601C42" w:rsidR="00735C00" w:rsidRPr="00556F8E" w:rsidRDefault="00DF0391">
      <w:pPr>
        <w:pStyle w:val="STyle41"/>
        <w:rPr>
          <w:ins w:id="2557" w:author="EndlessLove" w:date="2016-11-07T07:56:00Z"/>
        </w:rPr>
        <w:pPrChange w:id="2558" w:author="EndlessLove" w:date="2016-11-07T19:44:00Z">
          <w:pPr>
            <w:pStyle w:val="ListParagraph"/>
            <w:widowControl w:val="0"/>
            <w:spacing w:after="0" w:line="360" w:lineRule="auto"/>
            <w:outlineLvl w:val="1"/>
          </w:pPr>
        </w:pPrChange>
      </w:pPr>
      <w:bookmarkStart w:id="2559" w:name="_Toc466284210"/>
      <w:bookmarkStart w:id="2560" w:name="_Toc466285958"/>
      <w:bookmarkStart w:id="2561" w:name="_Toc466287906"/>
      <w:bookmarkStart w:id="2562" w:name="_Toc466289123"/>
      <w:ins w:id="2563" w:author="EndlessLove" w:date="2016-11-07T12:10:00Z">
        <w:r>
          <w:t>3.2.7</w:t>
        </w:r>
        <w:r>
          <w:tab/>
        </w:r>
      </w:ins>
      <w:ins w:id="2564" w:author="EndlessLove" w:date="2016-10-20T08:16:00Z">
        <w:r w:rsidR="0015149D" w:rsidRPr="001A3A98">
          <w:t xml:space="preserve">Chức năng quản lí đơn </w:t>
        </w:r>
        <w:r w:rsidR="0015149D" w:rsidRPr="006B5E4E">
          <w:t>hàng</w:t>
        </w:r>
      </w:ins>
      <w:bookmarkEnd w:id="2559"/>
      <w:bookmarkEnd w:id="2560"/>
      <w:bookmarkEnd w:id="2561"/>
      <w:bookmarkEnd w:id="2562"/>
    </w:p>
    <w:p w14:paraId="58FEE99C" w14:textId="43541C23" w:rsidR="00735C00" w:rsidRDefault="00735C00" w:rsidP="00735C00">
      <w:pPr>
        <w:pStyle w:val="ListParagraph"/>
        <w:widowControl w:val="0"/>
        <w:numPr>
          <w:ilvl w:val="0"/>
          <w:numId w:val="39"/>
        </w:numPr>
        <w:spacing w:after="0" w:line="360" w:lineRule="auto"/>
        <w:outlineLvl w:val="1"/>
        <w:rPr>
          <w:ins w:id="2565" w:author="EndlessLove" w:date="2016-11-07T07:57:00Z"/>
          <w:rFonts w:ascii="Times New Roman" w:hAnsi="Times New Roman" w:cs="Times New Roman"/>
          <w:b/>
          <w:sz w:val="26"/>
          <w:szCs w:val="26"/>
        </w:rPr>
      </w:pPr>
      <w:ins w:id="2566" w:author="EndlessLove" w:date="2016-11-07T07:56:00Z">
        <w:r>
          <w:rPr>
            <w:rFonts w:ascii="Times New Roman" w:hAnsi="Times New Roman" w:cs="Times New Roman"/>
            <w:b/>
            <w:sz w:val="26"/>
            <w:szCs w:val="26"/>
          </w:rPr>
          <w:t>Xác nhận đơn hàng</w:t>
        </w:r>
      </w:ins>
    </w:p>
    <w:p w14:paraId="07B4441E" w14:textId="0F84AA5E" w:rsidR="00735C00" w:rsidRDefault="00735C00">
      <w:pPr>
        <w:pStyle w:val="ListParagraph"/>
        <w:widowControl w:val="0"/>
        <w:numPr>
          <w:ilvl w:val="0"/>
          <w:numId w:val="45"/>
        </w:numPr>
        <w:spacing w:after="0" w:line="360" w:lineRule="auto"/>
        <w:outlineLvl w:val="1"/>
        <w:rPr>
          <w:ins w:id="2567" w:author="EndlessLove" w:date="2016-11-07T07:58:00Z"/>
          <w:rFonts w:ascii="Times New Roman" w:hAnsi="Times New Roman" w:cs="Times New Roman"/>
          <w:sz w:val="26"/>
          <w:szCs w:val="26"/>
        </w:rPr>
        <w:pPrChange w:id="2568" w:author="EndlessLove" w:date="2016-11-07T07:58:00Z">
          <w:pPr>
            <w:pStyle w:val="ListParagraph"/>
            <w:widowControl w:val="0"/>
            <w:numPr>
              <w:numId w:val="39"/>
            </w:numPr>
            <w:spacing w:after="0" w:line="360" w:lineRule="auto"/>
            <w:ind w:left="990" w:hanging="360"/>
            <w:outlineLvl w:val="1"/>
          </w:pPr>
        </w:pPrChange>
      </w:pPr>
      <w:ins w:id="2569" w:author="EndlessLove" w:date="2016-11-07T07:57:00Z">
        <w:r w:rsidRPr="00735C00">
          <w:rPr>
            <w:rFonts w:ascii="Times New Roman" w:hAnsi="Times New Roman" w:cs="Times New Roman"/>
            <w:sz w:val="26"/>
            <w:szCs w:val="26"/>
            <w:rPrChange w:id="2570" w:author="EndlessLove" w:date="2016-11-07T07:57:00Z">
              <w:rPr>
                <w:rFonts w:ascii="Times New Roman" w:hAnsi="Times New Roman" w:cs="Times New Roman"/>
                <w:b/>
                <w:sz w:val="26"/>
                <w:szCs w:val="26"/>
              </w:rPr>
            </w:rPrChange>
          </w:rPr>
          <w:t>Activity Diagram</w:t>
        </w:r>
      </w:ins>
    </w:p>
    <w:p w14:paraId="6F88A0C0" w14:textId="6E5281E8" w:rsidR="00735C00" w:rsidRDefault="00735C00">
      <w:pPr>
        <w:pStyle w:val="ListParagraph"/>
        <w:widowControl w:val="0"/>
        <w:spacing w:after="0" w:line="360" w:lineRule="auto"/>
        <w:ind w:left="1710"/>
        <w:outlineLvl w:val="1"/>
        <w:rPr>
          <w:ins w:id="2571" w:author="EndlessLove" w:date="2016-11-07T07:59:00Z"/>
          <w:rFonts w:ascii="Times New Roman" w:hAnsi="Times New Roman" w:cs="Times New Roman"/>
          <w:sz w:val="26"/>
          <w:szCs w:val="26"/>
        </w:rPr>
        <w:pPrChange w:id="2572" w:author="EndlessLove" w:date="2016-11-07T07:59:00Z">
          <w:pPr>
            <w:pStyle w:val="ListParagraph"/>
            <w:widowControl w:val="0"/>
            <w:numPr>
              <w:numId w:val="39"/>
            </w:numPr>
            <w:spacing w:after="0" w:line="360" w:lineRule="auto"/>
            <w:ind w:left="990" w:hanging="360"/>
            <w:outlineLvl w:val="1"/>
          </w:pPr>
        </w:pPrChange>
      </w:pPr>
    </w:p>
    <w:p w14:paraId="7EE737A2" w14:textId="77777777" w:rsidR="00735C00" w:rsidRDefault="00735C00">
      <w:pPr>
        <w:pStyle w:val="ListParagraph"/>
        <w:widowControl w:val="0"/>
        <w:spacing w:after="0" w:line="360" w:lineRule="auto"/>
        <w:ind w:left="1710"/>
        <w:outlineLvl w:val="1"/>
        <w:rPr>
          <w:ins w:id="2573" w:author="EndlessLove" w:date="2016-11-07T07:59:00Z"/>
          <w:rFonts w:ascii="Times New Roman" w:hAnsi="Times New Roman" w:cs="Times New Roman"/>
          <w:sz w:val="26"/>
          <w:szCs w:val="26"/>
        </w:rPr>
        <w:pPrChange w:id="2574" w:author="EndlessLove" w:date="2016-11-07T07:59:00Z">
          <w:pPr>
            <w:pStyle w:val="ListParagraph"/>
            <w:widowControl w:val="0"/>
            <w:numPr>
              <w:numId w:val="39"/>
            </w:numPr>
            <w:spacing w:after="0" w:line="360" w:lineRule="auto"/>
            <w:ind w:left="990" w:hanging="360"/>
            <w:outlineLvl w:val="1"/>
          </w:pPr>
        </w:pPrChange>
      </w:pPr>
    </w:p>
    <w:p w14:paraId="4886AA45" w14:textId="77777777" w:rsidR="00735C00" w:rsidRDefault="00735C00">
      <w:pPr>
        <w:pStyle w:val="ListParagraph"/>
        <w:widowControl w:val="0"/>
        <w:spacing w:after="0" w:line="360" w:lineRule="auto"/>
        <w:ind w:left="1710"/>
        <w:outlineLvl w:val="1"/>
        <w:rPr>
          <w:ins w:id="2575" w:author="EndlessLove" w:date="2016-11-07T07:59:00Z"/>
          <w:rFonts w:ascii="Times New Roman" w:hAnsi="Times New Roman" w:cs="Times New Roman"/>
          <w:sz w:val="26"/>
          <w:szCs w:val="26"/>
        </w:rPr>
        <w:pPrChange w:id="2576" w:author="EndlessLove" w:date="2016-11-07T07:59:00Z">
          <w:pPr>
            <w:pStyle w:val="ListParagraph"/>
            <w:widowControl w:val="0"/>
            <w:numPr>
              <w:numId w:val="39"/>
            </w:numPr>
            <w:spacing w:after="0" w:line="360" w:lineRule="auto"/>
            <w:ind w:left="990" w:hanging="360"/>
            <w:outlineLvl w:val="1"/>
          </w:pPr>
        </w:pPrChange>
      </w:pPr>
    </w:p>
    <w:p w14:paraId="713F0137" w14:textId="6401E5D7" w:rsidR="00735C00" w:rsidRDefault="00735C00">
      <w:pPr>
        <w:pStyle w:val="ListParagraph"/>
        <w:widowControl w:val="0"/>
        <w:spacing w:after="0" w:line="360" w:lineRule="auto"/>
        <w:ind w:left="1710"/>
        <w:outlineLvl w:val="1"/>
        <w:rPr>
          <w:ins w:id="2577" w:author="EndlessLove" w:date="2016-11-07T07:59:00Z"/>
          <w:rFonts w:ascii="Times New Roman" w:hAnsi="Times New Roman" w:cs="Times New Roman"/>
          <w:sz w:val="26"/>
          <w:szCs w:val="26"/>
        </w:rPr>
        <w:pPrChange w:id="2578" w:author="EndlessLove" w:date="2016-11-07T07:59:00Z">
          <w:pPr>
            <w:pStyle w:val="ListParagraph"/>
            <w:widowControl w:val="0"/>
            <w:numPr>
              <w:numId w:val="39"/>
            </w:numPr>
            <w:spacing w:after="0" w:line="360" w:lineRule="auto"/>
            <w:ind w:left="990" w:hanging="360"/>
            <w:outlineLvl w:val="1"/>
          </w:pPr>
        </w:pPrChange>
      </w:pPr>
    </w:p>
    <w:p w14:paraId="4DF975C6" w14:textId="3C44AE09" w:rsidR="00735C00" w:rsidRPr="00735C00" w:rsidRDefault="00735C00">
      <w:pPr>
        <w:pStyle w:val="ListParagraph"/>
        <w:widowControl w:val="0"/>
        <w:spacing w:after="0" w:line="360" w:lineRule="auto"/>
        <w:ind w:left="1710"/>
        <w:outlineLvl w:val="1"/>
        <w:rPr>
          <w:ins w:id="2579" w:author="EndlessLove" w:date="2016-11-07T07:57:00Z"/>
          <w:rFonts w:ascii="Times New Roman" w:hAnsi="Times New Roman" w:cs="Times New Roman"/>
          <w:sz w:val="26"/>
          <w:szCs w:val="26"/>
          <w:rPrChange w:id="2580" w:author="EndlessLove" w:date="2016-11-07T08:00:00Z">
            <w:rPr>
              <w:ins w:id="2581" w:author="EndlessLove" w:date="2016-11-07T07:57:00Z"/>
            </w:rPr>
          </w:rPrChange>
        </w:rPr>
        <w:pPrChange w:id="2582" w:author="EndlessLove" w:date="2016-11-07T08:00:00Z">
          <w:pPr>
            <w:pStyle w:val="ListParagraph"/>
            <w:widowControl w:val="0"/>
            <w:numPr>
              <w:numId w:val="39"/>
            </w:numPr>
            <w:spacing w:after="0" w:line="360" w:lineRule="auto"/>
            <w:ind w:left="990" w:hanging="360"/>
            <w:outlineLvl w:val="1"/>
          </w:pPr>
        </w:pPrChange>
      </w:pPr>
      <w:ins w:id="2583" w:author="EndlessLove" w:date="2016-11-07T07:58:00Z">
        <w:r>
          <w:rPr>
            <w:rFonts w:ascii="Times New Roman" w:hAnsi="Times New Roman" w:cs="Times New Roman"/>
            <w:noProof/>
            <w:sz w:val="26"/>
            <w:szCs w:val="26"/>
            <w:rPrChange w:id="2584" w:author="Unknown">
              <w:rPr>
                <w:noProof/>
              </w:rPr>
            </w:rPrChange>
          </w:rPr>
          <w:lastRenderedPageBreak/>
          <w:drawing>
            <wp:anchor distT="0" distB="0" distL="114300" distR="114300" simplePos="0" relativeHeight="251694080" behindDoc="0" locked="0" layoutInCell="1" allowOverlap="1" wp14:anchorId="1F7D45AF" wp14:editId="5F823322">
              <wp:simplePos x="0" y="0"/>
              <wp:positionH relativeFrom="page">
                <wp:posOffset>1304925</wp:posOffset>
              </wp:positionH>
              <wp:positionV relativeFrom="paragraph">
                <wp:posOffset>0</wp:posOffset>
              </wp:positionV>
              <wp:extent cx="5943600" cy="4573270"/>
              <wp:effectExtent l="0" t="0" r="0" b="0"/>
              <wp:wrapThrough wrapText="bothSides">
                <wp:wrapPolygon edited="0">
                  <wp:start x="0" y="0"/>
                  <wp:lineTo x="0" y="21504"/>
                  <wp:lineTo x="21531" y="21504"/>
                  <wp:lineTo x="21531" y="0"/>
                  <wp:lineTo x="0" y="0"/>
                </wp:wrapPolygon>
              </wp:wrapThrough>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A_XacNhanDH.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4573270"/>
                      </a:xfrm>
                      <a:prstGeom prst="rect">
                        <a:avLst/>
                      </a:prstGeom>
                    </pic:spPr>
                  </pic:pic>
                </a:graphicData>
              </a:graphic>
            </wp:anchor>
          </w:drawing>
        </w:r>
      </w:ins>
    </w:p>
    <w:p w14:paraId="5EE954E9" w14:textId="39FA4A50" w:rsidR="00735C00" w:rsidRDefault="00735C00">
      <w:pPr>
        <w:pStyle w:val="ListParagraph"/>
        <w:widowControl w:val="0"/>
        <w:numPr>
          <w:ilvl w:val="0"/>
          <w:numId w:val="45"/>
        </w:numPr>
        <w:spacing w:after="0" w:line="360" w:lineRule="auto"/>
        <w:outlineLvl w:val="1"/>
        <w:rPr>
          <w:ins w:id="2585" w:author="EndlessLove" w:date="2016-11-07T07:59:00Z"/>
          <w:rFonts w:ascii="Times New Roman" w:hAnsi="Times New Roman" w:cs="Times New Roman"/>
          <w:sz w:val="26"/>
          <w:szCs w:val="26"/>
        </w:rPr>
        <w:pPrChange w:id="2586" w:author="EndlessLove" w:date="2016-11-07T07:57:00Z">
          <w:pPr>
            <w:pStyle w:val="ListParagraph"/>
            <w:widowControl w:val="0"/>
            <w:numPr>
              <w:numId w:val="39"/>
            </w:numPr>
            <w:spacing w:after="0" w:line="360" w:lineRule="auto"/>
            <w:ind w:left="990" w:hanging="360"/>
            <w:outlineLvl w:val="1"/>
          </w:pPr>
        </w:pPrChange>
      </w:pPr>
      <w:ins w:id="2587" w:author="EndlessLove" w:date="2016-11-07T07:57:00Z">
        <w:r>
          <w:rPr>
            <w:rFonts w:ascii="Times New Roman" w:hAnsi="Times New Roman" w:cs="Times New Roman"/>
            <w:sz w:val="26"/>
            <w:szCs w:val="26"/>
          </w:rPr>
          <w:t>Sequence Diagram</w:t>
        </w:r>
      </w:ins>
    </w:p>
    <w:p w14:paraId="24E65D09" w14:textId="6F7D1CAF" w:rsidR="00735C00" w:rsidRDefault="00735C00">
      <w:pPr>
        <w:pStyle w:val="ListParagraph"/>
        <w:widowControl w:val="0"/>
        <w:spacing w:after="0" w:line="360" w:lineRule="auto"/>
        <w:ind w:left="1710"/>
        <w:outlineLvl w:val="1"/>
        <w:rPr>
          <w:ins w:id="2588" w:author="EndlessLove" w:date="2016-11-07T08:00:00Z"/>
          <w:rFonts w:ascii="Times New Roman" w:hAnsi="Times New Roman" w:cs="Times New Roman"/>
          <w:sz w:val="26"/>
          <w:szCs w:val="26"/>
        </w:rPr>
        <w:pPrChange w:id="2589" w:author="EndlessLove" w:date="2016-11-07T07:59:00Z">
          <w:pPr>
            <w:pStyle w:val="ListParagraph"/>
            <w:widowControl w:val="0"/>
            <w:numPr>
              <w:numId w:val="39"/>
            </w:numPr>
            <w:spacing w:after="0" w:line="360" w:lineRule="auto"/>
            <w:ind w:left="990" w:hanging="360"/>
            <w:outlineLvl w:val="1"/>
          </w:pPr>
        </w:pPrChange>
      </w:pPr>
    </w:p>
    <w:p w14:paraId="5CC7A2A0" w14:textId="77777777" w:rsidR="00735C00" w:rsidRDefault="00735C00">
      <w:pPr>
        <w:pStyle w:val="ListParagraph"/>
        <w:widowControl w:val="0"/>
        <w:spacing w:after="0" w:line="360" w:lineRule="auto"/>
        <w:ind w:left="1710"/>
        <w:outlineLvl w:val="1"/>
        <w:rPr>
          <w:ins w:id="2590" w:author="EndlessLove" w:date="2016-11-07T08:00:00Z"/>
          <w:rFonts w:ascii="Times New Roman" w:hAnsi="Times New Roman" w:cs="Times New Roman"/>
          <w:sz w:val="26"/>
          <w:szCs w:val="26"/>
        </w:rPr>
        <w:pPrChange w:id="2591" w:author="EndlessLove" w:date="2016-11-07T07:59:00Z">
          <w:pPr>
            <w:pStyle w:val="ListParagraph"/>
            <w:widowControl w:val="0"/>
            <w:numPr>
              <w:numId w:val="39"/>
            </w:numPr>
            <w:spacing w:after="0" w:line="360" w:lineRule="auto"/>
            <w:ind w:left="990" w:hanging="360"/>
            <w:outlineLvl w:val="1"/>
          </w:pPr>
        </w:pPrChange>
      </w:pPr>
    </w:p>
    <w:p w14:paraId="71B6B468" w14:textId="77777777" w:rsidR="00735C00" w:rsidRDefault="00735C00">
      <w:pPr>
        <w:pStyle w:val="ListParagraph"/>
        <w:widowControl w:val="0"/>
        <w:spacing w:after="0" w:line="360" w:lineRule="auto"/>
        <w:ind w:left="1710"/>
        <w:outlineLvl w:val="1"/>
        <w:rPr>
          <w:ins w:id="2592" w:author="EndlessLove" w:date="2016-11-07T08:00:00Z"/>
          <w:rFonts w:ascii="Times New Roman" w:hAnsi="Times New Roman" w:cs="Times New Roman"/>
          <w:sz w:val="26"/>
          <w:szCs w:val="26"/>
        </w:rPr>
        <w:pPrChange w:id="2593" w:author="EndlessLove" w:date="2016-11-07T07:59:00Z">
          <w:pPr>
            <w:pStyle w:val="ListParagraph"/>
            <w:widowControl w:val="0"/>
            <w:numPr>
              <w:numId w:val="39"/>
            </w:numPr>
            <w:spacing w:after="0" w:line="360" w:lineRule="auto"/>
            <w:ind w:left="990" w:hanging="360"/>
            <w:outlineLvl w:val="1"/>
          </w:pPr>
        </w:pPrChange>
      </w:pPr>
    </w:p>
    <w:p w14:paraId="0933E349" w14:textId="77777777" w:rsidR="00735C00" w:rsidRDefault="00735C00">
      <w:pPr>
        <w:pStyle w:val="ListParagraph"/>
        <w:widowControl w:val="0"/>
        <w:spacing w:after="0" w:line="360" w:lineRule="auto"/>
        <w:ind w:left="1710"/>
        <w:outlineLvl w:val="1"/>
        <w:rPr>
          <w:ins w:id="2594" w:author="EndlessLove" w:date="2016-11-07T08:00:00Z"/>
          <w:rFonts w:ascii="Times New Roman" w:hAnsi="Times New Roman" w:cs="Times New Roman"/>
          <w:sz w:val="26"/>
          <w:szCs w:val="26"/>
        </w:rPr>
        <w:pPrChange w:id="2595" w:author="EndlessLove" w:date="2016-11-07T07:59:00Z">
          <w:pPr>
            <w:pStyle w:val="ListParagraph"/>
            <w:widowControl w:val="0"/>
            <w:numPr>
              <w:numId w:val="39"/>
            </w:numPr>
            <w:spacing w:after="0" w:line="360" w:lineRule="auto"/>
            <w:ind w:left="990" w:hanging="360"/>
            <w:outlineLvl w:val="1"/>
          </w:pPr>
        </w:pPrChange>
      </w:pPr>
    </w:p>
    <w:p w14:paraId="26A31168" w14:textId="77777777" w:rsidR="00735C00" w:rsidRDefault="00735C00">
      <w:pPr>
        <w:pStyle w:val="ListParagraph"/>
        <w:widowControl w:val="0"/>
        <w:spacing w:after="0" w:line="360" w:lineRule="auto"/>
        <w:ind w:left="1710"/>
        <w:outlineLvl w:val="1"/>
        <w:rPr>
          <w:ins w:id="2596" w:author="EndlessLove" w:date="2016-11-07T08:00:00Z"/>
          <w:rFonts w:ascii="Times New Roman" w:hAnsi="Times New Roman" w:cs="Times New Roman"/>
          <w:sz w:val="26"/>
          <w:szCs w:val="26"/>
        </w:rPr>
        <w:pPrChange w:id="2597" w:author="EndlessLove" w:date="2016-11-07T07:59:00Z">
          <w:pPr>
            <w:pStyle w:val="ListParagraph"/>
            <w:widowControl w:val="0"/>
            <w:numPr>
              <w:numId w:val="39"/>
            </w:numPr>
            <w:spacing w:after="0" w:line="360" w:lineRule="auto"/>
            <w:ind w:left="990" w:hanging="360"/>
            <w:outlineLvl w:val="1"/>
          </w:pPr>
        </w:pPrChange>
      </w:pPr>
    </w:p>
    <w:p w14:paraId="58DF8ADC" w14:textId="77777777" w:rsidR="00735C00" w:rsidRDefault="00735C00">
      <w:pPr>
        <w:pStyle w:val="ListParagraph"/>
        <w:widowControl w:val="0"/>
        <w:spacing w:after="0" w:line="360" w:lineRule="auto"/>
        <w:ind w:left="1710"/>
        <w:outlineLvl w:val="1"/>
        <w:rPr>
          <w:ins w:id="2598" w:author="EndlessLove" w:date="2016-11-07T08:00:00Z"/>
          <w:rFonts w:ascii="Times New Roman" w:hAnsi="Times New Roman" w:cs="Times New Roman"/>
          <w:sz w:val="26"/>
          <w:szCs w:val="26"/>
        </w:rPr>
        <w:pPrChange w:id="2599" w:author="EndlessLove" w:date="2016-11-07T07:59:00Z">
          <w:pPr>
            <w:pStyle w:val="ListParagraph"/>
            <w:widowControl w:val="0"/>
            <w:numPr>
              <w:numId w:val="39"/>
            </w:numPr>
            <w:spacing w:after="0" w:line="360" w:lineRule="auto"/>
            <w:ind w:left="990" w:hanging="360"/>
            <w:outlineLvl w:val="1"/>
          </w:pPr>
        </w:pPrChange>
      </w:pPr>
    </w:p>
    <w:p w14:paraId="12DF1016" w14:textId="77777777" w:rsidR="00735C00" w:rsidRDefault="00735C00">
      <w:pPr>
        <w:pStyle w:val="ListParagraph"/>
        <w:widowControl w:val="0"/>
        <w:spacing w:after="0" w:line="360" w:lineRule="auto"/>
        <w:ind w:left="1710"/>
        <w:outlineLvl w:val="1"/>
        <w:rPr>
          <w:ins w:id="2600" w:author="EndlessLove" w:date="2016-11-07T08:00:00Z"/>
          <w:rFonts w:ascii="Times New Roman" w:hAnsi="Times New Roman" w:cs="Times New Roman"/>
          <w:sz w:val="26"/>
          <w:szCs w:val="26"/>
        </w:rPr>
        <w:pPrChange w:id="2601" w:author="EndlessLove" w:date="2016-11-07T07:59:00Z">
          <w:pPr>
            <w:pStyle w:val="ListParagraph"/>
            <w:widowControl w:val="0"/>
            <w:numPr>
              <w:numId w:val="39"/>
            </w:numPr>
            <w:spacing w:after="0" w:line="360" w:lineRule="auto"/>
            <w:ind w:left="990" w:hanging="360"/>
            <w:outlineLvl w:val="1"/>
          </w:pPr>
        </w:pPrChange>
      </w:pPr>
    </w:p>
    <w:p w14:paraId="1278E0A1" w14:textId="77777777" w:rsidR="00735C00" w:rsidRDefault="00735C00">
      <w:pPr>
        <w:pStyle w:val="ListParagraph"/>
        <w:widowControl w:val="0"/>
        <w:spacing w:after="0" w:line="360" w:lineRule="auto"/>
        <w:ind w:left="1710"/>
        <w:outlineLvl w:val="1"/>
        <w:rPr>
          <w:ins w:id="2602" w:author="EndlessLove" w:date="2016-11-07T08:00:00Z"/>
          <w:rFonts w:ascii="Times New Roman" w:hAnsi="Times New Roman" w:cs="Times New Roman"/>
          <w:sz w:val="26"/>
          <w:szCs w:val="26"/>
        </w:rPr>
        <w:pPrChange w:id="2603" w:author="EndlessLove" w:date="2016-11-07T07:59:00Z">
          <w:pPr>
            <w:pStyle w:val="ListParagraph"/>
            <w:widowControl w:val="0"/>
            <w:numPr>
              <w:numId w:val="39"/>
            </w:numPr>
            <w:spacing w:after="0" w:line="360" w:lineRule="auto"/>
            <w:ind w:left="990" w:hanging="360"/>
            <w:outlineLvl w:val="1"/>
          </w:pPr>
        </w:pPrChange>
      </w:pPr>
    </w:p>
    <w:p w14:paraId="424E42A6" w14:textId="77777777" w:rsidR="00735C00" w:rsidRDefault="00735C00">
      <w:pPr>
        <w:pStyle w:val="ListParagraph"/>
        <w:widowControl w:val="0"/>
        <w:spacing w:after="0" w:line="360" w:lineRule="auto"/>
        <w:ind w:left="1710"/>
        <w:outlineLvl w:val="1"/>
        <w:rPr>
          <w:ins w:id="2604" w:author="EndlessLove" w:date="2016-11-07T08:00:00Z"/>
          <w:rFonts w:ascii="Times New Roman" w:hAnsi="Times New Roman" w:cs="Times New Roman"/>
          <w:sz w:val="26"/>
          <w:szCs w:val="26"/>
        </w:rPr>
        <w:pPrChange w:id="2605" w:author="EndlessLove" w:date="2016-11-07T07:59:00Z">
          <w:pPr>
            <w:pStyle w:val="ListParagraph"/>
            <w:widowControl w:val="0"/>
            <w:numPr>
              <w:numId w:val="39"/>
            </w:numPr>
            <w:spacing w:after="0" w:line="360" w:lineRule="auto"/>
            <w:ind w:left="990" w:hanging="360"/>
            <w:outlineLvl w:val="1"/>
          </w:pPr>
        </w:pPrChange>
      </w:pPr>
    </w:p>
    <w:p w14:paraId="4F5FC30E" w14:textId="5201B9A7" w:rsidR="00735C00" w:rsidRPr="00735C00" w:rsidRDefault="00735C00">
      <w:pPr>
        <w:pStyle w:val="ListParagraph"/>
        <w:widowControl w:val="0"/>
        <w:spacing w:after="0" w:line="360" w:lineRule="auto"/>
        <w:ind w:left="1710"/>
        <w:outlineLvl w:val="1"/>
        <w:rPr>
          <w:ins w:id="2606" w:author="EndlessLove" w:date="2016-11-07T07:56:00Z"/>
          <w:rFonts w:ascii="Times New Roman" w:hAnsi="Times New Roman" w:cs="Times New Roman"/>
          <w:sz w:val="26"/>
          <w:szCs w:val="26"/>
          <w:rPrChange w:id="2607" w:author="EndlessLove" w:date="2016-11-07T07:57:00Z">
            <w:rPr>
              <w:ins w:id="2608" w:author="EndlessLove" w:date="2016-11-07T07:56:00Z"/>
              <w:rFonts w:ascii="Times New Roman" w:hAnsi="Times New Roman" w:cs="Times New Roman"/>
              <w:b/>
              <w:sz w:val="26"/>
              <w:szCs w:val="26"/>
            </w:rPr>
          </w:rPrChange>
        </w:rPr>
        <w:pPrChange w:id="2609" w:author="EndlessLove" w:date="2016-11-07T07:59:00Z">
          <w:pPr>
            <w:pStyle w:val="ListParagraph"/>
            <w:widowControl w:val="0"/>
            <w:numPr>
              <w:numId w:val="39"/>
            </w:numPr>
            <w:spacing w:after="0" w:line="360" w:lineRule="auto"/>
            <w:ind w:left="990" w:hanging="360"/>
            <w:outlineLvl w:val="1"/>
          </w:pPr>
        </w:pPrChange>
      </w:pPr>
      <w:ins w:id="2610" w:author="EndlessLove" w:date="2016-11-07T08:00:00Z">
        <w:r>
          <w:rPr>
            <w:rFonts w:ascii="Times New Roman" w:hAnsi="Times New Roman" w:cs="Times New Roman"/>
            <w:noProof/>
            <w:sz w:val="26"/>
            <w:szCs w:val="26"/>
            <w:rPrChange w:id="2611" w:author="Unknown">
              <w:rPr>
                <w:noProof/>
              </w:rPr>
            </w:rPrChange>
          </w:rPr>
          <w:lastRenderedPageBreak/>
          <w:drawing>
            <wp:anchor distT="0" distB="0" distL="114300" distR="114300" simplePos="0" relativeHeight="251695104" behindDoc="0" locked="0" layoutInCell="1" allowOverlap="1" wp14:anchorId="59959ECB" wp14:editId="25B50AD7">
              <wp:simplePos x="0" y="0"/>
              <wp:positionH relativeFrom="page">
                <wp:align>right</wp:align>
              </wp:positionH>
              <wp:positionV relativeFrom="paragraph">
                <wp:posOffset>0</wp:posOffset>
              </wp:positionV>
              <wp:extent cx="5943600" cy="4857750"/>
              <wp:effectExtent l="0" t="0" r="0" b="0"/>
              <wp:wrapThrough wrapText="bothSides">
                <wp:wrapPolygon edited="0">
                  <wp:start x="0" y="0"/>
                  <wp:lineTo x="0" y="21515"/>
                  <wp:lineTo x="21531" y="21515"/>
                  <wp:lineTo x="21531" y="0"/>
                  <wp:lineTo x="0" y="0"/>
                </wp:wrapPolygon>
              </wp:wrapThrough>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S_XacNhanDH.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4857750"/>
                      </a:xfrm>
                      <a:prstGeom prst="rect">
                        <a:avLst/>
                      </a:prstGeom>
                    </pic:spPr>
                  </pic:pic>
                </a:graphicData>
              </a:graphic>
              <wp14:sizeRelH relativeFrom="margin">
                <wp14:pctWidth>0</wp14:pctWidth>
              </wp14:sizeRelH>
            </wp:anchor>
          </w:drawing>
        </w:r>
      </w:ins>
    </w:p>
    <w:p w14:paraId="4EC2B24F" w14:textId="0221D38C" w:rsidR="0011589D" w:rsidRDefault="0011589D" w:rsidP="0011589D">
      <w:pPr>
        <w:pStyle w:val="ListParagraph"/>
        <w:widowControl w:val="0"/>
        <w:numPr>
          <w:ilvl w:val="0"/>
          <w:numId w:val="39"/>
        </w:numPr>
        <w:spacing w:after="0" w:line="360" w:lineRule="auto"/>
        <w:outlineLvl w:val="1"/>
        <w:rPr>
          <w:ins w:id="2612" w:author="EndlessLove" w:date="2016-11-07T08:01:00Z"/>
          <w:rFonts w:ascii="Times New Roman" w:hAnsi="Times New Roman" w:cs="Times New Roman"/>
          <w:b/>
          <w:sz w:val="26"/>
          <w:szCs w:val="26"/>
        </w:rPr>
      </w:pPr>
      <w:ins w:id="2613" w:author="EndlessLove" w:date="2016-11-07T08:01:00Z">
        <w:r>
          <w:rPr>
            <w:rFonts w:ascii="Times New Roman" w:hAnsi="Times New Roman" w:cs="Times New Roman"/>
            <w:b/>
            <w:sz w:val="26"/>
            <w:szCs w:val="26"/>
          </w:rPr>
          <w:t>Hủy đơn hàng</w:t>
        </w:r>
      </w:ins>
    </w:p>
    <w:p w14:paraId="47D31ECD" w14:textId="09518C65" w:rsidR="00692A41" w:rsidRDefault="00692A41">
      <w:pPr>
        <w:pStyle w:val="ListParagraph"/>
        <w:widowControl w:val="0"/>
        <w:numPr>
          <w:ilvl w:val="0"/>
          <w:numId w:val="46"/>
        </w:numPr>
        <w:spacing w:after="0" w:line="360" w:lineRule="auto"/>
        <w:outlineLvl w:val="1"/>
        <w:rPr>
          <w:ins w:id="2614" w:author="EndlessLove" w:date="2016-11-07T08:02:00Z"/>
          <w:rFonts w:ascii="Times New Roman" w:hAnsi="Times New Roman" w:cs="Times New Roman"/>
          <w:sz w:val="26"/>
          <w:szCs w:val="26"/>
        </w:rPr>
        <w:pPrChange w:id="2615" w:author="EndlessLove" w:date="2016-11-07T08:02:00Z">
          <w:pPr>
            <w:pStyle w:val="ListParagraph"/>
            <w:widowControl w:val="0"/>
            <w:numPr>
              <w:numId w:val="39"/>
            </w:numPr>
            <w:spacing w:after="0" w:line="360" w:lineRule="auto"/>
            <w:ind w:left="990" w:hanging="360"/>
            <w:outlineLvl w:val="1"/>
          </w:pPr>
        </w:pPrChange>
      </w:pPr>
      <w:ins w:id="2616" w:author="EndlessLove" w:date="2016-11-07T08:02:00Z">
        <w:r w:rsidRPr="00692A41">
          <w:rPr>
            <w:rFonts w:ascii="Times New Roman" w:hAnsi="Times New Roman" w:cs="Times New Roman"/>
            <w:sz w:val="26"/>
            <w:szCs w:val="26"/>
            <w:rPrChange w:id="2617" w:author="EndlessLove" w:date="2016-11-07T08:02:00Z">
              <w:rPr>
                <w:rFonts w:ascii="Times New Roman" w:hAnsi="Times New Roman" w:cs="Times New Roman"/>
                <w:b/>
                <w:sz w:val="26"/>
                <w:szCs w:val="26"/>
              </w:rPr>
            </w:rPrChange>
          </w:rPr>
          <w:t>Activity Diagram</w:t>
        </w:r>
      </w:ins>
    </w:p>
    <w:p w14:paraId="20509F72" w14:textId="6820E753" w:rsidR="00692A41" w:rsidRDefault="00692A41">
      <w:pPr>
        <w:pStyle w:val="ListParagraph"/>
        <w:widowControl w:val="0"/>
        <w:spacing w:after="0" w:line="360" w:lineRule="auto"/>
        <w:ind w:left="1710"/>
        <w:outlineLvl w:val="1"/>
        <w:rPr>
          <w:ins w:id="2618" w:author="EndlessLove" w:date="2016-11-07T08:02:00Z"/>
          <w:rFonts w:ascii="Times New Roman" w:hAnsi="Times New Roman" w:cs="Times New Roman"/>
          <w:sz w:val="26"/>
          <w:szCs w:val="26"/>
        </w:rPr>
        <w:pPrChange w:id="2619" w:author="EndlessLove" w:date="2016-11-07T08:02:00Z">
          <w:pPr>
            <w:pStyle w:val="ListParagraph"/>
            <w:widowControl w:val="0"/>
            <w:numPr>
              <w:numId w:val="39"/>
            </w:numPr>
            <w:spacing w:after="0" w:line="360" w:lineRule="auto"/>
            <w:ind w:left="990" w:hanging="360"/>
            <w:outlineLvl w:val="1"/>
          </w:pPr>
        </w:pPrChange>
      </w:pPr>
      <w:ins w:id="2620" w:author="EndlessLove" w:date="2016-11-07T08:02:00Z">
        <w:r>
          <w:rPr>
            <w:rFonts w:ascii="Times New Roman" w:hAnsi="Times New Roman" w:cs="Times New Roman"/>
            <w:noProof/>
            <w:sz w:val="26"/>
            <w:szCs w:val="26"/>
            <w:rPrChange w:id="2621" w:author="Unknown">
              <w:rPr>
                <w:noProof/>
              </w:rPr>
            </w:rPrChange>
          </w:rPr>
          <w:lastRenderedPageBreak/>
          <w:drawing>
            <wp:inline distT="0" distB="0" distL="0" distR="0" wp14:anchorId="51573DD5" wp14:editId="67044900">
              <wp:extent cx="4886325" cy="4114800"/>
              <wp:effectExtent l="0" t="0" r="9525"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A_XoaDOnHang.PNG"/>
                      <pic:cNvPicPr/>
                    </pic:nvPicPr>
                    <pic:blipFill>
                      <a:blip r:embed="rId42">
                        <a:extLst>
                          <a:ext uri="{28A0092B-C50C-407E-A947-70E740481C1C}">
                            <a14:useLocalDpi xmlns:a14="http://schemas.microsoft.com/office/drawing/2010/main" val="0"/>
                          </a:ext>
                        </a:extLst>
                      </a:blip>
                      <a:stretch>
                        <a:fillRect/>
                      </a:stretch>
                    </pic:blipFill>
                    <pic:spPr>
                      <a:xfrm>
                        <a:off x="0" y="0"/>
                        <a:ext cx="4886325" cy="4114800"/>
                      </a:xfrm>
                      <a:prstGeom prst="rect">
                        <a:avLst/>
                      </a:prstGeom>
                    </pic:spPr>
                  </pic:pic>
                </a:graphicData>
              </a:graphic>
            </wp:inline>
          </w:drawing>
        </w:r>
      </w:ins>
    </w:p>
    <w:p w14:paraId="0C3E47F2" w14:textId="0C3675C4" w:rsidR="00692A41" w:rsidRPr="00692A41" w:rsidRDefault="00692A41">
      <w:pPr>
        <w:pStyle w:val="ListParagraph"/>
        <w:widowControl w:val="0"/>
        <w:numPr>
          <w:ilvl w:val="0"/>
          <w:numId w:val="46"/>
        </w:numPr>
        <w:spacing w:after="0" w:line="360" w:lineRule="auto"/>
        <w:outlineLvl w:val="1"/>
        <w:rPr>
          <w:ins w:id="2622" w:author="EndlessLove" w:date="2016-11-07T08:01:00Z"/>
          <w:rFonts w:ascii="Times New Roman" w:hAnsi="Times New Roman" w:cs="Times New Roman"/>
          <w:sz w:val="26"/>
          <w:szCs w:val="26"/>
          <w:rPrChange w:id="2623" w:author="EndlessLove" w:date="2016-11-07T08:02:00Z">
            <w:rPr>
              <w:ins w:id="2624" w:author="EndlessLove" w:date="2016-11-07T08:01:00Z"/>
              <w:rFonts w:ascii="Times New Roman" w:hAnsi="Times New Roman" w:cs="Times New Roman"/>
              <w:b/>
              <w:sz w:val="26"/>
              <w:szCs w:val="26"/>
            </w:rPr>
          </w:rPrChange>
        </w:rPr>
        <w:pPrChange w:id="2625" w:author="EndlessLove" w:date="2016-11-07T08:02:00Z">
          <w:pPr>
            <w:pStyle w:val="ListParagraph"/>
            <w:widowControl w:val="0"/>
            <w:numPr>
              <w:numId w:val="39"/>
            </w:numPr>
            <w:spacing w:after="0" w:line="360" w:lineRule="auto"/>
            <w:ind w:left="990" w:hanging="360"/>
            <w:outlineLvl w:val="1"/>
          </w:pPr>
        </w:pPrChange>
      </w:pPr>
      <w:ins w:id="2626" w:author="EndlessLove" w:date="2016-11-07T08:02:00Z">
        <w:r>
          <w:rPr>
            <w:rFonts w:ascii="Times New Roman" w:hAnsi="Times New Roman" w:cs="Times New Roman"/>
            <w:sz w:val="26"/>
            <w:szCs w:val="26"/>
          </w:rPr>
          <w:t>Sequence Diagram</w:t>
        </w:r>
      </w:ins>
    </w:p>
    <w:p w14:paraId="673710A0" w14:textId="5C1EFAF4" w:rsidR="00735C00" w:rsidRPr="0015149D" w:rsidRDefault="00692A41">
      <w:pPr>
        <w:pStyle w:val="ListParagraph"/>
        <w:widowControl w:val="0"/>
        <w:spacing w:after="0" w:line="360" w:lineRule="auto"/>
        <w:ind w:left="1350"/>
        <w:outlineLvl w:val="1"/>
        <w:rPr>
          <w:ins w:id="2627" w:author="EndlessLove" w:date="2016-09-27T14:28:00Z"/>
          <w:rFonts w:ascii="Times New Roman" w:hAnsi="Times New Roman" w:cs="Times New Roman"/>
          <w:b/>
          <w:sz w:val="26"/>
          <w:szCs w:val="26"/>
          <w:rPrChange w:id="2628" w:author="EndlessLove" w:date="2016-10-20T08:17:00Z">
            <w:rPr>
              <w:ins w:id="2629" w:author="EndlessLove" w:date="2016-09-27T14:28:00Z"/>
            </w:rPr>
          </w:rPrChange>
        </w:rPr>
        <w:pPrChange w:id="2630" w:author="EndlessLove" w:date="2016-11-07T08:03:00Z">
          <w:pPr>
            <w:pStyle w:val="ListParagraph"/>
            <w:widowControl w:val="0"/>
            <w:numPr>
              <w:ilvl w:val="2"/>
              <w:numId w:val="1"/>
            </w:numPr>
            <w:spacing w:after="0" w:line="360" w:lineRule="auto"/>
            <w:ind w:left="540" w:hanging="720"/>
            <w:outlineLvl w:val="1"/>
          </w:pPr>
        </w:pPrChange>
      </w:pPr>
      <w:ins w:id="2631" w:author="EndlessLove" w:date="2016-11-07T08:03:00Z">
        <w:r>
          <w:rPr>
            <w:rFonts w:ascii="Times New Roman" w:hAnsi="Times New Roman" w:cs="Times New Roman"/>
            <w:b/>
            <w:noProof/>
            <w:sz w:val="26"/>
            <w:szCs w:val="26"/>
            <w:rPrChange w:id="2632" w:author="Unknown">
              <w:rPr>
                <w:noProof/>
              </w:rPr>
            </w:rPrChange>
          </w:rPr>
          <w:lastRenderedPageBreak/>
          <w:drawing>
            <wp:inline distT="0" distB="0" distL="0" distR="0" wp14:anchorId="2B8E5715" wp14:editId="5F5F04DE">
              <wp:extent cx="5343525" cy="4267200"/>
              <wp:effectExtent l="0" t="0" r="9525"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S_HuyDonHang.PNG"/>
                      <pic:cNvPicPr/>
                    </pic:nvPicPr>
                    <pic:blipFill>
                      <a:blip r:embed="rId43">
                        <a:extLst>
                          <a:ext uri="{28A0092B-C50C-407E-A947-70E740481C1C}">
                            <a14:useLocalDpi xmlns:a14="http://schemas.microsoft.com/office/drawing/2010/main" val="0"/>
                          </a:ext>
                        </a:extLst>
                      </a:blip>
                      <a:stretch>
                        <a:fillRect/>
                      </a:stretch>
                    </pic:blipFill>
                    <pic:spPr>
                      <a:xfrm>
                        <a:off x="0" y="0"/>
                        <a:ext cx="5343525" cy="4267200"/>
                      </a:xfrm>
                      <a:prstGeom prst="rect">
                        <a:avLst/>
                      </a:prstGeom>
                    </pic:spPr>
                  </pic:pic>
                </a:graphicData>
              </a:graphic>
            </wp:inline>
          </w:drawing>
        </w:r>
      </w:ins>
    </w:p>
    <w:p w14:paraId="744BD8D7" w14:textId="3F470F1E" w:rsidR="00664C25" w:rsidRPr="00556F8E" w:rsidRDefault="00DF0391">
      <w:pPr>
        <w:pStyle w:val="STyle41"/>
        <w:rPr>
          <w:ins w:id="2633" w:author="EndlessLove" w:date="2016-10-20T08:20:00Z"/>
        </w:rPr>
        <w:pPrChange w:id="2634" w:author="EndlessLove" w:date="2016-11-07T19:44:00Z">
          <w:pPr>
            <w:pStyle w:val="ListParagraph"/>
            <w:widowControl w:val="0"/>
            <w:numPr>
              <w:ilvl w:val="2"/>
              <w:numId w:val="1"/>
            </w:numPr>
            <w:spacing w:after="0" w:line="360" w:lineRule="auto"/>
            <w:ind w:left="540" w:hanging="720"/>
            <w:outlineLvl w:val="1"/>
          </w:pPr>
        </w:pPrChange>
      </w:pPr>
      <w:bookmarkStart w:id="2635" w:name="_Toc466284211"/>
      <w:bookmarkStart w:id="2636" w:name="_Toc466285959"/>
      <w:bookmarkStart w:id="2637" w:name="_Toc466287907"/>
      <w:bookmarkStart w:id="2638" w:name="_Toc466289124"/>
      <w:ins w:id="2639" w:author="EndlessLove" w:date="2016-11-07T12:10:00Z">
        <w:r>
          <w:t>3.2.8</w:t>
        </w:r>
        <w:r>
          <w:tab/>
        </w:r>
      </w:ins>
      <w:ins w:id="2640" w:author="EndlessLove" w:date="2016-09-27T14:28:00Z">
        <w:r w:rsidR="00E85036" w:rsidRPr="001A3A98">
          <w:t>Chức năng quản lí tin tức</w:t>
        </w:r>
      </w:ins>
      <w:bookmarkEnd w:id="2635"/>
      <w:bookmarkEnd w:id="2636"/>
      <w:bookmarkEnd w:id="2637"/>
      <w:bookmarkEnd w:id="2638"/>
    </w:p>
    <w:p w14:paraId="502E5C8A" w14:textId="54377456" w:rsidR="00664C25" w:rsidRPr="00BC046E" w:rsidRDefault="001221AA" w:rsidP="00664C25">
      <w:pPr>
        <w:pStyle w:val="ListParagraph"/>
        <w:widowControl w:val="0"/>
        <w:numPr>
          <w:ilvl w:val="0"/>
          <w:numId w:val="39"/>
        </w:numPr>
        <w:spacing w:after="0" w:line="360" w:lineRule="auto"/>
        <w:outlineLvl w:val="1"/>
        <w:rPr>
          <w:ins w:id="2641" w:author="EndlessLove" w:date="2016-10-20T08:20:00Z"/>
          <w:rFonts w:ascii="Times New Roman" w:hAnsi="Times New Roman" w:cs="Times New Roman"/>
          <w:b/>
          <w:sz w:val="26"/>
          <w:szCs w:val="26"/>
        </w:rPr>
      </w:pPr>
      <w:ins w:id="2642" w:author="EndlessLove" w:date="2016-10-20T08:20:00Z">
        <w:r>
          <w:rPr>
            <w:rFonts w:ascii="Times New Roman" w:hAnsi="Times New Roman" w:cs="Times New Roman"/>
            <w:b/>
            <w:sz w:val="26"/>
            <w:szCs w:val="26"/>
          </w:rPr>
          <w:t>Thêm tin tức</w:t>
        </w:r>
      </w:ins>
    </w:p>
    <w:p w14:paraId="39712A9B" w14:textId="428F849F" w:rsidR="00664C25" w:rsidRDefault="00F606CC" w:rsidP="00664C25">
      <w:pPr>
        <w:pStyle w:val="ListParagraph"/>
        <w:widowControl w:val="0"/>
        <w:numPr>
          <w:ilvl w:val="0"/>
          <w:numId w:val="32"/>
        </w:numPr>
        <w:spacing w:after="0" w:line="360" w:lineRule="auto"/>
        <w:outlineLvl w:val="1"/>
        <w:rPr>
          <w:ins w:id="2643" w:author="EndlessLove" w:date="2016-11-05T14:49:00Z"/>
          <w:rFonts w:ascii="Times New Roman" w:hAnsi="Times New Roman" w:cs="Times New Roman"/>
          <w:sz w:val="26"/>
          <w:szCs w:val="26"/>
        </w:rPr>
      </w:pPr>
      <w:ins w:id="2644" w:author="EndlessLove" w:date="2016-11-05T14:49:00Z">
        <w:r>
          <w:rPr>
            <w:rFonts w:ascii="Times New Roman" w:hAnsi="Times New Roman" w:cs="Times New Roman"/>
            <w:noProof/>
            <w:sz w:val="26"/>
            <w:szCs w:val="26"/>
            <w:rPrChange w:id="2645" w:author="Unknown">
              <w:rPr>
                <w:noProof/>
              </w:rPr>
            </w:rPrChange>
          </w:rPr>
          <w:lastRenderedPageBreak/>
          <w:drawing>
            <wp:anchor distT="0" distB="0" distL="114300" distR="114300" simplePos="0" relativeHeight="251678720" behindDoc="0" locked="0" layoutInCell="1" allowOverlap="1" wp14:anchorId="4DD7512A" wp14:editId="50F1ABD2">
              <wp:simplePos x="0" y="0"/>
              <wp:positionH relativeFrom="column">
                <wp:posOffset>285750</wp:posOffset>
              </wp:positionH>
              <wp:positionV relativeFrom="paragraph">
                <wp:posOffset>344170</wp:posOffset>
              </wp:positionV>
              <wp:extent cx="5943600" cy="3872230"/>
              <wp:effectExtent l="0" t="0" r="0" b="0"/>
              <wp:wrapThrough wrapText="bothSides">
                <wp:wrapPolygon edited="0">
                  <wp:start x="0" y="0"/>
                  <wp:lineTo x="0" y="21465"/>
                  <wp:lineTo x="21531" y="21465"/>
                  <wp:lineTo x="21531"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_AddNews.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872230"/>
                      </a:xfrm>
                      <a:prstGeom prst="rect">
                        <a:avLst/>
                      </a:prstGeom>
                    </pic:spPr>
                  </pic:pic>
                </a:graphicData>
              </a:graphic>
            </wp:anchor>
          </w:drawing>
        </w:r>
      </w:ins>
      <w:ins w:id="2646" w:author="EndlessLove" w:date="2016-10-20T08:20:00Z">
        <w:r w:rsidR="00664C25" w:rsidRPr="00BC046E">
          <w:rPr>
            <w:rFonts w:ascii="Times New Roman" w:hAnsi="Times New Roman" w:cs="Times New Roman"/>
            <w:sz w:val="26"/>
            <w:szCs w:val="26"/>
          </w:rPr>
          <w:t>A</w:t>
        </w:r>
        <w:r w:rsidR="00664C25">
          <w:rPr>
            <w:rFonts w:ascii="Times New Roman" w:hAnsi="Times New Roman" w:cs="Times New Roman"/>
            <w:sz w:val="26"/>
            <w:szCs w:val="26"/>
          </w:rPr>
          <w:t>ctivity Diagram:</w:t>
        </w:r>
      </w:ins>
    </w:p>
    <w:p w14:paraId="6DC8BAB3" w14:textId="5FAA473E" w:rsidR="00BB6485" w:rsidRPr="008967F5" w:rsidRDefault="00BB6485">
      <w:pPr>
        <w:pStyle w:val="ListParagraph"/>
        <w:widowControl w:val="0"/>
        <w:spacing w:after="0" w:line="360" w:lineRule="auto"/>
        <w:ind w:left="1800"/>
        <w:outlineLvl w:val="1"/>
        <w:rPr>
          <w:ins w:id="2647" w:author="EndlessLove" w:date="2016-11-06T09:45:00Z"/>
          <w:rFonts w:ascii="Times New Roman" w:hAnsi="Times New Roman" w:cs="Times New Roman"/>
          <w:b/>
          <w:sz w:val="26"/>
          <w:szCs w:val="26"/>
        </w:rPr>
        <w:pPrChange w:id="2648" w:author="EndlessLove" w:date="2016-11-06T09:45:00Z">
          <w:pPr>
            <w:pStyle w:val="ListParagraph"/>
            <w:widowControl w:val="0"/>
            <w:numPr>
              <w:numId w:val="32"/>
            </w:numPr>
            <w:spacing w:after="0" w:line="360" w:lineRule="auto"/>
            <w:ind w:left="1800" w:hanging="360"/>
            <w:jc w:val="center"/>
            <w:outlineLvl w:val="1"/>
          </w:pPr>
        </w:pPrChange>
      </w:pPr>
      <w:ins w:id="2649" w:author="EndlessLove" w:date="2016-11-06T09:45:00Z">
        <w:r>
          <w:rPr>
            <w:rFonts w:ascii="Times New Roman" w:hAnsi="Times New Roman" w:cs="Times New Roman"/>
            <w:b/>
            <w:sz w:val="26"/>
            <w:szCs w:val="26"/>
          </w:rPr>
          <w:t>Hình 29</w:t>
        </w:r>
        <w:r w:rsidRPr="008967F5">
          <w:rPr>
            <w:rFonts w:ascii="Times New Roman" w:hAnsi="Times New Roman" w:cs="Times New Roman"/>
            <w:b/>
            <w:sz w:val="26"/>
            <w:szCs w:val="26"/>
          </w:rPr>
          <w:t xml:space="preserve">: </w:t>
        </w:r>
        <w:r>
          <w:rPr>
            <w:rFonts w:ascii="Times New Roman" w:hAnsi="Times New Roman" w:cs="Times New Roman"/>
            <w:b/>
            <w:sz w:val="26"/>
            <w:szCs w:val="26"/>
          </w:rPr>
          <w:t>Activity Diagram đăng tin tức mới</w:t>
        </w:r>
      </w:ins>
    </w:p>
    <w:p w14:paraId="002ADB11" w14:textId="084E6544" w:rsidR="00F606CC" w:rsidRDefault="00F606CC">
      <w:pPr>
        <w:pStyle w:val="ListParagraph"/>
        <w:widowControl w:val="0"/>
        <w:spacing w:after="0" w:line="360" w:lineRule="auto"/>
        <w:ind w:left="1800"/>
        <w:outlineLvl w:val="1"/>
        <w:rPr>
          <w:ins w:id="2650" w:author="EndlessLove" w:date="2016-10-20T08:24:00Z"/>
          <w:rFonts w:ascii="Times New Roman" w:hAnsi="Times New Roman" w:cs="Times New Roman"/>
          <w:sz w:val="26"/>
          <w:szCs w:val="26"/>
        </w:rPr>
        <w:pPrChange w:id="2651" w:author="EndlessLove" w:date="2016-11-05T14:49:00Z">
          <w:pPr>
            <w:pStyle w:val="ListParagraph"/>
            <w:widowControl w:val="0"/>
            <w:numPr>
              <w:numId w:val="32"/>
            </w:numPr>
            <w:spacing w:after="0" w:line="360" w:lineRule="auto"/>
            <w:ind w:left="1800" w:hanging="360"/>
            <w:outlineLvl w:val="1"/>
          </w:pPr>
        </w:pPrChange>
      </w:pPr>
    </w:p>
    <w:p w14:paraId="1AA63D6A" w14:textId="77777777" w:rsidR="00664C25" w:rsidRDefault="00664C25" w:rsidP="00664C25">
      <w:pPr>
        <w:pStyle w:val="ListParagraph"/>
        <w:widowControl w:val="0"/>
        <w:numPr>
          <w:ilvl w:val="0"/>
          <w:numId w:val="32"/>
        </w:numPr>
        <w:spacing w:after="0" w:line="360" w:lineRule="auto"/>
        <w:outlineLvl w:val="1"/>
        <w:rPr>
          <w:ins w:id="2652" w:author="EndlessLove" w:date="2016-10-20T08:24:00Z"/>
          <w:rFonts w:ascii="Times New Roman" w:hAnsi="Times New Roman" w:cs="Times New Roman"/>
          <w:sz w:val="26"/>
          <w:szCs w:val="26"/>
        </w:rPr>
      </w:pPr>
      <w:ins w:id="2653" w:author="EndlessLove" w:date="2016-10-20T08:24:00Z">
        <w:r>
          <w:rPr>
            <w:rFonts w:ascii="Times New Roman" w:hAnsi="Times New Roman" w:cs="Times New Roman"/>
            <w:sz w:val="26"/>
            <w:szCs w:val="26"/>
          </w:rPr>
          <w:t>Sequence Diagram:</w:t>
        </w:r>
      </w:ins>
    </w:p>
    <w:p w14:paraId="2394D0C4" w14:textId="7FED01D3" w:rsidR="00664C25" w:rsidRDefault="00F606CC">
      <w:pPr>
        <w:pStyle w:val="ListParagraph"/>
        <w:widowControl w:val="0"/>
        <w:spacing w:after="0" w:line="360" w:lineRule="auto"/>
        <w:ind w:left="1080"/>
        <w:outlineLvl w:val="1"/>
        <w:rPr>
          <w:ins w:id="2654" w:author="EndlessLove" w:date="2016-10-20T08:20:00Z"/>
          <w:rFonts w:ascii="Times New Roman" w:hAnsi="Times New Roman" w:cs="Times New Roman"/>
          <w:sz w:val="26"/>
          <w:szCs w:val="26"/>
        </w:rPr>
        <w:pPrChange w:id="2655" w:author="EndlessLove" w:date="2016-10-20T08:24:00Z">
          <w:pPr>
            <w:pStyle w:val="ListParagraph"/>
            <w:widowControl w:val="0"/>
            <w:numPr>
              <w:numId w:val="32"/>
            </w:numPr>
            <w:spacing w:after="0" w:line="360" w:lineRule="auto"/>
            <w:ind w:left="1800" w:hanging="360"/>
            <w:outlineLvl w:val="1"/>
          </w:pPr>
        </w:pPrChange>
      </w:pPr>
      <w:ins w:id="2656" w:author="EndlessLove" w:date="2016-11-05T14:49:00Z">
        <w:r>
          <w:rPr>
            <w:rFonts w:ascii="Times New Roman" w:hAnsi="Times New Roman" w:cs="Times New Roman"/>
            <w:noProof/>
            <w:sz w:val="26"/>
            <w:szCs w:val="26"/>
            <w:rPrChange w:id="2657" w:author="Unknown">
              <w:rPr>
                <w:noProof/>
              </w:rPr>
            </w:rPrChange>
          </w:rPr>
          <w:lastRenderedPageBreak/>
          <w:drawing>
            <wp:anchor distT="0" distB="0" distL="114300" distR="114300" simplePos="0" relativeHeight="251679744" behindDoc="0" locked="0" layoutInCell="1" allowOverlap="1" wp14:anchorId="6D6C5972" wp14:editId="45505F5F">
              <wp:simplePos x="0" y="0"/>
              <wp:positionH relativeFrom="column">
                <wp:posOffset>276225</wp:posOffset>
              </wp:positionH>
              <wp:positionV relativeFrom="paragraph">
                <wp:posOffset>0</wp:posOffset>
              </wp:positionV>
              <wp:extent cx="5943600" cy="3970655"/>
              <wp:effectExtent l="0" t="0" r="0" b="0"/>
              <wp:wrapThrough wrapText="bothSides">
                <wp:wrapPolygon edited="0">
                  <wp:start x="0" y="0"/>
                  <wp:lineTo x="0" y="21451"/>
                  <wp:lineTo x="21531" y="21451"/>
                  <wp:lineTo x="21531"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_addNews.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970655"/>
                      </a:xfrm>
                      <a:prstGeom prst="rect">
                        <a:avLst/>
                      </a:prstGeom>
                    </pic:spPr>
                  </pic:pic>
                </a:graphicData>
              </a:graphic>
            </wp:anchor>
          </w:drawing>
        </w:r>
      </w:ins>
    </w:p>
    <w:p w14:paraId="0C8B5B8F" w14:textId="3F643C4A" w:rsidR="00BB6485" w:rsidRPr="008967F5" w:rsidRDefault="00BB6485" w:rsidP="00BB6485">
      <w:pPr>
        <w:pStyle w:val="ListParagraph"/>
        <w:widowControl w:val="0"/>
        <w:spacing w:after="0" w:line="360" w:lineRule="auto"/>
        <w:ind w:left="1800"/>
        <w:outlineLvl w:val="1"/>
        <w:rPr>
          <w:ins w:id="2658" w:author="EndlessLove" w:date="2016-11-06T09:45:00Z"/>
          <w:rFonts w:ascii="Times New Roman" w:hAnsi="Times New Roman" w:cs="Times New Roman"/>
          <w:b/>
          <w:sz w:val="26"/>
          <w:szCs w:val="26"/>
        </w:rPr>
      </w:pPr>
      <w:ins w:id="2659" w:author="EndlessLove" w:date="2016-11-06T09:45:00Z">
        <w:r>
          <w:rPr>
            <w:rFonts w:ascii="Times New Roman" w:hAnsi="Times New Roman" w:cs="Times New Roman"/>
            <w:b/>
            <w:sz w:val="26"/>
            <w:szCs w:val="26"/>
          </w:rPr>
          <w:t>Hình 30</w:t>
        </w:r>
        <w:r w:rsidRPr="008967F5">
          <w:rPr>
            <w:rFonts w:ascii="Times New Roman" w:hAnsi="Times New Roman" w:cs="Times New Roman"/>
            <w:b/>
            <w:sz w:val="26"/>
            <w:szCs w:val="26"/>
          </w:rPr>
          <w:t xml:space="preserve">: </w:t>
        </w:r>
        <w:r>
          <w:rPr>
            <w:rFonts w:ascii="Times New Roman" w:hAnsi="Times New Roman" w:cs="Times New Roman"/>
            <w:b/>
            <w:sz w:val="26"/>
            <w:szCs w:val="26"/>
          </w:rPr>
          <w:t>Sequence Diagram đăng tin tức mới</w:t>
        </w:r>
      </w:ins>
    </w:p>
    <w:p w14:paraId="457C53E6" w14:textId="6A809767" w:rsidR="00664C25" w:rsidRDefault="00664C25" w:rsidP="00664C25">
      <w:pPr>
        <w:pStyle w:val="ListParagraph"/>
        <w:widowControl w:val="0"/>
        <w:spacing w:after="0" w:line="360" w:lineRule="auto"/>
        <w:ind w:left="990"/>
        <w:outlineLvl w:val="1"/>
        <w:rPr>
          <w:ins w:id="2660" w:author="EndlessLove" w:date="2016-10-20T08:20:00Z"/>
          <w:rFonts w:ascii="Times New Roman" w:hAnsi="Times New Roman" w:cs="Times New Roman"/>
          <w:sz w:val="26"/>
          <w:szCs w:val="26"/>
        </w:rPr>
      </w:pPr>
    </w:p>
    <w:p w14:paraId="4827D5FD" w14:textId="19C34386" w:rsidR="00664C25" w:rsidRPr="00710888" w:rsidRDefault="00664C25" w:rsidP="00664C25">
      <w:pPr>
        <w:pStyle w:val="ListParagraph"/>
        <w:widowControl w:val="0"/>
        <w:spacing w:after="0" w:line="360" w:lineRule="auto"/>
        <w:ind w:left="990"/>
        <w:outlineLvl w:val="1"/>
        <w:rPr>
          <w:ins w:id="2661" w:author="EndlessLove" w:date="2016-10-20T08:20:00Z"/>
          <w:rFonts w:ascii="Times New Roman" w:hAnsi="Times New Roman" w:cs="Times New Roman"/>
          <w:sz w:val="26"/>
          <w:szCs w:val="26"/>
        </w:rPr>
      </w:pPr>
    </w:p>
    <w:p w14:paraId="3B493443" w14:textId="70699CBB" w:rsidR="00664C25" w:rsidRPr="00BC046E" w:rsidRDefault="00664C25" w:rsidP="00664C25">
      <w:pPr>
        <w:widowControl w:val="0"/>
        <w:spacing w:after="0" w:line="360" w:lineRule="auto"/>
        <w:outlineLvl w:val="1"/>
        <w:rPr>
          <w:ins w:id="2662" w:author="EndlessLove" w:date="2016-10-20T08:20:00Z"/>
          <w:rFonts w:ascii="Times New Roman" w:hAnsi="Times New Roman" w:cs="Times New Roman"/>
          <w:b/>
          <w:sz w:val="26"/>
          <w:szCs w:val="26"/>
        </w:rPr>
      </w:pPr>
    </w:p>
    <w:p w14:paraId="0266B0A8" w14:textId="0479546A" w:rsidR="00664C25" w:rsidRDefault="00664C25" w:rsidP="00664C25">
      <w:pPr>
        <w:pStyle w:val="ListParagraph"/>
        <w:widowControl w:val="0"/>
        <w:spacing w:after="0" w:line="360" w:lineRule="auto"/>
        <w:ind w:left="1440"/>
        <w:outlineLvl w:val="1"/>
        <w:rPr>
          <w:ins w:id="2663" w:author="EndlessLove" w:date="2016-10-20T08:20:00Z"/>
          <w:rFonts w:ascii="Times New Roman" w:hAnsi="Times New Roman" w:cs="Times New Roman"/>
          <w:b/>
          <w:sz w:val="26"/>
          <w:szCs w:val="26"/>
        </w:rPr>
      </w:pPr>
    </w:p>
    <w:p w14:paraId="3893C6FE" w14:textId="5499F3B6" w:rsidR="00664C25" w:rsidRDefault="001221AA" w:rsidP="00664C25">
      <w:pPr>
        <w:pStyle w:val="ListParagraph"/>
        <w:widowControl w:val="0"/>
        <w:numPr>
          <w:ilvl w:val="0"/>
          <w:numId w:val="19"/>
        </w:numPr>
        <w:spacing w:after="0" w:line="360" w:lineRule="auto"/>
        <w:outlineLvl w:val="1"/>
        <w:rPr>
          <w:ins w:id="2664" w:author="EndlessLove" w:date="2016-10-20T08:20:00Z"/>
          <w:rFonts w:ascii="Times New Roman" w:hAnsi="Times New Roman" w:cs="Times New Roman"/>
          <w:b/>
          <w:sz w:val="26"/>
          <w:szCs w:val="26"/>
        </w:rPr>
      </w:pPr>
      <w:ins w:id="2665" w:author="EndlessLove" w:date="2016-10-20T08:20:00Z">
        <w:r>
          <w:rPr>
            <w:rFonts w:ascii="Times New Roman" w:hAnsi="Times New Roman" w:cs="Times New Roman"/>
            <w:b/>
            <w:sz w:val="26"/>
            <w:szCs w:val="26"/>
          </w:rPr>
          <w:t>Xóa tin tức</w:t>
        </w:r>
      </w:ins>
    </w:p>
    <w:p w14:paraId="0F78727E" w14:textId="77777777" w:rsidR="00664C25" w:rsidRDefault="00664C25" w:rsidP="00664C25">
      <w:pPr>
        <w:pStyle w:val="ListParagraph"/>
        <w:widowControl w:val="0"/>
        <w:spacing w:after="0" w:line="360" w:lineRule="auto"/>
        <w:ind w:left="1440"/>
        <w:jc w:val="right"/>
        <w:outlineLvl w:val="1"/>
        <w:rPr>
          <w:ins w:id="2666" w:author="EndlessLove" w:date="2016-10-20T08:20:00Z"/>
          <w:rFonts w:ascii="Times New Roman" w:hAnsi="Times New Roman" w:cs="Times New Roman"/>
          <w:sz w:val="26"/>
          <w:szCs w:val="26"/>
        </w:rPr>
      </w:pPr>
    </w:p>
    <w:p w14:paraId="1ACCF79C" w14:textId="6B5BE760" w:rsidR="00664C25" w:rsidRDefault="00F606CC" w:rsidP="00664C25">
      <w:pPr>
        <w:pStyle w:val="ListParagraph"/>
        <w:widowControl w:val="0"/>
        <w:numPr>
          <w:ilvl w:val="1"/>
          <w:numId w:val="31"/>
        </w:numPr>
        <w:spacing w:after="0" w:line="360" w:lineRule="auto"/>
        <w:outlineLvl w:val="1"/>
        <w:rPr>
          <w:ins w:id="2667" w:author="EndlessLove" w:date="2016-11-05T14:50:00Z"/>
          <w:rFonts w:ascii="Times New Roman" w:hAnsi="Times New Roman" w:cs="Times New Roman"/>
          <w:sz w:val="26"/>
          <w:szCs w:val="26"/>
        </w:rPr>
      </w:pPr>
      <w:ins w:id="2668" w:author="EndlessLove" w:date="2016-11-05T14:49:00Z">
        <w:r>
          <w:rPr>
            <w:rFonts w:ascii="Times New Roman" w:hAnsi="Times New Roman" w:cs="Times New Roman"/>
            <w:noProof/>
            <w:sz w:val="26"/>
            <w:szCs w:val="26"/>
            <w:rPrChange w:id="2669" w:author="Unknown">
              <w:rPr>
                <w:noProof/>
              </w:rPr>
            </w:rPrChange>
          </w:rPr>
          <w:lastRenderedPageBreak/>
          <w:drawing>
            <wp:anchor distT="0" distB="0" distL="114300" distR="114300" simplePos="0" relativeHeight="251680768" behindDoc="0" locked="0" layoutInCell="1" allowOverlap="1" wp14:anchorId="426DE85E" wp14:editId="4AAC33FF">
              <wp:simplePos x="0" y="0"/>
              <wp:positionH relativeFrom="column">
                <wp:posOffset>466725</wp:posOffset>
              </wp:positionH>
              <wp:positionV relativeFrom="paragraph">
                <wp:posOffset>273050</wp:posOffset>
              </wp:positionV>
              <wp:extent cx="5943600" cy="4363085"/>
              <wp:effectExtent l="0" t="0" r="0" b="0"/>
              <wp:wrapThrough wrapText="bothSides">
                <wp:wrapPolygon edited="0">
                  <wp:start x="0" y="0"/>
                  <wp:lineTo x="0" y="21503"/>
                  <wp:lineTo x="21531" y="21503"/>
                  <wp:lineTo x="21531"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_deleteNews.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4363085"/>
                      </a:xfrm>
                      <a:prstGeom prst="rect">
                        <a:avLst/>
                      </a:prstGeom>
                    </pic:spPr>
                  </pic:pic>
                </a:graphicData>
              </a:graphic>
              <wp14:sizeRelH relativeFrom="margin">
                <wp14:pctWidth>0</wp14:pctWidth>
              </wp14:sizeRelH>
            </wp:anchor>
          </w:drawing>
        </w:r>
      </w:ins>
      <w:ins w:id="2670" w:author="EndlessLove" w:date="2016-10-20T08:20:00Z">
        <w:r w:rsidR="00664C25" w:rsidRPr="00B4182D">
          <w:rPr>
            <w:rFonts w:ascii="Times New Roman" w:hAnsi="Times New Roman" w:cs="Times New Roman"/>
            <w:sz w:val="26"/>
            <w:szCs w:val="26"/>
          </w:rPr>
          <w:t>A</w:t>
        </w:r>
        <w:r w:rsidR="00664C25">
          <w:rPr>
            <w:rFonts w:ascii="Times New Roman" w:hAnsi="Times New Roman" w:cs="Times New Roman"/>
            <w:sz w:val="26"/>
            <w:szCs w:val="26"/>
          </w:rPr>
          <w:t>ctivity Diagram:</w:t>
        </w:r>
      </w:ins>
    </w:p>
    <w:p w14:paraId="0366D7CF" w14:textId="6E5C70AF" w:rsidR="00F606CC" w:rsidRDefault="00F606CC">
      <w:pPr>
        <w:widowControl w:val="0"/>
        <w:spacing w:after="0" w:line="360" w:lineRule="auto"/>
        <w:outlineLvl w:val="1"/>
        <w:rPr>
          <w:ins w:id="2671" w:author="EndlessLove" w:date="2016-11-05T14:50:00Z"/>
          <w:rFonts w:ascii="Times New Roman" w:hAnsi="Times New Roman" w:cs="Times New Roman"/>
          <w:sz w:val="26"/>
          <w:szCs w:val="26"/>
        </w:rPr>
        <w:pPrChange w:id="2672" w:author="EndlessLove" w:date="2016-11-05T14:50:00Z">
          <w:pPr>
            <w:pStyle w:val="ListParagraph"/>
            <w:widowControl w:val="0"/>
            <w:numPr>
              <w:ilvl w:val="1"/>
              <w:numId w:val="31"/>
            </w:numPr>
            <w:spacing w:after="0" w:line="360" w:lineRule="auto"/>
            <w:ind w:left="1800" w:hanging="360"/>
            <w:outlineLvl w:val="1"/>
          </w:pPr>
        </w:pPrChange>
      </w:pPr>
    </w:p>
    <w:p w14:paraId="4B8F5F3C" w14:textId="6A8B201C" w:rsidR="00F606CC" w:rsidRDefault="00F606CC">
      <w:pPr>
        <w:widowControl w:val="0"/>
        <w:spacing w:after="0" w:line="360" w:lineRule="auto"/>
        <w:outlineLvl w:val="1"/>
        <w:rPr>
          <w:ins w:id="2673" w:author="EndlessLove" w:date="2016-11-05T14:50:00Z"/>
          <w:rFonts w:ascii="Times New Roman" w:hAnsi="Times New Roman" w:cs="Times New Roman"/>
          <w:sz w:val="26"/>
          <w:szCs w:val="26"/>
        </w:rPr>
        <w:pPrChange w:id="2674" w:author="EndlessLove" w:date="2016-11-05T14:50:00Z">
          <w:pPr>
            <w:pStyle w:val="ListParagraph"/>
            <w:widowControl w:val="0"/>
            <w:numPr>
              <w:ilvl w:val="1"/>
              <w:numId w:val="31"/>
            </w:numPr>
            <w:spacing w:after="0" w:line="360" w:lineRule="auto"/>
            <w:ind w:left="1800" w:hanging="360"/>
            <w:outlineLvl w:val="1"/>
          </w:pPr>
        </w:pPrChange>
      </w:pPr>
    </w:p>
    <w:p w14:paraId="564569C5" w14:textId="77777777" w:rsidR="00F606CC" w:rsidRDefault="00F606CC">
      <w:pPr>
        <w:widowControl w:val="0"/>
        <w:spacing w:after="0" w:line="360" w:lineRule="auto"/>
        <w:outlineLvl w:val="1"/>
        <w:rPr>
          <w:ins w:id="2675" w:author="EndlessLove" w:date="2016-11-05T14:50:00Z"/>
          <w:rFonts w:ascii="Times New Roman" w:hAnsi="Times New Roman" w:cs="Times New Roman"/>
          <w:sz w:val="26"/>
          <w:szCs w:val="26"/>
        </w:rPr>
        <w:pPrChange w:id="2676" w:author="EndlessLove" w:date="2016-11-05T14:50:00Z">
          <w:pPr>
            <w:pStyle w:val="ListParagraph"/>
            <w:widowControl w:val="0"/>
            <w:numPr>
              <w:ilvl w:val="1"/>
              <w:numId w:val="31"/>
            </w:numPr>
            <w:spacing w:after="0" w:line="360" w:lineRule="auto"/>
            <w:ind w:left="1800" w:hanging="360"/>
            <w:outlineLvl w:val="1"/>
          </w:pPr>
        </w:pPrChange>
      </w:pPr>
    </w:p>
    <w:p w14:paraId="3FF796C3" w14:textId="1F6D9F21" w:rsidR="00F606CC" w:rsidRDefault="00F606CC">
      <w:pPr>
        <w:widowControl w:val="0"/>
        <w:spacing w:after="0" w:line="360" w:lineRule="auto"/>
        <w:outlineLvl w:val="1"/>
        <w:rPr>
          <w:ins w:id="2677" w:author="EndlessLove" w:date="2016-11-05T14:50:00Z"/>
          <w:rFonts w:ascii="Times New Roman" w:hAnsi="Times New Roman" w:cs="Times New Roman"/>
          <w:sz w:val="26"/>
          <w:szCs w:val="26"/>
        </w:rPr>
        <w:pPrChange w:id="2678" w:author="EndlessLove" w:date="2016-11-05T14:50:00Z">
          <w:pPr>
            <w:pStyle w:val="ListParagraph"/>
            <w:widowControl w:val="0"/>
            <w:numPr>
              <w:ilvl w:val="1"/>
              <w:numId w:val="31"/>
            </w:numPr>
            <w:spacing w:after="0" w:line="360" w:lineRule="auto"/>
            <w:ind w:left="1800" w:hanging="360"/>
            <w:outlineLvl w:val="1"/>
          </w:pPr>
        </w:pPrChange>
      </w:pPr>
    </w:p>
    <w:p w14:paraId="185F9BC5" w14:textId="77777777" w:rsidR="00F606CC" w:rsidRDefault="00F606CC">
      <w:pPr>
        <w:widowControl w:val="0"/>
        <w:spacing w:after="0" w:line="360" w:lineRule="auto"/>
        <w:outlineLvl w:val="1"/>
        <w:rPr>
          <w:ins w:id="2679" w:author="EndlessLove" w:date="2016-11-05T14:50:00Z"/>
          <w:rFonts w:ascii="Times New Roman" w:hAnsi="Times New Roman" w:cs="Times New Roman"/>
          <w:sz w:val="26"/>
          <w:szCs w:val="26"/>
        </w:rPr>
        <w:pPrChange w:id="2680" w:author="EndlessLove" w:date="2016-11-05T14:50:00Z">
          <w:pPr>
            <w:pStyle w:val="ListParagraph"/>
            <w:widowControl w:val="0"/>
            <w:numPr>
              <w:ilvl w:val="1"/>
              <w:numId w:val="31"/>
            </w:numPr>
            <w:spacing w:after="0" w:line="360" w:lineRule="auto"/>
            <w:ind w:left="1800" w:hanging="360"/>
            <w:outlineLvl w:val="1"/>
          </w:pPr>
        </w:pPrChange>
      </w:pPr>
    </w:p>
    <w:p w14:paraId="26E7A1BF" w14:textId="2B8DA994" w:rsidR="00F606CC" w:rsidRDefault="00F606CC">
      <w:pPr>
        <w:widowControl w:val="0"/>
        <w:spacing w:after="0" w:line="360" w:lineRule="auto"/>
        <w:outlineLvl w:val="1"/>
        <w:rPr>
          <w:ins w:id="2681" w:author="EndlessLove" w:date="2016-11-05T14:50:00Z"/>
          <w:rFonts w:ascii="Times New Roman" w:hAnsi="Times New Roman" w:cs="Times New Roman"/>
          <w:sz w:val="26"/>
          <w:szCs w:val="26"/>
        </w:rPr>
        <w:pPrChange w:id="2682" w:author="EndlessLove" w:date="2016-11-05T14:50:00Z">
          <w:pPr>
            <w:pStyle w:val="ListParagraph"/>
            <w:widowControl w:val="0"/>
            <w:numPr>
              <w:ilvl w:val="1"/>
              <w:numId w:val="31"/>
            </w:numPr>
            <w:spacing w:after="0" w:line="360" w:lineRule="auto"/>
            <w:ind w:left="1800" w:hanging="360"/>
            <w:outlineLvl w:val="1"/>
          </w:pPr>
        </w:pPrChange>
      </w:pPr>
    </w:p>
    <w:p w14:paraId="1F34D350" w14:textId="434AF789" w:rsidR="00F606CC" w:rsidRDefault="00F606CC">
      <w:pPr>
        <w:widowControl w:val="0"/>
        <w:spacing w:after="0" w:line="360" w:lineRule="auto"/>
        <w:outlineLvl w:val="1"/>
        <w:rPr>
          <w:ins w:id="2683" w:author="EndlessLove" w:date="2016-11-05T14:50:00Z"/>
          <w:rFonts w:ascii="Times New Roman" w:hAnsi="Times New Roman" w:cs="Times New Roman"/>
          <w:sz w:val="26"/>
          <w:szCs w:val="26"/>
        </w:rPr>
        <w:pPrChange w:id="2684" w:author="EndlessLove" w:date="2016-11-05T14:50:00Z">
          <w:pPr>
            <w:pStyle w:val="ListParagraph"/>
            <w:widowControl w:val="0"/>
            <w:numPr>
              <w:ilvl w:val="1"/>
              <w:numId w:val="31"/>
            </w:numPr>
            <w:spacing w:after="0" w:line="360" w:lineRule="auto"/>
            <w:ind w:left="1800" w:hanging="360"/>
            <w:outlineLvl w:val="1"/>
          </w:pPr>
        </w:pPrChange>
      </w:pPr>
    </w:p>
    <w:p w14:paraId="489B5D02" w14:textId="1FE508D0" w:rsidR="00F606CC" w:rsidRDefault="00F606CC">
      <w:pPr>
        <w:widowControl w:val="0"/>
        <w:spacing w:after="0" w:line="360" w:lineRule="auto"/>
        <w:outlineLvl w:val="1"/>
        <w:rPr>
          <w:ins w:id="2685" w:author="EndlessLove" w:date="2016-11-05T14:50:00Z"/>
          <w:rFonts w:ascii="Times New Roman" w:hAnsi="Times New Roman" w:cs="Times New Roman"/>
          <w:sz w:val="26"/>
          <w:szCs w:val="26"/>
        </w:rPr>
        <w:pPrChange w:id="2686" w:author="EndlessLove" w:date="2016-11-05T14:50:00Z">
          <w:pPr>
            <w:pStyle w:val="ListParagraph"/>
            <w:widowControl w:val="0"/>
            <w:numPr>
              <w:ilvl w:val="1"/>
              <w:numId w:val="31"/>
            </w:numPr>
            <w:spacing w:after="0" w:line="360" w:lineRule="auto"/>
            <w:ind w:left="1800" w:hanging="360"/>
            <w:outlineLvl w:val="1"/>
          </w:pPr>
        </w:pPrChange>
      </w:pPr>
    </w:p>
    <w:p w14:paraId="0B4BF15E" w14:textId="6C319824" w:rsidR="00F606CC" w:rsidRDefault="00F606CC">
      <w:pPr>
        <w:widowControl w:val="0"/>
        <w:spacing w:after="0" w:line="360" w:lineRule="auto"/>
        <w:outlineLvl w:val="1"/>
        <w:rPr>
          <w:ins w:id="2687" w:author="EndlessLove" w:date="2016-11-05T14:50:00Z"/>
          <w:rFonts w:ascii="Times New Roman" w:hAnsi="Times New Roman" w:cs="Times New Roman"/>
          <w:sz w:val="26"/>
          <w:szCs w:val="26"/>
        </w:rPr>
        <w:pPrChange w:id="2688" w:author="EndlessLove" w:date="2016-11-05T14:50:00Z">
          <w:pPr>
            <w:pStyle w:val="ListParagraph"/>
            <w:widowControl w:val="0"/>
            <w:numPr>
              <w:ilvl w:val="1"/>
              <w:numId w:val="31"/>
            </w:numPr>
            <w:spacing w:after="0" w:line="360" w:lineRule="auto"/>
            <w:ind w:left="1800" w:hanging="360"/>
            <w:outlineLvl w:val="1"/>
          </w:pPr>
        </w:pPrChange>
      </w:pPr>
    </w:p>
    <w:p w14:paraId="7B775C3E" w14:textId="77777777" w:rsidR="00F606CC" w:rsidRDefault="00F606CC">
      <w:pPr>
        <w:widowControl w:val="0"/>
        <w:spacing w:after="0" w:line="360" w:lineRule="auto"/>
        <w:outlineLvl w:val="1"/>
        <w:rPr>
          <w:ins w:id="2689" w:author="EndlessLove" w:date="2016-11-05T14:50:00Z"/>
          <w:rFonts w:ascii="Times New Roman" w:hAnsi="Times New Roman" w:cs="Times New Roman"/>
          <w:sz w:val="26"/>
          <w:szCs w:val="26"/>
        </w:rPr>
        <w:pPrChange w:id="2690" w:author="EndlessLove" w:date="2016-11-05T14:50:00Z">
          <w:pPr>
            <w:pStyle w:val="ListParagraph"/>
            <w:widowControl w:val="0"/>
            <w:numPr>
              <w:ilvl w:val="1"/>
              <w:numId w:val="31"/>
            </w:numPr>
            <w:spacing w:after="0" w:line="360" w:lineRule="auto"/>
            <w:ind w:left="1800" w:hanging="360"/>
            <w:outlineLvl w:val="1"/>
          </w:pPr>
        </w:pPrChange>
      </w:pPr>
    </w:p>
    <w:p w14:paraId="2D1AA019" w14:textId="77777777" w:rsidR="00F606CC" w:rsidRPr="00F606CC" w:rsidRDefault="00F606CC">
      <w:pPr>
        <w:widowControl w:val="0"/>
        <w:spacing w:after="0" w:line="360" w:lineRule="auto"/>
        <w:outlineLvl w:val="1"/>
        <w:rPr>
          <w:ins w:id="2691" w:author="EndlessLove" w:date="2016-10-20T08:20:00Z"/>
          <w:rFonts w:ascii="Times New Roman" w:hAnsi="Times New Roman" w:cs="Times New Roman"/>
          <w:sz w:val="26"/>
          <w:szCs w:val="26"/>
          <w:rPrChange w:id="2692" w:author="EndlessLove" w:date="2016-11-05T14:50:00Z">
            <w:rPr>
              <w:ins w:id="2693" w:author="EndlessLove" w:date="2016-10-20T08:20:00Z"/>
            </w:rPr>
          </w:rPrChange>
        </w:rPr>
        <w:pPrChange w:id="2694" w:author="EndlessLove" w:date="2016-11-05T14:50:00Z">
          <w:pPr>
            <w:pStyle w:val="ListParagraph"/>
            <w:widowControl w:val="0"/>
            <w:numPr>
              <w:ilvl w:val="1"/>
              <w:numId w:val="31"/>
            </w:numPr>
            <w:spacing w:after="0" w:line="360" w:lineRule="auto"/>
            <w:ind w:left="1800" w:hanging="360"/>
            <w:outlineLvl w:val="1"/>
          </w:pPr>
        </w:pPrChange>
      </w:pPr>
    </w:p>
    <w:p w14:paraId="4443D91D" w14:textId="5B90720D" w:rsidR="00664C25" w:rsidRPr="00BB6485" w:rsidRDefault="00664C25">
      <w:pPr>
        <w:widowControl w:val="0"/>
        <w:spacing w:after="0" w:line="360" w:lineRule="auto"/>
        <w:outlineLvl w:val="1"/>
        <w:rPr>
          <w:ins w:id="2695" w:author="EndlessLove" w:date="2016-10-20T08:20:00Z"/>
          <w:rFonts w:ascii="Times New Roman" w:hAnsi="Times New Roman" w:cs="Times New Roman"/>
          <w:sz w:val="26"/>
          <w:szCs w:val="26"/>
          <w:rPrChange w:id="2696" w:author="EndlessLove" w:date="2016-11-06T09:46:00Z">
            <w:rPr>
              <w:ins w:id="2697" w:author="EndlessLove" w:date="2016-10-20T08:20:00Z"/>
            </w:rPr>
          </w:rPrChange>
        </w:rPr>
        <w:pPrChange w:id="2698" w:author="EndlessLove" w:date="2016-11-06T09:46:00Z">
          <w:pPr>
            <w:pStyle w:val="ListParagraph"/>
            <w:widowControl w:val="0"/>
            <w:spacing w:after="0" w:line="360" w:lineRule="auto"/>
            <w:ind w:left="1800"/>
            <w:outlineLvl w:val="1"/>
          </w:pPr>
        </w:pPrChange>
      </w:pPr>
    </w:p>
    <w:p w14:paraId="49CA7F0D" w14:textId="24160F99" w:rsidR="00BB6485" w:rsidRPr="008967F5" w:rsidRDefault="00BB6485">
      <w:pPr>
        <w:pStyle w:val="ListParagraph"/>
        <w:widowControl w:val="0"/>
        <w:spacing w:after="0" w:line="360" w:lineRule="auto"/>
        <w:ind w:left="1800"/>
        <w:jc w:val="center"/>
        <w:outlineLvl w:val="1"/>
        <w:rPr>
          <w:ins w:id="2699" w:author="EndlessLove" w:date="2016-11-06T09:46:00Z"/>
          <w:rFonts w:ascii="Times New Roman" w:hAnsi="Times New Roman" w:cs="Times New Roman"/>
          <w:b/>
          <w:sz w:val="26"/>
          <w:szCs w:val="26"/>
        </w:rPr>
        <w:pPrChange w:id="2700" w:author="EndlessLove" w:date="2016-11-06T09:46:00Z">
          <w:pPr>
            <w:pStyle w:val="ListParagraph"/>
            <w:widowControl w:val="0"/>
            <w:spacing w:after="0" w:line="360" w:lineRule="auto"/>
            <w:ind w:left="1800"/>
            <w:outlineLvl w:val="1"/>
          </w:pPr>
        </w:pPrChange>
      </w:pPr>
      <w:ins w:id="2701" w:author="EndlessLove" w:date="2016-11-06T09:46:00Z">
        <w:r>
          <w:rPr>
            <w:rFonts w:ascii="Times New Roman" w:hAnsi="Times New Roman" w:cs="Times New Roman"/>
            <w:b/>
            <w:sz w:val="26"/>
            <w:szCs w:val="26"/>
          </w:rPr>
          <w:t>Hình 31</w:t>
        </w:r>
        <w:r w:rsidRPr="008967F5">
          <w:rPr>
            <w:rFonts w:ascii="Times New Roman" w:hAnsi="Times New Roman" w:cs="Times New Roman"/>
            <w:b/>
            <w:sz w:val="26"/>
            <w:szCs w:val="26"/>
          </w:rPr>
          <w:t xml:space="preserve">: </w:t>
        </w:r>
        <w:r>
          <w:rPr>
            <w:rFonts w:ascii="Times New Roman" w:hAnsi="Times New Roman" w:cs="Times New Roman"/>
            <w:b/>
            <w:sz w:val="26"/>
            <w:szCs w:val="26"/>
          </w:rPr>
          <w:t>Activity Diagram xóa tin tức</w:t>
        </w:r>
      </w:ins>
    </w:p>
    <w:p w14:paraId="20CF3FAC" w14:textId="77777777" w:rsidR="00BB6485" w:rsidRDefault="00BB6485">
      <w:pPr>
        <w:pStyle w:val="ListParagraph"/>
        <w:widowControl w:val="0"/>
        <w:spacing w:after="0" w:line="360" w:lineRule="auto"/>
        <w:ind w:left="1800"/>
        <w:outlineLvl w:val="1"/>
        <w:rPr>
          <w:ins w:id="2702" w:author="EndlessLove" w:date="2016-11-06T09:46:00Z"/>
          <w:rFonts w:ascii="Times New Roman" w:hAnsi="Times New Roman" w:cs="Times New Roman"/>
          <w:sz w:val="26"/>
          <w:szCs w:val="26"/>
        </w:rPr>
        <w:pPrChange w:id="2703" w:author="EndlessLove" w:date="2016-11-06T09:46:00Z">
          <w:pPr>
            <w:pStyle w:val="ListParagraph"/>
            <w:widowControl w:val="0"/>
            <w:numPr>
              <w:ilvl w:val="1"/>
              <w:numId w:val="30"/>
            </w:numPr>
            <w:spacing w:after="0" w:line="360" w:lineRule="auto"/>
            <w:ind w:left="1800" w:hanging="360"/>
            <w:outlineLvl w:val="1"/>
          </w:pPr>
        </w:pPrChange>
      </w:pPr>
    </w:p>
    <w:p w14:paraId="79ED0546" w14:textId="77777777" w:rsidR="00664C25" w:rsidRDefault="00664C25" w:rsidP="00664C25">
      <w:pPr>
        <w:pStyle w:val="ListParagraph"/>
        <w:widowControl w:val="0"/>
        <w:numPr>
          <w:ilvl w:val="1"/>
          <w:numId w:val="30"/>
        </w:numPr>
        <w:spacing w:after="0" w:line="360" w:lineRule="auto"/>
        <w:outlineLvl w:val="1"/>
        <w:rPr>
          <w:ins w:id="2704" w:author="EndlessLove" w:date="2016-10-20T08:20:00Z"/>
          <w:rFonts w:ascii="Times New Roman" w:hAnsi="Times New Roman" w:cs="Times New Roman"/>
          <w:sz w:val="26"/>
          <w:szCs w:val="26"/>
        </w:rPr>
      </w:pPr>
      <w:ins w:id="2705" w:author="EndlessLove" w:date="2016-10-20T08:20:00Z">
        <w:r>
          <w:rPr>
            <w:rFonts w:ascii="Times New Roman" w:hAnsi="Times New Roman" w:cs="Times New Roman"/>
            <w:sz w:val="26"/>
            <w:szCs w:val="26"/>
          </w:rPr>
          <w:t>Sequence Diagram:</w:t>
        </w:r>
      </w:ins>
    </w:p>
    <w:p w14:paraId="14F0432C" w14:textId="42A370EC" w:rsidR="00664C25" w:rsidRDefault="00F606CC" w:rsidP="00664C25">
      <w:pPr>
        <w:pStyle w:val="ListParagraph"/>
        <w:widowControl w:val="0"/>
        <w:spacing w:after="0" w:line="360" w:lineRule="auto"/>
        <w:ind w:left="1800"/>
        <w:outlineLvl w:val="1"/>
        <w:rPr>
          <w:ins w:id="2706" w:author="EndlessLove" w:date="2016-10-20T08:20:00Z"/>
          <w:rFonts w:ascii="Times New Roman" w:hAnsi="Times New Roman" w:cs="Times New Roman"/>
          <w:sz w:val="26"/>
          <w:szCs w:val="26"/>
        </w:rPr>
      </w:pPr>
      <w:ins w:id="2707" w:author="EndlessLove" w:date="2016-11-05T14:50:00Z">
        <w:r>
          <w:rPr>
            <w:rFonts w:ascii="Times New Roman" w:hAnsi="Times New Roman" w:cs="Times New Roman"/>
            <w:noProof/>
            <w:sz w:val="26"/>
            <w:szCs w:val="26"/>
            <w:rPrChange w:id="2708" w:author="Unknown">
              <w:rPr>
                <w:noProof/>
              </w:rPr>
            </w:rPrChange>
          </w:rPr>
          <w:lastRenderedPageBreak/>
          <w:drawing>
            <wp:anchor distT="0" distB="0" distL="114300" distR="114300" simplePos="0" relativeHeight="251681792" behindDoc="0" locked="0" layoutInCell="1" allowOverlap="1" wp14:anchorId="4A2580D6" wp14:editId="46AFA3B2">
              <wp:simplePos x="0" y="0"/>
              <wp:positionH relativeFrom="column">
                <wp:posOffset>257175</wp:posOffset>
              </wp:positionH>
              <wp:positionV relativeFrom="paragraph">
                <wp:posOffset>0</wp:posOffset>
              </wp:positionV>
              <wp:extent cx="5943600" cy="4088130"/>
              <wp:effectExtent l="0" t="0" r="0" b="7620"/>
              <wp:wrapThrough wrapText="bothSides">
                <wp:wrapPolygon edited="0">
                  <wp:start x="0" y="0"/>
                  <wp:lineTo x="0" y="21540"/>
                  <wp:lineTo x="21531" y="21540"/>
                  <wp:lineTo x="21531" y="0"/>
                  <wp:lineTo x="0" y="0"/>
                </wp:wrapPolygon>
              </wp:wrapThrough>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S_deleteNews.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4088130"/>
                      </a:xfrm>
                      <a:prstGeom prst="rect">
                        <a:avLst/>
                      </a:prstGeom>
                    </pic:spPr>
                  </pic:pic>
                </a:graphicData>
              </a:graphic>
              <wp14:sizeRelH relativeFrom="margin">
                <wp14:pctWidth>0</wp14:pctWidth>
              </wp14:sizeRelH>
            </wp:anchor>
          </w:drawing>
        </w:r>
      </w:ins>
    </w:p>
    <w:p w14:paraId="15DA351C" w14:textId="2E259189" w:rsidR="00BB6485" w:rsidRPr="008967F5" w:rsidRDefault="00BB6485">
      <w:pPr>
        <w:pStyle w:val="ListParagraph"/>
        <w:widowControl w:val="0"/>
        <w:spacing w:after="0" w:line="360" w:lineRule="auto"/>
        <w:ind w:left="1800"/>
        <w:jc w:val="center"/>
        <w:outlineLvl w:val="1"/>
        <w:rPr>
          <w:ins w:id="2709" w:author="EndlessLove" w:date="2016-11-06T09:46:00Z"/>
          <w:rFonts w:ascii="Times New Roman" w:hAnsi="Times New Roman" w:cs="Times New Roman"/>
          <w:b/>
          <w:sz w:val="26"/>
          <w:szCs w:val="26"/>
        </w:rPr>
        <w:pPrChange w:id="2710" w:author="EndlessLove" w:date="2016-11-06T09:46:00Z">
          <w:pPr>
            <w:pStyle w:val="ListParagraph"/>
            <w:widowControl w:val="0"/>
            <w:spacing w:after="0" w:line="360" w:lineRule="auto"/>
            <w:ind w:left="1800"/>
            <w:outlineLvl w:val="1"/>
          </w:pPr>
        </w:pPrChange>
      </w:pPr>
      <w:ins w:id="2711" w:author="EndlessLove" w:date="2016-11-06T09:46:00Z">
        <w:r>
          <w:rPr>
            <w:rFonts w:ascii="Times New Roman" w:hAnsi="Times New Roman" w:cs="Times New Roman"/>
            <w:b/>
            <w:sz w:val="26"/>
            <w:szCs w:val="26"/>
          </w:rPr>
          <w:t>Hình 32</w:t>
        </w:r>
        <w:r w:rsidRPr="008967F5">
          <w:rPr>
            <w:rFonts w:ascii="Times New Roman" w:hAnsi="Times New Roman" w:cs="Times New Roman"/>
            <w:b/>
            <w:sz w:val="26"/>
            <w:szCs w:val="26"/>
          </w:rPr>
          <w:t xml:space="preserve">: </w:t>
        </w:r>
        <w:r>
          <w:rPr>
            <w:rFonts w:ascii="Times New Roman" w:hAnsi="Times New Roman" w:cs="Times New Roman"/>
            <w:b/>
            <w:sz w:val="26"/>
            <w:szCs w:val="26"/>
          </w:rPr>
          <w:t>Sequence Diagram xóa tin tức</w:t>
        </w:r>
      </w:ins>
    </w:p>
    <w:p w14:paraId="604DA275" w14:textId="77777777" w:rsidR="00664C25" w:rsidRPr="00BC046E" w:rsidRDefault="00664C25" w:rsidP="00664C25">
      <w:pPr>
        <w:pStyle w:val="ListParagraph"/>
        <w:widowControl w:val="0"/>
        <w:spacing w:after="0" w:line="360" w:lineRule="auto"/>
        <w:ind w:left="1440"/>
        <w:outlineLvl w:val="1"/>
        <w:rPr>
          <w:ins w:id="2712" w:author="EndlessLove" w:date="2016-10-20T08:20:00Z"/>
          <w:rFonts w:ascii="Times New Roman" w:hAnsi="Times New Roman" w:cs="Times New Roman"/>
          <w:sz w:val="26"/>
          <w:szCs w:val="26"/>
        </w:rPr>
      </w:pPr>
    </w:p>
    <w:p w14:paraId="1D5E5A8B" w14:textId="64499BCD" w:rsidR="00664C25" w:rsidRDefault="001221AA" w:rsidP="00664C25">
      <w:pPr>
        <w:pStyle w:val="ListParagraph"/>
        <w:widowControl w:val="0"/>
        <w:numPr>
          <w:ilvl w:val="0"/>
          <w:numId w:val="19"/>
        </w:numPr>
        <w:spacing w:after="0" w:line="360" w:lineRule="auto"/>
        <w:outlineLvl w:val="1"/>
        <w:rPr>
          <w:ins w:id="2713" w:author="EndlessLove" w:date="2016-10-20T08:20:00Z"/>
          <w:rFonts w:ascii="Times New Roman" w:hAnsi="Times New Roman" w:cs="Times New Roman"/>
          <w:b/>
          <w:sz w:val="26"/>
          <w:szCs w:val="26"/>
        </w:rPr>
      </w:pPr>
      <w:ins w:id="2714" w:author="EndlessLove" w:date="2016-10-20T08:20:00Z">
        <w:r>
          <w:rPr>
            <w:rFonts w:ascii="Times New Roman" w:hAnsi="Times New Roman" w:cs="Times New Roman"/>
            <w:b/>
            <w:sz w:val="26"/>
            <w:szCs w:val="26"/>
          </w:rPr>
          <w:t>Cập nhật tin tức</w:t>
        </w:r>
      </w:ins>
    </w:p>
    <w:p w14:paraId="16B5C5C6" w14:textId="23EC758E" w:rsidR="00664C25" w:rsidRDefault="00664C25" w:rsidP="00664C25">
      <w:pPr>
        <w:widowControl w:val="0"/>
        <w:spacing w:after="0" w:line="360" w:lineRule="auto"/>
        <w:ind w:left="1440"/>
        <w:outlineLvl w:val="1"/>
        <w:rPr>
          <w:ins w:id="2715" w:author="EndlessLove" w:date="2016-10-20T08:20:00Z"/>
          <w:rFonts w:ascii="Times New Roman" w:hAnsi="Times New Roman" w:cs="Times New Roman"/>
          <w:sz w:val="26"/>
          <w:szCs w:val="26"/>
        </w:rPr>
      </w:pPr>
    </w:p>
    <w:p w14:paraId="5670EB16" w14:textId="77777777" w:rsidR="00664C25" w:rsidRDefault="00664C25" w:rsidP="00664C25">
      <w:pPr>
        <w:pStyle w:val="ListParagraph"/>
        <w:widowControl w:val="0"/>
        <w:numPr>
          <w:ilvl w:val="0"/>
          <w:numId w:val="28"/>
        </w:numPr>
        <w:spacing w:after="0" w:line="360" w:lineRule="auto"/>
        <w:outlineLvl w:val="1"/>
        <w:rPr>
          <w:ins w:id="2716" w:author="EndlessLove" w:date="2016-10-20T08:20:00Z"/>
          <w:rFonts w:ascii="Times New Roman" w:hAnsi="Times New Roman" w:cs="Times New Roman"/>
          <w:sz w:val="26"/>
          <w:szCs w:val="26"/>
        </w:rPr>
      </w:pPr>
      <w:ins w:id="2717" w:author="EndlessLove" w:date="2016-10-20T08:20:00Z">
        <w:r w:rsidRPr="00BC046E">
          <w:rPr>
            <w:rFonts w:ascii="Times New Roman" w:hAnsi="Times New Roman" w:cs="Times New Roman"/>
            <w:sz w:val="26"/>
            <w:szCs w:val="26"/>
          </w:rPr>
          <w:t>Activity Diagram:</w:t>
        </w:r>
      </w:ins>
    </w:p>
    <w:p w14:paraId="290FA477" w14:textId="77777777" w:rsidR="00F606CC" w:rsidRDefault="00F606CC" w:rsidP="00664C25">
      <w:pPr>
        <w:pStyle w:val="ListParagraph"/>
        <w:widowControl w:val="0"/>
        <w:spacing w:after="0" w:line="360" w:lineRule="auto"/>
        <w:ind w:left="1800"/>
        <w:outlineLvl w:val="1"/>
        <w:rPr>
          <w:ins w:id="2718" w:author="EndlessLove" w:date="2016-11-05T14:51:00Z"/>
          <w:rFonts w:ascii="Times New Roman" w:hAnsi="Times New Roman" w:cs="Times New Roman"/>
          <w:sz w:val="26"/>
          <w:szCs w:val="26"/>
        </w:rPr>
      </w:pPr>
    </w:p>
    <w:p w14:paraId="58253522" w14:textId="77777777" w:rsidR="00F606CC" w:rsidRDefault="00F606CC" w:rsidP="00664C25">
      <w:pPr>
        <w:pStyle w:val="ListParagraph"/>
        <w:widowControl w:val="0"/>
        <w:spacing w:after="0" w:line="360" w:lineRule="auto"/>
        <w:ind w:left="1800"/>
        <w:outlineLvl w:val="1"/>
        <w:rPr>
          <w:ins w:id="2719" w:author="EndlessLove" w:date="2016-11-05T14:51:00Z"/>
          <w:rFonts w:ascii="Times New Roman" w:hAnsi="Times New Roman" w:cs="Times New Roman"/>
          <w:sz w:val="26"/>
          <w:szCs w:val="26"/>
        </w:rPr>
      </w:pPr>
    </w:p>
    <w:p w14:paraId="26743344" w14:textId="77777777" w:rsidR="00F606CC" w:rsidRDefault="00F606CC" w:rsidP="00664C25">
      <w:pPr>
        <w:pStyle w:val="ListParagraph"/>
        <w:widowControl w:val="0"/>
        <w:spacing w:after="0" w:line="360" w:lineRule="auto"/>
        <w:ind w:left="1800"/>
        <w:outlineLvl w:val="1"/>
        <w:rPr>
          <w:ins w:id="2720" w:author="EndlessLove" w:date="2016-11-05T14:51:00Z"/>
          <w:rFonts w:ascii="Times New Roman" w:hAnsi="Times New Roman" w:cs="Times New Roman"/>
          <w:sz w:val="26"/>
          <w:szCs w:val="26"/>
        </w:rPr>
      </w:pPr>
    </w:p>
    <w:p w14:paraId="52DF9058" w14:textId="77777777" w:rsidR="00F606CC" w:rsidRDefault="00F606CC" w:rsidP="00664C25">
      <w:pPr>
        <w:pStyle w:val="ListParagraph"/>
        <w:widowControl w:val="0"/>
        <w:spacing w:after="0" w:line="360" w:lineRule="auto"/>
        <w:ind w:left="1800"/>
        <w:outlineLvl w:val="1"/>
        <w:rPr>
          <w:ins w:id="2721" w:author="EndlessLove" w:date="2016-11-05T14:51:00Z"/>
          <w:rFonts w:ascii="Times New Roman" w:hAnsi="Times New Roman" w:cs="Times New Roman"/>
          <w:sz w:val="26"/>
          <w:szCs w:val="26"/>
        </w:rPr>
      </w:pPr>
    </w:p>
    <w:p w14:paraId="65B1553C" w14:textId="77777777" w:rsidR="00F606CC" w:rsidRDefault="00F606CC" w:rsidP="00664C25">
      <w:pPr>
        <w:pStyle w:val="ListParagraph"/>
        <w:widowControl w:val="0"/>
        <w:spacing w:after="0" w:line="360" w:lineRule="auto"/>
        <w:ind w:left="1800"/>
        <w:outlineLvl w:val="1"/>
        <w:rPr>
          <w:ins w:id="2722" w:author="EndlessLove" w:date="2016-11-05T14:51:00Z"/>
          <w:rFonts w:ascii="Times New Roman" w:hAnsi="Times New Roman" w:cs="Times New Roman"/>
          <w:sz w:val="26"/>
          <w:szCs w:val="26"/>
        </w:rPr>
      </w:pPr>
    </w:p>
    <w:p w14:paraId="6F771618" w14:textId="44FE0678" w:rsidR="00BB6485" w:rsidRPr="008967F5" w:rsidRDefault="00F606CC" w:rsidP="00BB6485">
      <w:pPr>
        <w:pStyle w:val="ListParagraph"/>
        <w:widowControl w:val="0"/>
        <w:spacing w:after="0" w:line="360" w:lineRule="auto"/>
        <w:ind w:left="1800"/>
        <w:outlineLvl w:val="1"/>
        <w:rPr>
          <w:ins w:id="2723" w:author="EndlessLove" w:date="2016-11-06T09:47:00Z"/>
          <w:rFonts w:ascii="Times New Roman" w:hAnsi="Times New Roman" w:cs="Times New Roman"/>
          <w:b/>
          <w:sz w:val="26"/>
          <w:szCs w:val="26"/>
        </w:rPr>
      </w:pPr>
      <w:ins w:id="2724" w:author="EndlessLove" w:date="2016-11-05T14:50:00Z">
        <w:r w:rsidRPr="001A3A98">
          <w:rPr>
            <w:noProof/>
          </w:rPr>
          <w:lastRenderedPageBreak/>
          <w:drawing>
            <wp:anchor distT="0" distB="0" distL="114300" distR="114300" simplePos="0" relativeHeight="251682816" behindDoc="0" locked="0" layoutInCell="1" allowOverlap="1" wp14:anchorId="482AAFC7" wp14:editId="05DBF66F">
              <wp:simplePos x="0" y="0"/>
              <wp:positionH relativeFrom="column">
                <wp:posOffset>285750</wp:posOffset>
              </wp:positionH>
              <wp:positionV relativeFrom="paragraph">
                <wp:posOffset>0</wp:posOffset>
              </wp:positionV>
              <wp:extent cx="5943600" cy="4363085"/>
              <wp:effectExtent l="0" t="0" r="0" b="0"/>
              <wp:wrapThrough wrapText="bothSides">
                <wp:wrapPolygon edited="0">
                  <wp:start x="0" y="0"/>
                  <wp:lineTo x="0" y="21503"/>
                  <wp:lineTo x="21531" y="21503"/>
                  <wp:lineTo x="21531" y="0"/>
                  <wp:lineTo x="0" y="0"/>
                </wp:wrapPolygon>
              </wp:wrapThrough>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A_deleteNews.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4363085"/>
                      </a:xfrm>
                      <a:prstGeom prst="rect">
                        <a:avLst/>
                      </a:prstGeom>
                    </pic:spPr>
                  </pic:pic>
                </a:graphicData>
              </a:graphic>
            </wp:anchor>
          </w:drawing>
        </w:r>
      </w:ins>
      <w:ins w:id="2725" w:author="EndlessLove" w:date="2016-11-06T09:47:00Z">
        <w:r w:rsidR="00BB6485">
          <w:rPr>
            <w:rFonts w:ascii="Times New Roman" w:hAnsi="Times New Roman" w:cs="Times New Roman"/>
            <w:sz w:val="26"/>
            <w:szCs w:val="26"/>
          </w:rPr>
          <w:tab/>
        </w:r>
        <w:r w:rsidR="00BB6485">
          <w:rPr>
            <w:rFonts w:ascii="Times New Roman" w:hAnsi="Times New Roman" w:cs="Times New Roman"/>
            <w:b/>
            <w:sz w:val="26"/>
            <w:szCs w:val="26"/>
          </w:rPr>
          <w:t>Hình 33</w:t>
        </w:r>
        <w:r w:rsidR="00BB6485" w:rsidRPr="008967F5">
          <w:rPr>
            <w:rFonts w:ascii="Times New Roman" w:hAnsi="Times New Roman" w:cs="Times New Roman"/>
            <w:b/>
            <w:sz w:val="26"/>
            <w:szCs w:val="26"/>
          </w:rPr>
          <w:t xml:space="preserve">: </w:t>
        </w:r>
        <w:r w:rsidR="00BB6485">
          <w:rPr>
            <w:rFonts w:ascii="Times New Roman" w:hAnsi="Times New Roman" w:cs="Times New Roman"/>
            <w:b/>
            <w:sz w:val="26"/>
            <w:szCs w:val="26"/>
          </w:rPr>
          <w:t>Activity Diagram cập nhật nội dung tin tức</w:t>
        </w:r>
      </w:ins>
    </w:p>
    <w:p w14:paraId="44F780A3" w14:textId="68891EFF" w:rsidR="00664C25" w:rsidRPr="00BB6485" w:rsidRDefault="00664C25">
      <w:pPr>
        <w:widowControl w:val="0"/>
        <w:spacing w:after="0" w:line="360" w:lineRule="auto"/>
        <w:outlineLvl w:val="1"/>
        <w:rPr>
          <w:ins w:id="2726" w:author="EndlessLove" w:date="2016-10-20T08:20:00Z"/>
          <w:rFonts w:ascii="Times New Roman" w:hAnsi="Times New Roman" w:cs="Times New Roman"/>
          <w:sz w:val="26"/>
          <w:szCs w:val="26"/>
          <w:rPrChange w:id="2727" w:author="EndlessLove" w:date="2016-11-06T09:47:00Z">
            <w:rPr>
              <w:ins w:id="2728" w:author="EndlessLove" w:date="2016-10-20T08:20:00Z"/>
            </w:rPr>
          </w:rPrChange>
        </w:rPr>
        <w:pPrChange w:id="2729" w:author="EndlessLove" w:date="2016-11-06T09:47:00Z">
          <w:pPr>
            <w:pStyle w:val="ListParagraph"/>
            <w:widowControl w:val="0"/>
            <w:spacing w:after="0" w:line="360" w:lineRule="auto"/>
            <w:ind w:left="1800"/>
            <w:outlineLvl w:val="1"/>
          </w:pPr>
        </w:pPrChange>
      </w:pPr>
    </w:p>
    <w:p w14:paraId="660EB84A" w14:textId="77777777" w:rsidR="00664C25" w:rsidRDefault="00664C25" w:rsidP="00664C25">
      <w:pPr>
        <w:pStyle w:val="ListParagraph"/>
        <w:widowControl w:val="0"/>
        <w:numPr>
          <w:ilvl w:val="0"/>
          <w:numId w:val="28"/>
        </w:numPr>
        <w:spacing w:after="0" w:line="360" w:lineRule="auto"/>
        <w:outlineLvl w:val="1"/>
        <w:rPr>
          <w:ins w:id="2730" w:author="EndlessLove" w:date="2016-10-20T08:20:00Z"/>
          <w:rFonts w:ascii="Times New Roman" w:hAnsi="Times New Roman" w:cs="Times New Roman"/>
          <w:sz w:val="26"/>
          <w:szCs w:val="26"/>
        </w:rPr>
      </w:pPr>
      <w:ins w:id="2731" w:author="EndlessLove" w:date="2016-10-20T08:20:00Z">
        <w:r>
          <w:rPr>
            <w:rFonts w:ascii="Times New Roman" w:hAnsi="Times New Roman" w:cs="Times New Roman"/>
            <w:sz w:val="26"/>
            <w:szCs w:val="26"/>
          </w:rPr>
          <w:t>Sequence Diagram:</w:t>
        </w:r>
      </w:ins>
    </w:p>
    <w:p w14:paraId="41B6965C" w14:textId="77777777" w:rsidR="00F606CC" w:rsidRDefault="00F606CC" w:rsidP="00664C25">
      <w:pPr>
        <w:pStyle w:val="ListParagraph"/>
        <w:widowControl w:val="0"/>
        <w:spacing w:after="0" w:line="360" w:lineRule="auto"/>
        <w:ind w:left="1800"/>
        <w:outlineLvl w:val="1"/>
        <w:rPr>
          <w:ins w:id="2732" w:author="EndlessLove" w:date="2016-11-05T14:51:00Z"/>
          <w:rFonts w:ascii="Times New Roman" w:hAnsi="Times New Roman" w:cs="Times New Roman"/>
          <w:sz w:val="26"/>
          <w:szCs w:val="26"/>
        </w:rPr>
      </w:pPr>
    </w:p>
    <w:p w14:paraId="14B314FA" w14:textId="77777777" w:rsidR="00F606CC" w:rsidRDefault="00F606CC" w:rsidP="00664C25">
      <w:pPr>
        <w:pStyle w:val="ListParagraph"/>
        <w:widowControl w:val="0"/>
        <w:spacing w:after="0" w:line="360" w:lineRule="auto"/>
        <w:ind w:left="1800"/>
        <w:outlineLvl w:val="1"/>
        <w:rPr>
          <w:ins w:id="2733" w:author="EndlessLove" w:date="2016-11-05T14:51:00Z"/>
          <w:rFonts w:ascii="Times New Roman" w:hAnsi="Times New Roman" w:cs="Times New Roman"/>
          <w:sz w:val="26"/>
          <w:szCs w:val="26"/>
        </w:rPr>
      </w:pPr>
    </w:p>
    <w:p w14:paraId="35386E39" w14:textId="77777777" w:rsidR="00F606CC" w:rsidRDefault="00F606CC" w:rsidP="00664C25">
      <w:pPr>
        <w:pStyle w:val="ListParagraph"/>
        <w:widowControl w:val="0"/>
        <w:spacing w:after="0" w:line="360" w:lineRule="auto"/>
        <w:ind w:left="1800"/>
        <w:outlineLvl w:val="1"/>
        <w:rPr>
          <w:ins w:id="2734" w:author="EndlessLove" w:date="2016-11-05T14:51:00Z"/>
          <w:rFonts w:ascii="Times New Roman" w:hAnsi="Times New Roman" w:cs="Times New Roman"/>
          <w:sz w:val="26"/>
          <w:szCs w:val="26"/>
        </w:rPr>
      </w:pPr>
    </w:p>
    <w:p w14:paraId="50E94B69" w14:textId="77777777" w:rsidR="00F606CC" w:rsidRDefault="00F606CC" w:rsidP="00664C25">
      <w:pPr>
        <w:pStyle w:val="ListParagraph"/>
        <w:widowControl w:val="0"/>
        <w:spacing w:after="0" w:line="360" w:lineRule="auto"/>
        <w:ind w:left="1800"/>
        <w:outlineLvl w:val="1"/>
        <w:rPr>
          <w:ins w:id="2735" w:author="EndlessLove" w:date="2016-11-05T14:51:00Z"/>
          <w:rFonts w:ascii="Times New Roman" w:hAnsi="Times New Roman" w:cs="Times New Roman"/>
          <w:sz w:val="26"/>
          <w:szCs w:val="26"/>
        </w:rPr>
      </w:pPr>
    </w:p>
    <w:p w14:paraId="20FED8A8" w14:textId="77777777" w:rsidR="00F606CC" w:rsidRDefault="00F606CC" w:rsidP="00664C25">
      <w:pPr>
        <w:pStyle w:val="ListParagraph"/>
        <w:widowControl w:val="0"/>
        <w:spacing w:after="0" w:line="360" w:lineRule="auto"/>
        <w:ind w:left="1800"/>
        <w:outlineLvl w:val="1"/>
        <w:rPr>
          <w:ins w:id="2736" w:author="EndlessLove" w:date="2016-11-05T14:51:00Z"/>
          <w:rFonts w:ascii="Times New Roman" w:hAnsi="Times New Roman" w:cs="Times New Roman"/>
          <w:sz w:val="26"/>
          <w:szCs w:val="26"/>
        </w:rPr>
      </w:pPr>
    </w:p>
    <w:p w14:paraId="6BCA72E1" w14:textId="77777777" w:rsidR="00F606CC" w:rsidRDefault="00F606CC" w:rsidP="00664C25">
      <w:pPr>
        <w:pStyle w:val="ListParagraph"/>
        <w:widowControl w:val="0"/>
        <w:spacing w:after="0" w:line="360" w:lineRule="auto"/>
        <w:ind w:left="1800"/>
        <w:outlineLvl w:val="1"/>
        <w:rPr>
          <w:ins w:id="2737" w:author="EndlessLove" w:date="2016-11-05T14:51:00Z"/>
          <w:rFonts w:ascii="Times New Roman" w:hAnsi="Times New Roman" w:cs="Times New Roman"/>
          <w:sz w:val="26"/>
          <w:szCs w:val="26"/>
        </w:rPr>
      </w:pPr>
    </w:p>
    <w:p w14:paraId="50A61760" w14:textId="77777777" w:rsidR="00F606CC" w:rsidRDefault="00F606CC" w:rsidP="00664C25">
      <w:pPr>
        <w:pStyle w:val="ListParagraph"/>
        <w:widowControl w:val="0"/>
        <w:spacing w:after="0" w:line="360" w:lineRule="auto"/>
        <w:ind w:left="1800"/>
        <w:outlineLvl w:val="1"/>
        <w:rPr>
          <w:ins w:id="2738" w:author="EndlessLove" w:date="2016-11-05T14:51:00Z"/>
          <w:rFonts w:ascii="Times New Roman" w:hAnsi="Times New Roman" w:cs="Times New Roman"/>
          <w:sz w:val="26"/>
          <w:szCs w:val="26"/>
        </w:rPr>
      </w:pPr>
    </w:p>
    <w:p w14:paraId="5DC0EF3C" w14:textId="5567EC4D" w:rsidR="00664C25" w:rsidRPr="00BC046E" w:rsidRDefault="00F606CC" w:rsidP="00664C25">
      <w:pPr>
        <w:pStyle w:val="ListParagraph"/>
        <w:widowControl w:val="0"/>
        <w:spacing w:after="0" w:line="360" w:lineRule="auto"/>
        <w:ind w:left="1800"/>
        <w:outlineLvl w:val="1"/>
        <w:rPr>
          <w:ins w:id="2739" w:author="EndlessLove" w:date="2016-10-20T08:20:00Z"/>
          <w:rFonts w:ascii="Times New Roman" w:hAnsi="Times New Roman" w:cs="Times New Roman"/>
          <w:sz w:val="26"/>
          <w:szCs w:val="26"/>
        </w:rPr>
      </w:pPr>
      <w:ins w:id="2740" w:author="EndlessLove" w:date="2016-11-05T14:51:00Z">
        <w:r>
          <w:rPr>
            <w:rFonts w:ascii="Times New Roman" w:hAnsi="Times New Roman" w:cs="Times New Roman"/>
            <w:noProof/>
            <w:sz w:val="26"/>
            <w:szCs w:val="26"/>
            <w:rPrChange w:id="2741" w:author="Unknown">
              <w:rPr>
                <w:noProof/>
              </w:rPr>
            </w:rPrChange>
          </w:rPr>
          <w:lastRenderedPageBreak/>
          <w:drawing>
            <wp:anchor distT="0" distB="0" distL="114300" distR="114300" simplePos="0" relativeHeight="251683840" behindDoc="0" locked="0" layoutInCell="1" allowOverlap="1" wp14:anchorId="04A2C044" wp14:editId="4CCBD545">
              <wp:simplePos x="0" y="0"/>
              <wp:positionH relativeFrom="column">
                <wp:posOffset>323850</wp:posOffset>
              </wp:positionH>
              <wp:positionV relativeFrom="paragraph">
                <wp:posOffset>0</wp:posOffset>
              </wp:positionV>
              <wp:extent cx="5943600" cy="3634740"/>
              <wp:effectExtent l="0" t="0" r="0" b="3810"/>
              <wp:wrapThrough wrapText="bothSides">
                <wp:wrapPolygon edited="0">
                  <wp:start x="0" y="0"/>
                  <wp:lineTo x="0" y="21509"/>
                  <wp:lineTo x="21531" y="21509"/>
                  <wp:lineTo x="21531" y="0"/>
                  <wp:lineTo x="0" y="0"/>
                </wp:wrapPolygon>
              </wp:wrapThrough>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S_updateNews.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634740"/>
                      </a:xfrm>
                      <a:prstGeom prst="rect">
                        <a:avLst/>
                      </a:prstGeom>
                    </pic:spPr>
                  </pic:pic>
                </a:graphicData>
              </a:graphic>
            </wp:anchor>
          </w:drawing>
        </w:r>
      </w:ins>
    </w:p>
    <w:p w14:paraId="18715DF6" w14:textId="55DD5D46" w:rsidR="00664C25" w:rsidRDefault="00BB6485">
      <w:pPr>
        <w:pStyle w:val="ListParagraph"/>
        <w:widowControl w:val="0"/>
        <w:spacing w:after="0" w:line="360" w:lineRule="auto"/>
        <w:jc w:val="center"/>
        <w:outlineLvl w:val="1"/>
        <w:rPr>
          <w:ins w:id="2742" w:author="EndlessLove" w:date="2016-09-27T14:28:00Z"/>
          <w:rFonts w:ascii="Times New Roman" w:hAnsi="Times New Roman" w:cs="Times New Roman"/>
          <w:b/>
          <w:sz w:val="26"/>
          <w:szCs w:val="26"/>
        </w:rPr>
        <w:pPrChange w:id="2743" w:author="EndlessLove" w:date="2016-11-06T09:48:00Z">
          <w:pPr>
            <w:pStyle w:val="ListParagraph"/>
            <w:widowControl w:val="0"/>
            <w:numPr>
              <w:ilvl w:val="2"/>
              <w:numId w:val="1"/>
            </w:numPr>
            <w:spacing w:after="0" w:line="360" w:lineRule="auto"/>
            <w:ind w:left="540" w:hanging="720"/>
            <w:outlineLvl w:val="1"/>
          </w:pPr>
        </w:pPrChange>
      </w:pPr>
      <w:ins w:id="2744" w:author="EndlessLove" w:date="2016-11-06T09:48:00Z">
        <w:r>
          <w:rPr>
            <w:rFonts w:ascii="Times New Roman" w:hAnsi="Times New Roman" w:cs="Times New Roman"/>
            <w:b/>
            <w:sz w:val="26"/>
            <w:szCs w:val="26"/>
          </w:rPr>
          <w:t>Hình 34</w:t>
        </w:r>
        <w:r w:rsidRPr="008967F5">
          <w:rPr>
            <w:rFonts w:ascii="Times New Roman" w:hAnsi="Times New Roman" w:cs="Times New Roman"/>
            <w:b/>
            <w:sz w:val="26"/>
            <w:szCs w:val="26"/>
          </w:rPr>
          <w:t xml:space="preserve">: </w:t>
        </w:r>
        <w:r>
          <w:rPr>
            <w:rFonts w:ascii="Times New Roman" w:hAnsi="Times New Roman" w:cs="Times New Roman"/>
            <w:b/>
            <w:sz w:val="26"/>
            <w:szCs w:val="26"/>
          </w:rPr>
          <w:t>Sequence Diagram cập nhật nội dung tin tức</w:t>
        </w:r>
      </w:ins>
    </w:p>
    <w:p w14:paraId="6F1F935C" w14:textId="262652AE" w:rsidR="00E85036" w:rsidRDefault="00DF0391">
      <w:pPr>
        <w:pStyle w:val="STyle41"/>
        <w:rPr>
          <w:ins w:id="2745" w:author="EndlessLove" w:date="2016-11-07T19:45:00Z"/>
        </w:rPr>
        <w:pPrChange w:id="2746" w:author="EndlessLove" w:date="2016-11-07T12:10:00Z">
          <w:pPr>
            <w:pStyle w:val="ListParagraph"/>
            <w:widowControl w:val="0"/>
            <w:numPr>
              <w:ilvl w:val="2"/>
              <w:numId w:val="1"/>
            </w:numPr>
            <w:spacing w:after="0" w:line="360" w:lineRule="auto"/>
            <w:ind w:left="540" w:hanging="720"/>
            <w:outlineLvl w:val="1"/>
          </w:pPr>
        </w:pPrChange>
      </w:pPr>
      <w:bookmarkStart w:id="2747" w:name="_Toc466284212"/>
      <w:bookmarkStart w:id="2748" w:name="_Toc466285960"/>
      <w:bookmarkStart w:id="2749" w:name="_Toc466287908"/>
      <w:bookmarkStart w:id="2750" w:name="_Toc466289125"/>
      <w:ins w:id="2751" w:author="EndlessLove" w:date="2016-11-07T12:11:00Z">
        <w:r>
          <w:t>3.2.9</w:t>
        </w:r>
        <w:r>
          <w:tab/>
          <w:t xml:space="preserve"> </w:t>
        </w:r>
      </w:ins>
      <w:ins w:id="2752" w:author="EndlessLove" w:date="2016-09-27T14:29:00Z">
        <w:r w:rsidR="00E85036" w:rsidRPr="001A3A98">
          <w:t>Chức năng quản lí bình luận</w:t>
        </w:r>
      </w:ins>
      <w:bookmarkEnd w:id="2747"/>
      <w:bookmarkEnd w:id="2748"/>
      <w:bookmarkEnd w:id="2749"/>
      <w:bookmarkEnd w:id="2750"/>
    </w:p>
    <w:p w14:paraId="0BB0AE3A" w14:textId="029C174F" w:rsidR="00E84527" w:rsidRDefault="00E84527">
      <w:pPr>
        <w:pStyle w:val="STyle41"/>
        <w:numPr>
          <w:ilvl w:val="0"/>
          <w:numId w:val="99"/>
        </w:numPr>
        <w:rPr>
          <w:ins w:id="2753" w:author="EndlessLove" w:date="2016-11-07T19:45:00Z"/>
        </w:rPr>
        <w:pPrChange w:id="2754" w:author="EndlessLove" w:date="2016-11-07T19:45:00Z">
          <w:pPr>
            <w:pStyle w:val="ListParagraph"/>
            <w:widowControl w:val="0"/>
            <w:numPr>
              <w:ilvl w:val="2"/>
              <w:numId w:val="1"/>
            </w:numPr>
            <w:spacing w:after="0" w:line="360" w:lineRule="auto"/>
            <w:ind w:left="540" w:hanging="720"/>
            <w:outlineLvl w:val="1"/>
          </w:pPr>
        </w:pPrChange>
      </w:pPr>
      <w:ins w:id="2755" w:author="EndlessLove" w:date="2016-11-07T19:45:00Z">
        <w:r>
          <w:rPr>
            <w:b w:val="0"/>
          </w:rPr>
          <w:t>Tích hợp chức năng bình luận của facebook vào website.</w:t>
        </w:r>
      </w:ins>
    </w:p>
    <w:p w14:paraId="0D4A9E00" w14:textId="2F7F43E6" w:rsidR="00E84527" w:rsidRPr="00CD58A6" w:rsidRDefault="00E84527">
      <w:pPr>
        <w:pStyle w:val="STyle41"/>
        <w:numPr>
          <w:ilvl w:val="0"/>
          <w:numId w:val="99"/>
        </w:numPr>
        <w:rPr>
          <w:ins w:id="2756" w:author="EndlessLove" w:date="2016-11-05T14:23:00Z"/>
          <w:b w:val="0"/>
          <w:rPrChange w:id="2757" w:author="EndlessLove" w:date="2016-11-07T09:39:00Z">
            <w:rPr>
              <w:ins w:id="2758" w:author="EndlessLove" w:date="2016-11-05T14:23:00Z"/>
              <w:rFonts w:ascii="Times New Roman" w:hAnsi="Times New Roman" w:cs="Times New Roman"/>
              <w:b/>
              <w:sz w:val="26"/>
              <w:szCs w:val="26"/>
            </w:rPr>
          </w:rPrChange>
        </w:rPr>
        <w:pPrChange w:id="2759" w:author="EndlessLove" w:date="2016-11-07T19:45:00Z">
          <w:pPr>
            <w:pStyle w:val="ListParagraph"/>
            <w:widowControl w:val="0"/>
            <w:numPr>
              <w:ilvl w:val="2"/>
              <w:numId w:val="1"/>
            </w:numPr>
            <w:spacing w:after="0" w:line="360" w:lineRule="auto"/>
            <w:ind w:left="540" w:hanging="720"/>
            <w:outlineLvl w:val="1"/>
          </w:pPr>
        </w:pPrChange>
      </w:pPr>
      <w:ins w:id="2760" w:author="EndlessLove" w:date="2016-11-07T19:45:00Z">
        <w:r>
          <w:rPr>
            <w:b w:val="0"/>
          </w:rPr>
          <w:t>Khách</w:t>
        </w:r>
      </w:ins>
      <w:ins w:id="2761" w:author="EndlessLove" w:date="2016-11-07T19:46:00Z">
        <w:r>
          <w:rPr>
            <w:b w:val="0"/>
          </w:rPr>
          <w:t xml:space="preserve"> hàng dùng tài khoản facebook để thực hiện việc bình luận.</w:t>
        </w:r>
      </w:ins>
    </w:p>
    <w:p w14:paraId="1000CC30" w14:textId="19026385" w:rsidR="003567DB" w:rsidRPr="00556F8E" w:rsidRDefault="00DF0391">
      <w:pPr>
        <w:pStyle w:val="STyle41"/>
        <w:rPr>
          <w:ins w:id="2762" w:author="EndlessLove" w:date="2016-11-05T15:05:00Z"/>
        </w:rPr>
        <w:pPrChange w:id="2763" w:author="EndlessLove" w:date="2016-11-07T19:45:00Z">
          <w:pPr>
            <w:pStyle w:val="ListParagraph"/>
            <w:widowControl w:val="0"/>
            <w:numPr>
              <w:numId w:val="1"/>
            </w:numPr>
            <w:spacing w:after="0" w:line="360" w:lineRule="auto"/>
            <w:ind w:left="450" w:hanging="360"/>
            <w:outlineLvl w:val="1"/>
          </w:pPr>
        </w:pPrChange>
      </w:pPr>
      <w:bookmarkStart w:id="2764" w:name="_Toc466284213"/>
      <w:bookmarkStart w:id="2765" w:name="_Toc466285961"/>
      <w:bookmarkStart w:id="2766" w:name="_Toc466287909"/>
      <w:bookmarkStart w:id="2767" w:name="_Toc466289126"/>
      <w:ins w:id="2768" w:author="EndlessLove" w:date="2016-11-07T12:11:00Z">
        <w:r>
          <w:t xml:space="preserve">3.2.10 </w:t>
        </w:r>
      </w:ins>
      <w:ins w:id="2769" w:author="EndlessLove" w:date="2016-11-05T14:23:00Z">
        <w:r w:rsidR="003567DB" w:rsidRPr="001A3A98">
          <w:t>Chức năng liên hệ (phản  hồi</w:t>
        </w:r>
      </w:ins>
      <w:ins w:id="2770" w:author="EndlessLove" w:date="2016-11-05T15:06:00Z">
        <w:r w:rsidR="003567DB" w:rsidRPr="006B5E4E">
          <w:t>)</w:t>
        </w:r>
      </w:ins>
      <w:bookmarkEnd w:id="2764"/>
      <w:bookmarkEnd w:id="2765"/>
      <w:bookmarkEnd w:id="2766"/>
      <w:bookmarkEnd w:id="2767"/>
      <w:ins w:id="2771" w:author="EndlessLove" w:date="2016-11-05T14:23:00Z">
        <w:r w:rsidR="003567DB" w:rsidRPr="006B5E4E">
          <w:t xml:space="preserve"> </w:t>
        </w:r>
      </w:ins>
    </w:p>
    <w:p w14:paraId="22BE9320" w14:textId="52817DDF" w:rsidR="003567DB" w:rsidRDefault="003567DB">
      <w:pPr>
        <w:pStyle w:val="ListParagraph"/>
        <w:widowControl w:val="0"/>
        <w:numPr>
          <w:ilvl w:val="0"/>
          <w:numId w:val="40"/>
        </w:numPr>
        <w:spacing w:after="0" w:line="360" w:lineRule="auto"/>
        <w:outlineLvl w:val="1"/>
        <w:rPr>
          <w:ins w:id="2772" w:author="EndlessLove" w:date="2016-11-05T15:06:00Z"/>
          <w:rFonts w:ascii="Times New Roman" w:hAnsi="Times New Roman" w:cs="Times New Roman"/>
          <w:b/>
          <w:sz w:val="26"/>
          <w:szCs w:val="26"/>
        </w:rPr>
        <w:pPrChange w:id="2773" w:author="EndlessLove" w:date="2016-11-05T15:05:00Z">
          <w:pPr>
            <w:pStyle w:val="ListParagraph"/>
            <w:widowControl w:val="0"/>
            <w:numPr>
              <w:ilvl w:val="2"/>
              <w:numId w:val="1"/>
            </w:numPr>
            <w:spacing w:after="0" w:line="360" w:lineRule="auto"/>
            <w:ind w:left="540" w:hanging="720"/>
            <w:outlineLvl w:val="1"/>
          </w:pPr>
        </w:pPrChange>
      </w:pPr>
      <w:ins w:id="2774" w:author="EndlessLove" w:date="2016-11-05T15:05:00Z">
        <w:r>
          <w:rPr>
            <w:rFonts w:ascii="Times New Roman" w:hAnsi="Times New Roman" w:cs="Times New Roman"/>
            <w:b/>
            <w:sz w:val="26"/>
            <w:szCs w:val="26"/>
          </w:rPr>
          <w:t>Khách hàng gửi liên hệ</w:t>
        </w:r>
      </w:ins>
      <w:ins w:id="2775" w:author="EndlessLove" w:date="2016-11-05T15:06:00Z">
        <w:r>
          <w:rPr>
            <w:rFonts w:ascii="Times New Roman" w:hAnsi="Times New Roman" w:cs="Times New Roman"/>
            <w:b/>
            <w:sz w:val="26"/>
            <w:szCs w:val="26"/>
          </w:rPr>
          <w:t xml:space="preserve"> (phản hồi)</w:t>
        </w:r>
      </w:ins>
    </w:p>
    <w:p w14:paraId="3F4EF107" w14:textId="7EA5B75D" w:rsidR="003567DB" w:rsidRDefault="003567DB">
      <w:pPr>
        <w:pStyle w:val="ListParagraph"/>
        <w:widowControl w:val="0"/>
        <w:numPr>
          <w:ilvl w:val="0"/>
          <w:numId w:val="41"/>
        </w:numPr>
        <w:spacing w:after="0" w:line="360" w:lineRule="auto"/>
        <w:outlineLvl w:val="1"/>
        <w:rPr>
          <w:ins w:id="2776" w:author="EndlessLove" w:date="2016-11-05T16:04:00Z"/>
          <w:rFonts w:ascii="Times New Roman" w:hAnsi="Times New Roman" w:cs="Times New Roman"/>
          <w:sz w:val="26"/>
          <w:szCs w:val="26"/>
        </w:rPr>
        <w:pPrChange w:id="2777" w:author="EndlessLove" w:date="2016-11-05T15:07:00Z">
          <w:pPr>
            <w:pStyle w:val="ListParagraph"/>
            <w:widowControl w:val="0"/>
            <w:numPr>
              <w:ilvl w:val="2"/>
              <w:numId w:val="1"/>
            </w:numPr>
            <w:spacing w:after="0" w:line="360" w:lineRule="auto"/>
            <w:ind w:left="540" w:hanging="720"/>
            <w:outlineLvl w:val="1"/>
          </w:pPr>
        </w:pPrChange>
      </w:pPr>
      <w:ins w:id="2778" w:author="EndlessLove" w:date="2016-11-05T15:06:00Z">
        <w:r w:rsidRPr="003567DB">
          <w:rPr>
            <w:rFonts w:ascii="Times New Roman" w:hAnsi="Times New Roman" w:cs="Times New Roman"/>
            <w:sz w:val="26"/>
            <w:szCs w:val="26"/>
            <w:rPrChange w:id="2779" w:author="EndlessLove" w:date="2016-11-05T15:07:00Z">
              <w:rPr>
                <w:rFonts w:ascii="Times New Roman" w:hAnsi="Times New Roman" w:cs="Times New Roman"/>
                <w:b/>
                <w:sz w:val="26"/>
                <w:szCs w:val="26"/>
              </w:rPr>
            </w:rPrChange>
          </w:rPr>
          <w:t>Activity Diagram</w:t>
        </w:r>
      </w:ins>
    </w:p>
    <w:p w14:paraId="5994DFC8" w14:textId="77777777" w:rsidR="00BA4053" w:rsidRDefault="00BA4053">
      <w:pPr>
        <w:pStyle w:val="ListParagraph"/>
        <w:widowControl w:val="0"/>
        <w:spacing w:after="0" w:line="360" w:lineRule="auto"/>
        <w:ind w:left="1800"/>
        <w:outlineLvl w:val="1"/>
        <w:rPr>
          <w:ins w:id="2780" w:author="EndlessLove" w:date="2016-11-05T16:05:00Z"/>
          <w:rFonts w:ascii="Times New Roman" w:hAnsi="Times New Roman" w:cs="Times New Roman"/>
          <w:sz w:val="26"/>
          <w:szCs w:val="26"/>
        </w:rPr>
        <w:pPrChange w:id="2781" w:author="EndlessLove" w:date="2016-11-05T16:04:00Z">
          <w:pPr>
            <w:pStyle w:val="ListParagraph"/>
            <w:widowControl w:val="0"/>
            <w:numPr>
              <w:ilvl w:val="2"/>
              <w:numId w:val="1"/>
            </w:numPr>
            <w:spacing w:after="0" w:line="360" w:lineRule="auto"/>
            <w:ind w:left="540" w:hanging="720"/>
            <w:outlineLvl w:val="1"/>
          </w:pPr>
        </w:pPrChange>
      </w:pPr>
    </w:p>
    <w:p w14:paraId="3F59CFA7" w14:textId="77777777" w:rsidR="00BA4053" w:rsidRDefault="00BA4053">
      <w:pPr>
        <w:pStyle w:val="ListParagraph"/>
        <w:widowControl w:val="0"/>
        <w:spacing w:after="0" w:line="360" w:lineRule="auto"/>
        <w:ind w:left="1800"/>
        <w:outlineLvl w:val="1"/>
        <w:rPr>
          <w:ins w:id="2782" w:author="EndlessLove" w:date="2016-11-05T16:05:00Z"/>
          <w:rFonts w:ascii="Times New Roman" w:hAnsi="Times New Roman" w:cs="Times New Roman"/>
          <w:sz w:val="26"/>
          <w:szCs w:val="26"/>
        </w:rPr>
        <w:pPrChange w:id="2783" w:author="EndlessLove" w:date="2016-11-05T16:04:00Z">
          <w:pPr>
            <w:pStyle w:val="ListParagraph"/>
            <w:widowControl w:val="0"/>
            <w:numPr>
              <w:ilvl w:val="2"/>
              <w:numId w:val="1"/>
            </w:numPr>
            <w:spacing w:after="0" w:line="360" w:lineRule="auto"/>
            <w:ind w:left="540" w:hanging="720"/>
            <w:outlineLvl w:val="1"/>
          </w:pPr>
        </w:pPrChange>
      </w:pPr>
    </w:p>
    <w:p w14:paraId="000F42D4" w14:textId="55087D05" w:rsidR="00BA4053" w:rsidRPr="00BB6485" w:rsidRDefault="00BA4053">
      <w:pPr>
        <w:widowControl w:val="0"/>
        <w:spacing w:after="0" w:line="360" w:lineRule="auto"/>
        <w:outlineLvl w:val="1"/>
        <w:rPr>
          <w:ins w:id="2784" w:author="EndlessLove" w:date="2016-11-05T15:06:00Z"/>
          <w:rFonts w:ascii="Times New Roman" w:hAnsi="Times New Roman" w:cs="Times New Roman"/>
          <w:sz w:val="26"/>
          <w:szCs w:val="26"/>
          <w:rPrChange w:id="2785" w:author="EndlessLove" w:date="2016-11-06T09:48:00Z">
            <w:rPr>
              <w:ins w:id="2786" w:author="EndlessLove" w:date="2016-11-05T15:06:00Z"/>
              <w:rFonts w:ascii="Times New Roman" w:hAnsi="Times New Roman" w:cs="Times New Roman"/>
              <w:b/>
              <w:sz w:val="26"/>
              <w:szCs w:val="26"/>
            </w:rPr>
          </w:rPrChange>
        </w:rPr>
        <w:pPrChange w:id="2787" w:author="EndlessLove" w:date="2016-11-06T09:48:00Z">
          <w:pPr>
            <w:pStyle w:val="ListParagraph"/>
            <w:widowControl w:val="0"/>
            <w:numPr>
              <w:ilvl w:val="2"/>
              <w:numId w:val="1"/>
            </w:numPr>
            <w:spacing w:after="0" w:line="360" w:lineRule="auto"/>
            <w:ind w:left="540" w:hanging="720"/>
            <w:outlineLvl w:val="1"/>
          </w:pPr>
        </w:pPrChange>
      </w:pPr>
      <w:ins w:id="2788" w:author="EndlessLove" w:date="2016-11-05T16:04:00Z">
        <w:r w:rsidRPr="001A3A98">
          <w:rPr>
            <w:noProof/>
          </w:rPr>
          <w:lastRenderedPageBreak/>
          <w:drawing>
            <wp:anchor distT="0" distB="0" distL="114300" distR="114300" simplePos="0" relativeHeight="251684864" behindDoc="0" locked="0" layoutInCell="1" allowOverlap="1" wp14:anchorId="60E09106" wp14:editId="4226B184">
              <wp:simplePos x="0" y="0"/>
              <wp:positionH relativeFrom="column">
                <wp:posOffset>352425</wp:posOffset>
              </wp:positionH>
              <wp:positionV relativeFrom="paragraph">
                <wp:posOffset>0</wp:posOffset>
              </wp:positionV>
              <wp:extent cx="5943600" cy="4149090"/>
              <wp:effectExtent l="0" t="0" r="0" b="3810"/>
              <wp:wrapThrough wrapText="bothSides">
                <wp:wrapPolygon edited="0">
                  <wp:start x="0" y="0"/>
                  <wp:lineTo x="0" y="21521"/>
                  <wp:lineTo x="21531" y="21521"/>
                  <wp:lineTo x="21531" y="0"/>
                  <wp:lineTo x="0" y="0"/>
                </wp:wrapPolygon>
              </wp:wrapThrough>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A_SendContact.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4149090"/>
                      </a:xfrm>
                      <a:prstGeom prst="rect">
                        <a:avLst/>
                      </a:prstGeom>
                    </pic:spPr>
                  </pic:pic>
                </a:graphicData>
              </a:graphic>
            </wp:anchor>
          </w:drawing>
        </w:r>
      </w:ins>
    </w:p>
    <w:p w14:paraId="3E223F60" w14:textId="2329F883" w:rsidR="00BB6485" w:rsidRDefault="00BB6485">
      <w:pPr>
        <w:pStyle w:val="ListParagraph"/>
        <w:widowControl w:val="0"/>
        <w:spacing w:after="0" w:line="360" w:lineRule="auto"/>
        <w:ind w:left="1800"/>
        <w:outlineLvl w:val="1"/>
        <w:rPr>
          <w:ins w:id="2789" w:author="EndlessLove" w:date="2016-11-06T09:48:00Z"/>
          <w:rFonts w:ascii="Times New Roman" w:hAnsi="Times New Roman" w:cs="Times New Roman"/>
          <w:sz w:val="26"/>
          <w:szCs w:val="26"/>
        </w:rPr>
        <w:pPrChange w:id="2790" w:author="EndlessLove" w:date="2016-11-06T09:48:00Z">
          <w:pPr>
            <w:pStyle w:val="ListParagraph"/>
            <w:widowControl w:val="0"/>
            <w:numPr>
              <w:ilvl w:val="2"/>
              <w:numId w:val="1"/>
            </w:numPr>
            <w:spacing w:after="0" w:line="360" w:lineRule="auto"/>
            <w:ind w:left="540" w:hanging="720"/>
            <w:outlineLvl w:val="1"/>
          </w:pPr>
        </w:pPrChange>
      </w:pPr>
      <w:ins w:id="2791" w:author="EndlessLove" w:date="2016-11-06T09:48:00Z">
        <w:r>
          <w:rPr>
            <w:rFonts w:ascii="Times New Roman" w:hAnsi="Times New Roman" w:cs="Times New Roman"/>
            <w:b/>
            <w:sz w:val="26"/>
            <w:szCs w:val="26"/>
          </w:rPr>
          <w:t>Hình 35</w:t>
        </w:r>
        <w:r w:rsidRPr="008967F5">
          <w:rPr>
            <w:rFonts w:ascii="Times New Roman" w:hAnsi="Times New Roman" w:cs="Times New Roman"/>
            <w:b/>
            <w:sz w:val="26"/>
            <w:szCs w:val="26"/>
          </w:rPr>
          <w:t xml:space="preserve">: </w:t>
        </w:r>
        <w:r>
          <w:rPr>
            <w:rFonts w:ascii="Times New Roman" w:hAnsi="Times New Roman" w:cs="Times New Roman"/>
            <w:b/>
            <w:sz w:val="26"/>
            <w:szCs w:val="26"/>
          </w:rPr>
          <w:t xml:space="preserve">Activity Diagram </w:t>
        </w:r>
      </w:ins>
      <w:ins w:id="2792" w:author="EndlessLove" w:date="2016-11-06T09:49:00Z">
        <w:r>
          <w:rPr>
            <w:rFonts w:ascii="Times New Roman" w:hAnsi="Times New Roman" w:cs="Times New Roman"/>
            <w:b/>
            <w:sz w:val="26"/>
            <w:szCs w:val="26"/>
          </w:rPr>
          <w:t>khách hàng gửi liên hệ</w:t>
        </w:r>
      </w:ins>
    </w:p>
    <w:p w14:paraId="33B83BEC" w14:textId="654EF258" w:rsidR="00BA4053" w:rsidRDefault="003567DB">
      <w:pPr>
        <w:pStyle w:val="ListParagraph"/>
        <w:widowControl w:val="0"/>
        <w:numPr>
          <w:ilvl w:val="0"/>
          <w:numId w:val="41"/>
        </w:numPr>
        <w:spacing w:after="0" w:line="360" w:lineRule="auto"/>
        <w:outlineLvl w:val="1"/>
        <w:rPr>
          <w:ins w:id="2793" w:author="EndlessLove" w:date="2016-11-05T16:05:00Z"/>
          <w:rFonts w:ascii="Times New Roman" w:hAnsi="Times New Roman" w:cs="Times New Roman"/>
          <w:sz w:val="26"/>
          <w:szCs w:val="26"/>
        </w:rPr>
        <w:pPrChange w:id="2794" w:author="EndlessLove" w:date="2016-11-05T16:05:00Z">
          <w:pPr>
            <w:pStyle w:val="ListParagraph"/>
            <w:widowControl w:val="0"/>
            <w:numPr>
              <w:ilvl w:val="2"/>
              <w:numId w:val="1"/>
            </w:numPr>
            <w:spacing w:after="0" w:line="360" w:lineRule="auto"/>
            <w:ind w:left="540" w:hanging="720"/>
            <w:outlineLvl w:val="1"/>
          </w:pPr>
        </w:pPrChange>
      </w:pPr>
      <w:ins w:id="2795" w:author="EndlessLove" w:date="2016-11-05T15:06:00Z">
        <w:r w:rsidRPr="003567DB">
          <w:rPr>
            <w:rFonts w:ascii="Times New Roman" w:hAnsi="Times New Roman" w:cs="Times New Roman"/>
            <w:sz w:val="26"/>
            <w:szCs w:val="26"/>
            <w:rPrChange w:id="2796" w:author="EndlessLove" w:date="2016-11-05T15:07:00Z">
              <w:rPr>
                <w:rFonts w:ascii="Times New Roman" w:hAnsi="Times New Roman" w:cs="Times New Roman"/>
                <w:b/>
                <w:sz w:val="26"/>
                <w:szCs w:val="26"/>
              </w:rPr>
            </w:rPrChange>
          </w:rPr>
          <w:t>Sequence Diagram</w:t>
        </w:r>
      </w:ins>
    </w:p>
    <w:p w14:paraId="7260297F" w14:textId="7BB4F7C4" w:rsidR="00BA4053" w:rsidRDefault="00BA4053">
      <w:pPr>
        <w:pStyle w:val="ListParagraph"/>
        <w:widowControl w:val="0"/>
        <w:spacing w:after="0" w:line="360" w:lineRule="auto"/>
        <w:ind w:left="1800"/>
        <w:outlineLvl w:val="1"/>
        <w:rPr>
          <w:ins w:id="2797" w:author="EndlessLove" w:date="2016-11-05T16:05:00Z"/>
          <w:rFonts w:ascii="Times New Roman" w:hAnsi="Times New Roman" w:cs="Times New Roman"/>
          <w:sz w:val="26"/>
          <w:szCs w:val="26"/>
        </w:rPr>
        <w:pPrChange w:id="2798" w:author="EndlessLove" w:date="2016-11-05T16:05:00Z">
          <w:pPr>
            <w:pStyle w:val="ListParagraph"/>
            <w:widowControl w:val="0"/>
            <w:numPr>
              <w:ilvl w:val="2"/>
              <w:numId w:val="1"/>
            </w:numPr>
            <w:spacing w:after="0" w:line="360" w:lineRule="auto"/>
            <w:ind w:left="540" w:hanging="720"/>
            <w:outlineLvl w:val="1"/>
          </w:pPr>
        </w:pPrChange>
      </w:pPr>
    </w:p>
    <w:p w14:paraId="6E24F128" w14:textId="616B6285" w:rsidR="00BA4053" w:rsidRDefault="00BA4053">
      <w:pPr>
        <w:pStyle w:val="ListParagraph"/>
        <w:widowControl w:val="0"/>
        <w:spacing w:after="0" w:line="360" w:lineRule="auto"/>
        <w:ind w:left="1800"/>
        <w:outlineLvl w:val="1"/>
        <w:rPr>
          <w:ins w:id="2799" w:author="EndlessLove" w:date="2016-11-05T16:05:00Z"/>
          <w:rFonts w:ascii="Times New Roman" w:hAnsi="Times New Roman" w:cs="Times New Roman"/>
          <w:sz w:val="26"/>
          <w:szCs w:val="26"/>
        </w:rPr>
        <w:pPrChange w:id="2800" w:author="EndlessLove" w:date="2016-11-05T16:05:00Z">
          <w:pPr>
            <w:pStyle w:val="ListParagraph"/>
            <w:widowControl w:val="0"/>
            <w:numPr>
              <w:ilvl w:val="2"/>
              <w:numId w:val="1"/>
            </w:numPr>
            <w:spacing w:after="0" w:line="360" w:lineRule="auto"/>
            <w:ind w:left="540" w:hanging="720"/>
            <w:outlineLvl w:val="1"/>
          </w:pPr>
        </w:pPrChange>
      </w:pPr>
      <w:ins w:id="2801" w:author="EndlessLove" w:date="2016-11-05T16:05:00Z">
        <w:r>
          <w:rPr>
            <w:rFonts w:ascii="Times New Roman" w:hAnsi="Times New Roman" w:cs="Times New Roman"/>
            <w:noProof/>
            <w:sz w:val="26"/>
            <w:szCs w:val="26"/>
            <w:rPrChange w:id="2802" w:author="Unknown">
              <w:rPr>
                <w:noProof/>
              </w:rPr>
            </w:rPrChange>
          </w:rPr>
          <w:lastRenderedPageBreak/>
          <w:drawing>
            <wp:anchor distT="0" distB="0" distL="114300" distR="114300" simplePos="0" relativeHeight="251685888" behindDoc="0" locked="0" layoutInCell="1" allowOverlap="1" wp14:anchorId="0ADEAA4F" wp14:editId="62E8F1B4">
              <wp:simplePos x="0" y="0"/>
              <wp:positionH relativeFrom="page">
                <wp:posOffset>1228725</wp:posOffset>
              </wp:positionH>
              <wp:positionV relativeFrom="paragraph">
                <wp:posOffset>111125</wp:posOffset>
              </wp:positionV>
              <wp:extent cx="5943600" cy="3990975"/>
              <wp:effectExtent l="0" t="0" r="0" b="9525"/>
              <wp:wrapThrough wrapText="bothSides">
                <wp:wrapPolygon edited="0">
                  <wp:start x="0" y="0"/>
                  <wp:lineTo x="0" y="21548"/>
                  <wp:lineTo x="21531" y="21548"/>
                  <wp:lineTo x="21531" y="0"/>
                  <wp:lineTo x="0" y="0"/>
                </wp:wrapPolygon>
              </wp:wrapThrough>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S_sendContact.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990975"/>
                      </a:xfrm>
                      <a:prstGeom prst="rect">
                        <a:avLst/>
                      </a:prstGeom>
                    </pic:spPr>
                  </pic:pic>
                </a:graphicData>
              </a:graphic>
              <wp14:sizeRelH relativeFrom="margin">
                <wp14:pctWidth>0</wp14:pctWidth>
              </wp14:sizeRelH>
            </wp:anchor>
          </w:drawing>
        </w:r>
      </w:ins>
    </w:p>
    <w:p w14:paraId="3C76DB90" w14:textId="00657F6E" w:rsidR="00BB6485" w:rsidRDefault="00BB6485">
      <w:pPr>
        <w:pStyle w:val="ListParagraph"/>
        <w:widowControl w:val="0"/>
        <w:spacing w:after="0" w:line="360" w:lineRule="auto"/>
        <w:ind w:left="1800"/>
        <w:jc w:val="center"/>
        <w:outlineLvl w:val="1"/>
        <w:rPr>
          <w:ins w:id="2803" w:author="EndlessLove" w:date="2016-11-06T09:49:00Z"/>
          <w:rFonts w:ascii="Times New Roman" w:hAnsi="Times New Roman" w:cs="Times New Roman"/>
          <w:sz w:val="26"/>
          <w:szCs w:val="26"/>
        </w:rPr>
        <w:pPrChange w:id="2804" w:author="EndlessLove" w:date="2016-11-06T09:49:00Z">
          <w:pPr>
            <w:pStyle w:val="ListParagraph"/>
            <w:widowControl w:val="0"/>
            <w:spacing w:after="0" w:line="360" w:lineRule="auto"/>
            <w:ind w:left="1800"/>
            <w:outlineLvl w:val="1"/>
          </w:pPr>
        </w:pPrChange>
      </w:pPr>
      <w:ins w:id="2805" w:author="EndlessLove" w:date="2016-11-06T09:49:00Z">
        <w:r>
          <w:rPr>
            <w:rFonts w:ascii="Times New Roman" w:hAnsi="Times New Roman" w:cs="Times New Roman"/>
            <w:b/>
            <w:sz w:val="26"/>
            <w:szCs w:val="26"/>
          </w:rPr>
          <w:t>Hình 36</w:t>
        </w:r>
        <w:r w:rsidRPr="008967F5">
          <w:rPr>
            <w:rFonts w:ascii="Times New Roman" w:hAnsi="Times New Roman" w:cs="Times New Roman"/>
            <w:b/>
            <w:sz w:val="26"/>
            <w:szCs w:val="26"/>
          </w:rPr>
          <w:t xml:space="preserve">: </w:t>
        </w:r>
        <w:r>
          <w:rPr>
            <w:rFonts w:ascii="Times New Roman" w:hAnsi="Times New Roman" w:cs="Times New Roman"/>
            <w:b/>
            <w:sz w:val="26"/>
            <w:szCs w:val="26"/>
          </w:rPr>
          <w:t>Sequence Diagram khách hàng gửi liên hệ</w:t>
        </w:r>
      </w:ins>
    </w:p>
    <w:p w14:paraId="1A448DD6" w14:textId="5E56EDE0" w:rsidR="00BA4053" w:rsidRDefault="00BA4053">
      <w:pPr>
        <w:pStyle w:val="ListParagraph"/>
        <w:widowControl w:val="0"/>
        <w:spacing w:after="0" w:line="360" w:lineRule="auto"/>
        <w:ind w:left="1800"/>
        <w:outlineLvl w:val="1"/>
        <w:rPr>
          <w:ins w:id="2806" w:author="EndlessLove" w:date="2016-11-05T16:05:00Z"/>
          <w:rFonts w:ascii="Times New Roman" w:hAnsi="Times New Roman" w:cs="Times New Roman"/>
          <w:sz w:val="26"/>
          <w:szCs w:val="26"/>
        </w:rPr>
        <w:pPrChange w:id="2807" w:author="EndlessLove" w:date="2016-11-05T16:05:00Z">
          <w:pPr>
            <w:pStyle w:val="ListParagraph"/>
            <w:widowControl w:val="0"/>
            <w:numPr>
              <w:ilvl w:val="2"/>
              <w:numId w:val="1"/>
            </w:numPr>
            <w:spacing w:after="0" w:line="360" w:lineRule="auto"/>
            <w:ind w:left="540" w:hanging="720"/>
            <w:outlineLvl w:val="1"/>
          </w:pPr>
        </w:pPrChange>
      </w:pPr>
    </w:p>
    <w:p w14:paraId="6D31C7F5" w14:textId="40E25C0D" w:rsidR="00BA4053" w:rsidRDefault="00BA4053">
      <w:pPr>
        <w:pStyle w:val="ListParagraph"/>
        <w:widowControl w:val="0"/>
        <w:spacing w:after="0" w:line="360" w:lineRule="auto"/>
        <w:ind w:left="1800"/>
        <w:outlineLvl w:val="1"/>
        <w:rPr>
          <w:ins w:id="2808" w:author="EndlessLove" w:date="2016-11-05T16:05:00Z"/>
          <w:rFonts w:ascii="Times New Roman" w:hAnsi="Times New Roman" w:cs="Times New Roman"/>
          <w:sz w:val="26"/>
          <w:szCs w:val="26"/>
        </w:rPr>
        <w:pPrChange w:id="2809" w:author="EndlessLove" w:date="2016-11-05T16:05:00Z">
          <w:pPr>
            <w:pStyle w:val="ListParagraph"/>
            <w:widowControl w:val="0"/>
            <w:numPr>
              <w:ilvl w:val="2"/>
              <w:numId w:val="1"/>
            </w:numPr>
            <w:spacing w:after="0" w:line="360" w:lineRule="auto"/>
            <w:ind w:left="540" w:hanging="720"/>
            <w:outlineLvl w:val="1"/>
          </w:pPr>
        </w:pPrChange>
      </w:pPr>
    </w:p>
    <w:p w14:paraId="6321C43F" w14:textId="2D9503DD" w:rsidR="00BA4053" w:rsidRDefault="00BA4053">
      <w:pPr>
        <w:pStyle w:val="ListParagraph"/>
        <w:widowControl w:val="0"/>
        <w:spacing w:after="0" w:line="360" w:lineRule="auto"/>
        <w:ind w:left="1800"/>
        <w:outlineLvl w:val="1"/>
        <w:rPr>
          <w:ins w:id="2810" w:author="EndlessLove" w:date="2016-11-05T16:05:00Z"/>
          <w:rFonts w:ascii="Times New Roman" w:hAnsi="Times New Roman" w:cs="Times New Roman"/>
          <w:sz w:val="26"/>
          <w:szCs w:val="26"/>
        </w:rPr>
        <w:pPrChange w:id="2811" w:author="EndlessLove" w:date="2016-11-05T16:05:00Z">
          <w:pPr>
            <w:pStyle w:val="ListParagraph"/>
            <w:widowControl w:val="0"/>
            <w:numPr>
              <w:ilvl w:val="2"/>
              <w:numId w:val="1"/>
            </w:numPr>
            <w:spacing w:after="0" w:line="360" w:lineRule="auto"/>
            <w:ind w:left="540" w:hanging="720"/>
            <w:outlineLvl w:val="1"/>
          </w:pPr>
        </w:pPrChange>
      </w:pPr>
    </w:p>
    <w:p w14:paraId="5301F96C" w14:textId="27EA7D91" w:rsidR="00BA4053" w:rsidRDefault="00BA4053">
      <w:pPr>
        <w:pStyle w:val="ListParagraph"/>
        <w:widowControl w:val="0"/>
        <w:spacing w:after="0" w:line="360" w:lineRule="auto"/>
        <w:ind w:left="1800"/>
        <w:outlineLvl w:val="1"/>
        <w:rPr>
          <w:ins w:id="2812" w:author="EndlessLove" w:date="2016-11-05T16:05:00Z"/>
          <w:rFonts w:ascii="Times New Roman" w:hAnsi="Times New Roman" w:cs="Times New Roman"/>
          <w:sz w:val="26"/>
          <w:szCs w:val="26"/>
        </w:rPr>
        <w:pPrChange w:id="2813" w:author="EndlessLove" w:date="2016-11-05T16:05:00Z">
          <w:pPr>
            <w:pStyle w:val="ListParagraph"/>
            <w:widowControl w:val="0"/>
            <w:numPr>
              <w:ilvl w:val="2"/>
              <w:numId w:val="1"/>
            </w:numPr>
            <w:spacing w:after="0" w:line="360" w:lineRule="auto"/>
            <w:ind w:left="540" w:hanging="720"/>
            <w:outlineLvl w:val="1"/>
          </w:pPr>
        </w:pPrChange>
      </w:pPr>
    </w:p>
    <w:p w14:paraId="4B73D45A" w14:textId="074072DF" w:rsidR="00BA4053" w:rsidRPr="00BA4053" w:rsidRDefault="00BA4053">
      <w:pPr>
        <w:pStyle w:val="ListParagraph"/>
        <w:widowControl w:val="0"/>
        <w:spacing w:after="0" w:line="360" w:lineRule="auto"/>
        <w:ind w:left="1800"/>
        <w:outlineLvl w:val="1"/>
        <w:rPr>
          <w:ins w:id="2814" w:author="EndlessLove" w:date="2016-11-05T15:07:00Z"/>
          <w:rFonts w:ascii="Times New Roman" w:hAnsi="Times New Roman" w:cs="Times New Roman"/>
          <w:sz w:val="26"/>
          <w:szCs w:val="26"/>
          <w:rPrChange w:id="2815" w:author="EndlessLove" w:date="2016-11-05T16:05:00Z">
            <w:rPr>
              <w:ins w:id="2816" w:author="EndlessLove" w:date="2016-11-05T15:07:00Z"/>
            </w:rPr>
          </w:rPrChange>
        </w:rPr>
        <w:pPrChange w:id="2817" w:author="EndlessLove" w:date="2016-11-05T16:05:00Z">
          <w:pPr>
            <w:pStyle w:val="ListParagraph"/>
            <w:widowControl w:val="0"/>
            <w:numPr>
              <w:ilvl w:val="2"/>
              <w:numId w:val="1"/>
            </w:numPr>
            <w:spacing w:after="0" w:line="360" w:lineRule="auto"/>
            <w:ind w:left="540" w:hanging="720"/>
            <w:outlineLvl w:val="1"/>
          </w:pPr>
        </w:pPrChange>
      </w:pPr>
    </w:p>
    <w:p w14:paraId="292BB971" w14:textId="073D23FA" w:rsidR="003567DB" w:rsidRDefault="003567DB">
      <w:pPr>
        <w:pStyle w:val="ListParagraph"/>
        <w:widowControl w:val="0"/>
        <w:numPr>
          <w:ilvl w:val="0"/>
          <w:numId w:val="40"/>
        </w:numPr>
        <w:spacing w:after="0" w:line="360" w:lineRule="auto"/>
        <w:outlineLvl w:val="1"/>
        <w:rPr>
          <w:ins w:id="2818" w:author="EndlessLove" w:date="2016-11-06T14:57:00Z"/>
          <w:rFonts w:ascii="Times New Roman" w:hAnsi="Times New Roman" w:cs="Times New Roman"/>
          <w:b/>
          <w:sz w:val="26"/>
          <w:szCs w:val="26"/>
        </w:rPr>
        <w:pPrChange w:id="2819" w:author="EndlessLove" w:date="2016-11-05T15:08:00Z">
          <w:pPr>
            <w:pStyle w:val="ListParagraph"/>
            <w:widowControl w:val="0"/>
            <w:numPr>
              <w:ilvl w:val="2"/>
              <w:numId w:val="1"/>
            </w:numPr>
            <w:spacing w:after="0" w:line="360" w:lineRule="auto"/>
            <w:ind w:left="540" w:hanging="720"/>
            <w:outlineLvl w:val="1"/>
          </w:pPr>
        </w:pPrChange>
      </w:pPr>
      <w:ins w:id="2820" w:author="EndlessLove" w:date="2016-11-05T15:07:00Z">
        <w:r w:rsidRPr="003567DB">
          <w:rPr>
            <w:rFonts w:ascii="Times New Roman" w:hAnsi="Times New Roman" w:cs="Times New Roman"/>
            <w:b/>
            <w:sz w:val="26"/>
            <w:szCs w:val="26"/>
            <w:rPrChange w:id="2821" w:author="EndlessLove" w:date="2016-11-05T15:08:00Z">
              <w:rPr>
                <w:rFonts w:ascii="Times New Roman" w:hAnsi="Times New Roman" w:cs="Times New Roman"/>
                <w:sz w:val="26"/>
                <w:szCs w:val="26"/>
              </w:rPr>
            </w:rPrChange>
          </w:rPr>
          <w:t>Admin trả lời liên hệ (phản hồi) của khác hàng</w:t>
        </w:r>
      </w:ins>
    </w:p>
    <w:p w14:paraId="4D7173F1" w14:textId="1C063F7A" w:rsidR="00C760A4" w:rsidRPr="00C760A4" w:rsidRDefault="005325A3">
      <w:pPr>
        <w:pStyle w:val="ListParagraph"/>
        <w:widowControl w:val="0"/>
        <w:numPr>
          <w:ilvl w:val="1"/>
          <w:numId w:val="89"/>
        </w:numPr>
        <w:spacing w:after="0" w:line="360" w:lineRule="auto"/>
        <w:outlineLvl w:val="1"/>
        <w:rPr>
          <w:ins w:id="2822" w:author="EndlessLove" w:date="2016-11-05T14:23:00Z"/>
          <w:rFonts w:ascii="Times New Roman" w:hAnsi="Times New Roman" w:cs="Times New Roman"/>
          <w:sz w:val="26"/>
          <w:szCs w:val="26"/>
          <w:rPrChange w:id="2823" w:author="EndlessLove" w:date="2016-11-06T14:58:00Z">
            <w:rPr>
              <w:ins w:id="2824" w:author="EndlessLove" w:date="2016-11-05T14:23:00Z"/>
              <w:rFonts w:ascii="Times New Roman" w:hAnsi="Times New Roman" w:cs="Times New Roman"/>
              <w:b/>
              <w:sz w:val="26"/>
              <w:szCs w:val="26"/>
            </w:rPr>
          </w:rPrChange>
        </w:rPr>
        <w:pPrChange w:id="2825" w:author="EndlessLove" w:date="2016-11-07T12:40:00Z">
          <w:pPr>
            <w:pStyle w:val="ListParagraph"/>
            <w:widowControl w:val="0"/>
            <w:numPr>
              <w:ilvl w:val="2"/>
              <w:numId w:val="1"/>
            </w:numPr>
            <w:spacing w:after="0" w:line="360" w:lineRule="auto"/>
            <w:ind w:left="540" w:hanging="720"/>
            <w:outlineLvl w:val="1"/>
          </w:pPr>
        </w:pPrChange>
      </w:pPr>
      <w:ins w:id="2826" w:author="EndlessLove" w:date="2016-11-06T14:58:00Z">
        <w:r>
          <w:rPr>
            <w:rFonts w:ascii="Times New Roman" w:hAnsi="Times New Roman" w:cs="Times New Roman"/>
            <w:sz w:val="26"/>
            <w:szCs w:val="26"/>
          </w:rPr>
          <w:t xml:space="preserve">Nội </w:t>
        </w:r>
      </w:ins>
      <w:ins w:id="2827" w:author="EndlessLove" w:date="2016-11-06T14:59:00Z">
        <w:r>
          <w:rPr>
            <w:rFonts w:ascii="Times New Roman" w:hAnsi="Times New Roman" w:cs="Times New Roman"/>
            <w:sz w:val="26"/>
            <w:szCs w:val="26"/>
          </w:rPr>
          <w:t>dung</w:t>
        </w:r>
      </w:ins>
      <w:ins w:id="2828" w:author="EndlessLove" w:date="2016-11-06T14:58:00Z">
        <w:r>
          <w:rPr>
            <w:rFonts w:ascii="Times New Roman" w:hAnsi="Times New Roman" w:cs="Times New Roman"/>
            <w:sz w:val="26"/>
            <w:szCs w:val="26"/>
          </w:rPr>
          <w:t xml:space="preserve"> </w:t>
        </w:r>
      </w:ins>
      <w:ins w:id="2829" w:author="EndlessLove" w:date="2016-11-06T14:59:00Z">
        <w:r>
          <w:rPr>
            <w:rFonts w:ascii="Times New Roman" w:hAnsi="Times New Roman" w:cs="Times New Roman"/>
            <w:sz w:val="26"/>
            <w:szCs w:val="26"/>
          </w:rPr>
          <w:t>phản hồi sẽ được gửi thông qua email của khách hàng</w:t>
        </w:r>
      </w:ins>
    </w:p>
    <w:p w14:paraId="5B04DEC7" w14:textId="22510981" w:rsidR="00BA4053" w:rsidRPr="00BB6485" w:rsidRDefault="00BA4053">
      <w:pPr>
        <w:pStyle w:val="ListParagraph"/>
        <w:widowControl w:val="0"/>
        <w:numPr>
          <w:ilvl w:val="1"/>
          <w:numId w:val="40"/>
        </w:numPr>
        <w:spacing w:after="0" w:line="360" w:lineRule="auto"/>
        <w:outlineLvl w:val="1"/>
        <w:rPr>
          <w:ins w:id="2830" w:author="EndlessLove" w:date="2016-11-05T16:06:00Z"/>
          <w:rFonts w:ascii="Times New Roman" w:hAnsi="Times New Roman" w:cs="Times New Roman"/>
          <w:sz w:val="26"/>
          <w:szCs w:val="26"/>
          <w:rPrChange w:id="2831" w:author="EndlessLove" w:date="2016-11-06T09:49:00Z">
            <w:rPr>
              <w:ins w:id="2832" w:author="EndlessLove" w:date="2016-11-05T16:06:00Z"/>
            </w:rPr>
          </w:rPrChange>
        </w:rPr>
        <w:pPrChange w:id="2833" w:author="EndlessLove" w:date="2016-11-06T09:49:00Z">
          <w:pPr>
            <w:pStyle w:val="ListParagraph"/>
            <w:widowControl w:val="0"/>
            <w:numPr>
              <w:numId w:val="40"/>
            </w:numPr>
            <w:spacing w:after="0" w:line="360" w:lineRule="auto"/>
            <w:ind w:left="1080" w:hanging="360"/>
            <w:outlineLvl w:val="1"/>
          </w:pPr>
        </w:pPrChange>
      </w:pPr>
      <w:ins w:id="2834" w:author="EndlessLove" w:date="2016-11-05T16:06:00Z">
        <w:r>
          <w:rPr>
            <w:rFonts w:ascii="Times New Roman" w:hAnsi="Times New Roman" w:cs="Times New Roman"/>
            <w:noProof/>
            <w:sz w:val="26"/>
            <w:szCs w:val="26"/>
            <w:rPrChange w:id="2835" w:author="Unknown">
              <w:rPr>
                <w:noProof/>
              </w:rPr>
            </w:rPrChange>
          </w:rPr>
          <w:lastRenderedPageBreak/>
          <w:drawing>
            <wp:anchor distT="0" distB="0" distL="114300" distR="114300" simplePos="0" relativeHeight="251686912" behindDoc="0" locked="0" layoutInCell="1" allowOverlap="1" wp14:anchorId="605B8BEB" wp14:editId="6078FDD8">
              <wp:simplePos x="0" y="0"/>
              <wp:positionH relativeFrom="column">
                <wp:posOffset>323850</wp:posOffset>
              </wp:positionH>
              <wp:positionV relativeFrom="paragraph">
                <wp:posOffset>438785</wp:posOffset>
              </wp:positionV>
              <wp:extent cx="5943600" cy="4379595"/>
              <wp:effectExtent l="0" t="0" r="0" b="1905"/>
              <wp:wrapThrough wrapText="bothSides">
                <wp:wrapPolygon edited="0">
                  <wp:start x="0" y="0"/>
                  <wp:lineTo x="0" y="21515"/>
                  <wp:lineTo x="21531" y="21515"/>
                  <wp:lineTo x="21531" y="0"/>
                  <wp:lineTo x="0" y="0"/>
                </wp:wrapPolygon>
              </wp:wrapThrough>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A_SendResponse.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4379595"/>
                      </a:xfrm>
                      <a:prstGeom prst="rect">
                        <a:avLst/>
                      </a:prstGeom>
                    </pic:spPr>
                  </pic:pic>
                </a:graphicData>
              </a:graphic>
            </wp:anchor>
          </w:drawing>
        </w:r>
      </w:ins>
      <w:ins w:id="2836" w:author="EndlessLove" w:date="2016-11-05T15:09:00Z">
        <w:r w:rsidR="00A5230B" w:rsidRPr="00930C37">
          <w:rPr>
            <w:rFonts w:ascii="Times New Roman" w:hAnsi="Times New Roman" w:cs="Times New Roman"/>
            <w:sz w:val="26"/>
            <w:szCs w:val="26"/>
          </w:rPr>
          <w:t>Activity Diagram</w:t>
        </w:r>
      </w:ins>
    </w:p>
    <w:p w14:paraId="19E6688A" w14:textId="490D27B3" w:rsidR="00BB6485" w:rsidRDefault="00BB6485">
      <w:pPr>
        <w:pStyle w:val="ListParagraph"/>
        <w:widowControl w:val="0"/>
        <w:spacing w:after="0" w:line="360" w:lineRule="auto"/>
        <w:ind w:left="1080"/>
        <w:jc w:val="center"/>
        <w:outlineLvl w:val="1"/>
        <w:rPr>
          <w:ins w:id="2837" w:author="EndlessLove" w:date="2016-11-06T09:49:00Z"/>
          <w:rFonts w:ascii="Times New Roman" w:hAnsi="Times New Roman" w:cs="Times New Roman"/>
          <w:sz w:val="26"/>
          <w:szCs w:val="26"/>
        </w:rPr>
        <w:pPrChange w:id="2838" w:author="EndlessLove" w:date="2016-11-06T09:50:00Z">
          <w:pPr>
            <w:pStyle w:val="ListParagraph"/>
            <w:widowControl w:val="0"/>
            <w:numPr>
              <w:numId w:val="40"/>
            </w:numPr>
            <w:spacing w:after="0" w:line="360" w:lineRule="auto"/>
            <w:ind w:left="1080" w:hanging="360"/>
            <w:outlineLvl w:val="1"/>
          </w:pPr>
        </w:pPrChange>
      </w:pPr>
      <w:ins w:id="2839" w:author="EndlessLove" w:date="2016-11-06T09:49:00Z">
        <w:r>
          <w:rPr>
            <w:rFonts w:ascii="Times New Roman" w:hAnsi="Times New Roman" w:cs="Times New Roman"/>
            <w:b/>
            <w:sz w:val="26"/>
            <w:szCs w:val="26"/>
          </w:rPr>
          <w:t>Hình 37</w:t>
        </w:r>
        <w:r w:rsidRPr="008967F5">
          <w:rPr>
            <w:rFonts w:ascii="Times New Roman" w:hAnsi="Times New Roman" w:cs="Times New Roman"/>
            <w:b/>
            <w:sz w:val="26"/>
            <w:szCs w:val="26"/>
          </w:rPr>
          <w:t xml:space="preserve">: </w:t>
        </w:r>
        <w:r>
          <w:rPr>
            <w:rFonts w:ascii="Times New Roman" w:hAnsi="Times New Roman" w:cs="Times New Roman"/>
            <w:b/>
            <w:sz w:val="26"/>
            <w:szCs w:val="26"/>
          </w:rPr>
          <w:t>Activity Diagram admin trả lời liên hệ cho khách hàng</w:t>
        </w:r>
      </w:ins>
    </w:p>
    <w:p w14:paraId="64E36E61" w14:textId="3B91D35C" w:rsidR="00BA4053" w:rsidRDefault="00BA4053">
      <w:pPr>
        <w:pStyle w:val="ListParagraph"/>
        <w:widowControl w:val="0"/>
        <w:spacing w:after="0" w:line="360" w:lineRule="auto"/>
        <w:ind w:left="1800"/>
        <w:outlineLvl w:val="1"/>
        <w:rPr>
          <w:ins w:id="2840" w:author="EndlessLove" w:date="2016-11-05T16:06:00Z"/>
          <w:rFonts w:ascii="Times New Roman" w:hAnsi="Times New Roman" w:cs="Times New Roman"/>
          <w:sz w:val="26"/>
          <w:szCs w:val="26"/>
        </w:rPr>
        <w:pPrChange w:id="2841" w:author="EndlessLove" w:date="2016-11-05T16:06:00Z">
          <w:pPr>
            <w:pStyle w:val="ListParagraph"/>
            <w:widowControl w:val="0"/>
            <w:numPr>
              <w:numId w:val="40"/>
            </w:numPr>
            <w:spacing w:after="0" w:line="360" w:lineRule="auto"/>
            <w:ind w:left="1080" w:hanging="360"/>
            <w:outlineLvl w:val="1"/>
          </w:pPr>
        </w:pPrChange>
      </w:pPr>
    </w:p>
    <w:p w14:paraId="1480B609" w14:textId="3545589A" w:rsidR="00BA4053" w:rsidRPr="00930C37" w:rsidRDefault="00BA4053">
      <w:pPr>
        <w:pStyle w:val="ListParagraph"/>
        <w:widowControl w:val="0"/>
        <w:spacing w:after="0" w:line="360" w:lineRule="auto"/>
        <w:ind w:left="1800"/>
        <w:outlineLvl w:val="1"/>
        <w:rPr>
          <w:ins w:id="2842" w:author="EndlessLove" w:date="2016-11-05T15:09:00Z"/>
          <w:rFonts w:ascii="Times New Roman" w:hAnsi="Times New Roman" w:cs="Times New Roman"/>
          <w:sz w:val="26"/>
          <w:szCs w:val="26"/>
        </w:rPr>
        <w:pPrChange w:id="2843" w:author="EndlessLove" w:date="2016-11-05T16:06:00Z">
          <w:pPr>
            <w:pStyle w:val="ListParagraph"/>
            <w:widowControl w:val="0"/>
            <w:numPr>
              <w:numId w:val="40"/>
            </w:numPr>
            <w:spacing w:after="0" w:line="360" w:lineRule="auto"/>
            <w:ind w:left="1080" w:hanging="360"/>
            <w:outlineLvl w:val="1"/>
          </w:pPr>
        </w:pPrChange>
      </w:pPr>
    </w:p>
    <w:p w14:paraId="66F676F0" w14:textId="10755481" w:rsidR="00A5230B" w:rsidRDefault="00A5230B">
      <w:pPr>
        <w:pStyle w:val="ListParagraph"/>
        <w:widowControl w:val="0"/>
        <w:numPr>
          <w:ilvl w:val="1"/>
          <w:numId w:val="40"/>
        </w:numPr>
        <w:spacing w:after="0" w:line="360" w:lineRule="auto"/>
        <w:outlineLvl w:val="1"/>
        <w:rPr>
          <w:ins w:id="2844" w:author="EndlessLove" w:date="2016-11-05T16:06:00Z"/>
          <w:rFonts w:ascii="Times New Roman" w:hAnsi="Times New Roman" w:cs="Times New Roman"/>
          <w:sz w:val="26"/>
          <w:szCs w:val="26"/>
        </w:rPr>
        <w:pPrChange w:id="2845" w:author="EndlessLove" w:date="2016-11-05T15:09:00Z">
          <w:pPr>
            <w:pStyle w:val="ListParagraph"/>
            <w:widowControl w:val="0"/>
            <w:numPr>
              <w:numId w:val="40"/>
            </w:numPr>
            <w:spacing w:after="0" w:line="360" w:lineRule="auto"/>
            <w:ind w:left="1080" w:hanging="360"/>
            <w:outlineLvl w:val="1"/>
          </w:pPr>
        </w:pPrChange>
      </w:pPr>
      <w:ins w:id="2846" w:author="EndlessLove" w:date="2016-11-05T15:09:00Z">
        <w:r w:rsidRPr="00930C37">
          <w:rPr>
            <w:rFonts w:ascii="Times New Roman" w:hAnsi="Times New Roman" w:cs="Times New Roman"/>
            <w:sz w:val="26"/>
            <w:szCs w:val="26"/>
          </w:rPr>
          <w:t>Sequence Diagram</w:t>
        </w:r>
      </w:ins>
    </w:p>
    <w:p w14:paraId="4F486491" w14:textId="16B71616" w:rsidR="00BA4053" w:rsidRDefault="00BA4053">
      <w:pPr>
        <w:pStyle w:val="ListParagraph"/>
        <w:widowControl w:val="0"/>
        <w:spacing w:after="0" w:line="360" w:lineRule="auto"/>
        <w:ind w:left="1800"/>
        <w:outlineLvl w:val="1"/>
        <w:rPr>
          <w:ins w:id="2847" w:author="EndlessLove" w:date="2016-11-05T15:09:00Z"/>
          <w:rFonts w:ascii="Times New Roman" w:hAnsi="Times New Roman" w:cs="Times New Roman"/>
          <w:sz w:val="26"/>
          <w:szCs w:val="26"/>
        </w:rPr>
        <w:pPrChange w:id="2848" w:author="EndlessLove" w:date="2016-11-05T16:06:00Z">
          <w:pPr>
            <w:pStyle w:val="ListParagraph"/>
            <w:widowControl w:val="0"/>
            <w:numPr>
              <w:numId w:val="40"/>
            </w:numPr>
            <w:spacing w:after="0" w:line="360" w:lineRule="auto"/>
            <w:ind w:left="1080" w:hanging="360"/>
            <w:outlineLvl w:val="1"/>
          </w:pPr>
        </w:pPrChange>
      </w:pPr>
    </w:p>
    <w:p w14:paraId="1D519728" w14:textId="0749BAB2" w:rsidR="00FC36E4" w:rsidRDefault="00FC36E4">
      <w:pPr>
        <w:pStyle w:val="ListParagraph"/>
        <w:widowControl w:val="0"/>
        <w:spacing w:after="0" w:line="360" w:lineRule="auto"/>
        <w:ind w:left="1080"/>
        <w:outlineLvl w:val="1"/>
        <w:rPr>
          <w:ins w:id="2849" w:author="EndlessLove" w:date="2016-11-05T16:07:00Z"/>
          <w:rFonts w:ascii="Times New Roman" w:hAnsi="Times New Roman" w:cs="Times New Roman"/>
          <w:b/>
          <w:sz w:val="26"/>
          <w:szCs w:val="26"/>
        </w:rPr>
        <w:pPrChange w:id="2850" w:author="EndlessLove" w:date="2016-11-05T15:09:00Z">
          <w:pPr>
            <w:pStyle w:val="ListParagraph"/>
            <w:widowControl w:val="0"/>
            <w:numPr>
              <w:ilvl w:val="2"/>
              <w:numId w:val="1"/>
            </w:numPr>
            <w:spacing w:after="0" w:line="360" w:lineRule="auto"/>
            <w:ind w:left="540" w:hanging="720"/>
            <w:outlineLvl w:val="1"/>
          </w:pPr>
        </w:pPrChange>
      </w:pPr>
    </w:p>
    <w:p w14:paraId="090E0367" w14:textId="77777777" w:rsidR="00BA4053" w:rsidRDefault="00BA4053">
      <w:pPr>
        <w:pStyle w:val="ListParagraph"/>
        <w:widowControl w:val="0"/>
        <w:spacing w:after="0" w:line="360" w:lineRule="auto"/>
        <w:ind w:left="1080"/>
        <w:outlineLvl w:val="1"/>
        <w:rPr>
          <w:ins w:id="2851" w:author="EndlessLove" w:date="2016-11-05T16:07:00Z"/>
          <w:rFonts w:ascii="Times New Roman" w:hAnsi="Times New Roman" w:cs="Times New Roman"/>
          <w:b/>
          <w:sz w:val="26"/>
          <w:szCs w:val="26"/>
        </w:rPr>
        <w:pPrChange w:id="2852" w:author="EndlessLove" w:date="2016-11-05T15:09:00Z">
          <w:pPr>
            <w:pStyle w:val="ListParagraph"/>
            <w:widowControl w:val="0"/>
            <w:numPr>
              <w:ilvl w:val="2"/>
              <w:numId w:val="1"/>
            </w:numPr>
            <w:spacing w:after="0" w:line="360" w:lineRule="auto"/>
            <w:ind w:left="540" w:hanging="720"/>
            <w:outlineLvl w:val="1"/>
          </w:pPr>
        </w:pPrChange>
      </w:pPr>
    </w:p>
    <w:p w14:paraId="0297F8F3" w14:textId="77777777" w:rsidR="00BA4053" w:rsidRDefault="00BA4053">
      <w:pPr>
        <w:pStyle w:val="ListParagraph"/>
        <w:widowControl w:val="0"/>
        <w:spacing w:after="0" w:line="360" w:lineRule="auto"/>
        <w:ind w:left="1080"/>
        <w:outlineLvl w:val="1"/>
        <w:rPr>
          <w:ins w:id="2853" w:author="EndlessLove" w:date="2016-11-05T15:08:00Z"/>
          <w:rFonts w:ascii="Times New Roman" w:hAnsi="Times New Roman" w:cs="Times New Roman"/>
          <w:b/>
          <w:sz w:val="26"/>
          <w:szCs w:val="26"/>
        </w:rPr>
        <w:pPrChange w:id="2854" w:author="EndlessLove" w:date="2016-11-05T15:09:00Z">
          <w:pPr>
            <w:pStyle w:val="ListParagraph"/>
            <w:widowControl w:val="0"/>
            <w:numPr>
              <w:ilvl w:val="2"/>
              <w:numId w:val="1"/>
            </w:numPr>
            <w:spacing w:after="0" w:line="360" w:lineRule="auto"/>
            <w:ind w:left="540" w:hanging="720"/>
            <w:outlineLvl w:val="1"/>
          </w:pPr>
        </w:pPrChange>
      </w:pPr>
    </w:p>
    <w:p w14:paraId="33079816" w14:textId="77777777" w:rsidR="00BB6485" w:rsidRDefault="00BB6485">
      <w:pPr>
        <w:pStyle w:val="ListParagraph"/>
        <w:widowControl w:val="0"/>
        <w:spacing w:after="0" w:line="360" w:lineRule="auto"/>
        <w:outlineLvl w:val="1"/>
        <w:rPr>
          <w:ins w:id="2855" w:author="EndlessLove" w:date="2016-11-06T09:51:00Z"/>
          <w:rFonts w:ascii="Times New Roman" w:hAnsi="Times New Roman" w:cs="Times New Roman"/>
          <w:b/>
          <w:sz w:val="26"/>
          <w:szCs w:val="26"/>
        </w:rPr>
        <w:pPrChange w:id="2856" w:author="EndlessLove" w:date="2016-11-05T14:23:00Z">
          <w:pPr>
            <w:pStyle w:val="ListParagraph"/>
            <w:widowControl w:val="0"/>
            <w:numPr>
              <w:ilvl w:val="2"/>
              <w:numId w:val="1"/>
            </w:numPr>
            <w:spacing w:after="0" w:line="360" w:lineRule="auto"/>
            <w:ind w:left="540" w:hanging="720"/>
            <w:outlineLvl w:val="1"/>
          </w:pPr>
        </w:pPrChange>
      </w:pPr>
    </w:p>
    <w:p w14:paraId="45625178" w14:textId="77777777" w:rsidR="00BB6485" w:rsidRDefault="00BB6485">
      <w:pPr>
        <w:pStyle w:val="ListParagraph"/>
        <w:widowControl w:val="0"/>
        <w:spacing w:after="0" w:line="360" w:lineRule="auto"/>
        <w:outlineLvl w:val="1"/>
        <w:rPr>
          <w:ins w:id="2857" w:author="EndlessLove" w:date="2016-11-06T09:51:00Z"/>
          <w:rFonts w:ascii="Times New Roman" w:hAnsi="Times New Roman" w:cs="Times New Roman"/>
          <w:b/>
          <w:sz w:val="26"/>
          <w:szCs w:val="26"/>
        </w:rPr>
        <w:pPrChange w:id="2858" w:author="EndlessLove" w:date="2016-11-05T14:23:00Z">
          <w:pPr>
            <w:pStyle w:val="ListParagraph"/>
            <w:widowControl w:val="0"/>
            <w:numPr>
              <w:ilvl w:val="2"/>
              <w:numId w:val="1"/>
            </w:numPr>
            <w:spacing w:after="0" w:line="360" w:lineRule="auto"/>
            <w:ind w:left="540" w:hanging="720"/>
            <w:outlineLvl w:val="1"/>
          </w:pPr>
        </w:pPrChange>
      </w:pPr>
    </w:p>
    <w:p w14:paraId="67DC3B63" w14:textId="77777777" w:rsidR="00BB6485" w:rsidRDefault="00BB6485">
      <w:pPr>
        <w:pStyle w:val="ListParagraph"/>
        <w:widowControl w:val="0"/>
        <w:spacing w:after="0" w:line="360" w:lineRule="auto"/>
        <w:outlineLvl w:val="1"/>
        <w:rPr>
          <w:ins w:id="2859" w:author="EndlessLove" w:date="2016-11-06T09:51:00Z"/>
          <w:rFonts w:ascii="Times New Roman" w:hAnsi="Times New Roman" w:cs="Times New Roman"/>
          <w:b/>
          <w:sz w:val="26"/>
          <w:szCs w:val="26"/>
        </w:rPr>
        <w:pPrChange w:id="2860" w:author="EndlessLove" w:date="2016-11-05T14:23:00Z">
          <w:pPr>
            <w:pStyle w:val="ListParagraph"/>
            <w:widowControl w:val="0"/>
            <w:numPr>
              <w:ilvl w:val="2"/>
              <w:numId w:val="1"/>
            </w:numPr>
            <w:spacing w:after="0" w:line="360" w:lineRule="auto"/>
            <w:ind w:left="540" w:hanging="720"/>
            <w:outlineLvl w:val="1"/>
          </w:pPr>
        </w:pPrChange>
      </w:pPr>
    </w:p>
    <w:p w14:paraId="03ED2850" w14:textId="64A83C2C" w:rsidR="003567DB" w:rsidRDefault="00BA4053">
      <w:pPr>
        <w:widowControl w:val="0"/>
        <w:spacing w:after="0" w:line="360" w:lineRule="auto"/>
        <w:outlineLvl w:val="1"/>
        <w:rPr>
          <w:ins w:id="2861" w:author="EndlessLove" w:date="2016-11-06T09:51:00Z"/>
          <w:rFonts w:ascii="Times New Roman" w:hAnsi="Times New Roman" w:cs="Times New Roman"/>
          <w:b/>
          <w:sz w:val="26"/>
          <w:szCs w:val="26"/>
        </w:rPr>
        <w:pPrChange w:id="2862" w:author="EndlessLove" w:date="2016-11-06T09:51:00Z">
          <w:pPr>
            <w:pStyle w:val="ListParagraph"/>
            <w:widowControl w:val="0"/>
            <w:numPr>
              <w:ilvl w:val="2"/>
              <w:numId w:val="1"/>
            </w:numPr>
            <w:spacing w:after="0" w:line="360" w:lineRule="auto"/>
            <w:ind w:left="540" w:hanging="720"/>
            <w:outlineLvl w:val="1"/>
          </w:pPr>
        </w:pPrChange>
      </w:pPr>
      <w:ins w:id="2863" w:author="EndlessLove" w:date="2016-11-05T16:07:00Z">
        <w:r w:rsidRPr="001A3A98">
          <w:rPr>
            <w:noProof/>
          </w:rPr>
          <w:lastRenderedPageBreak/>
          <w:drawing>
            <wp:anchor distT="0" distB="0" distL="114300" distR="114300" simplePos="0" relativeHeight="251687936" behindDoc="0" locked="0" layoutInCell="1" allowOverlap="1" wp14:anchorId="6A3EB6B6" wp14:editId="1137C42A">
              <wp:simplePos x="0" y="0"/>
              <wp:positionH relativeFrom="column">
                <wp:posOffset>95250</wp:posOffset>
              </wp:positionH>
              <wp:positionV relativeFrom="paragraph">
                <wp:posOffset>0</wp:posOffset>
              </wp:positionV>
              <wp:extent cx="5943600" cy="3931920"/>
              <wp:effectExtent l="0" t="0" r="0" b="0"/>
              <wp:wrapThrough wrapText="bothSides">
                <wp:wrapPolygon edited="0">
                  <wp:start x="0" y="0"/>
                  <wp:lineTo x="0" y="21453"/>
                  <wp:lineTo x="21531" y="21453"/>
                  <wp:lineTo x="21531" y="0"/>
                  <wp:lineTo x="0" y="0"/>
                </wp:wrapPolygon>
              </wp:wrapThrough>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S_Response.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931920"/>
                      </a:xfrm>
                      <a:prstGeom prst="rect">
                        <a:avLst/>
                      </a:prstGeom>
                    </pic:spPr>
                  </pic:pic>
                </a:graphicData>
              </a:graphic>
              <wp14:sizeRelV relativeFrom="margin">
                <wp14:pctHeight>0</wp14:pctHeight>
              </wp14:sizeRelV>
            </wp:anchor>
          </w:drawing>
        </w:r>
      </w:ins>
    </w:p>
    <w:p w14:paraId="1628DAAB" w14:textId="7EAC8668" w:rsidR="00BB6485" w:rsidRDefault="00BB6485" w:rsidP="00BB6485">
      <w:pPr>
        <w:pStyle w:val="ListParagraph"/>
        <w:widowControl w:val="0"/>
        <w:spacing w:after="0" w:line="360" w:lineRule="auto"/>
        <w:ind w:left="1080"/>
        <w:jc w:val="center"/>
        <w:outlineLvl w:val="1"/>
        <w:rPr>
          <w:ins w:id="2864" w:author="EndlessLove" w:date="2016-11-06T09:51:00Z"/>
          <w:rFonts w:ascii="Times New Roman" w:hAnsi="Times New Roman" w:cs="Times New Roman"/>
          <w:sz w:val="26"/>
          <w:szCs w:val="26"/>
        </w:rPr>
      </w:pPr>
      <w:ins w:id="2865" w:author="EndlessLove" w:date="2016-11-06T09:51:00Z">
        <w:r>
          <w:rPr>
            <w:rFonts w:ascii="Times New Roman" w:hAnsi="Times New Roman" w:cs="Times New Roman"/>
            <w:b/>
            <w:sz w:val="26"/>
            <w:szCs w:val="26"/>
          </w:rPr>
          <w:t>Hình 38</w:t>
        </w:r>
        <w:r w:rsidRPr="008967F5">
          <w:rPr>
            <w:rFonts w:ascii="Times New Roman" w:hAnsi="Times New Roman" w:cs="Times New Roman"/>
            <w:b/>
            <w:sz w:val="26"/>
            <w:szCs w:val="26"/>
          </w:rPr>
          <w:t xml:space="preserve">: </w:t>
        </w:r>
        <w:r>
          <w:rPr>
            <w:rFonts w:ascii="Times New Roman" w:hAnsi="Times New Roman" w:cs="Times New Roman"/>
            <w:b/>
            <w:sz w:val="26"/>
            <w:szCs w:val="26"/>
          </w:rPr>
          <w:t>Sequence Diagram admin trả lời liên hệ cho khách hàng</w:t>
        </w:r>
      </w:ins>
    </w:p>
    <w:p w14:paraId="08D2B2FA" w14:textId="77777777" w:rsidR="00BB6485" w:rsidRPr="00BB6485" w:rsidRDefault="00BB6485">
      <w:pPr>
        <w:widowControl w:val="0"/>
        <w:spacing w:after="0" w:line="360" w:lineRule="auto"/>
        <w:outlineLvl w:val="1"/>
        <w:rPr>
          <w:ins w:id="2866" w:author="EndlessLove" w:date="2016-11-05T15:08:00Z"/>
          <w:rFonts w:ascii="Times New Roman" w:hAnsi="Times New Roman" w:cs="Times New Roman"/>
          <w:b/>
          <w:sz w:val="26"/>
          <w:szCs w:val="26"/>
          <w:rPrChange w:id="2867" w:author="EndlessLove" w:date="2016-11-06T09:51:00Z">
            <w:rPr>
              <w:ins w:id="2868" w:author="EndlessLove" w:date="2016-11-05T15:08:00Z"/>
            </w:rPr>
          </w:rPrChange>
        </w:rPr>
        <w:pPrChange w:id="2869" w:author="EndlessLove" w:date="2016-11-06T09:51:00Z">
          <w:pPr>
            <w:pStyle w:val="ListParagraph"/>
            <w:widowControl w:val="0"/>
            <w:numPr>
              <w:ilvl w:val="2"/>
              <w:numId w:val="1"/>
            </w:numPr>
            <w:spacing w:after="0" w:line="360" w:lineRule="auto"/>
            <w:ind w:left="540" w:hanging="720"/>
            <w:outlineLvl w:val="1"/>
          </w:pPr>
        </w:pPrChange>
      </w:pPr>
    </w:p>
    <w:p w14:paraId="256E7A16" w14:textId="77777777" w:rsidR="00674AC2" w:rsidRDefault="00674AC2">
      <w:pPr>
        <w:pStyle w:val="STyle41"/>
        <w:rPr>
          <w:ins w:id="2870" w:author="EndlessLove" w:date="2016-11-08T21:50:00Z"/>
        </w:rPr>
        <w:pPrChange w:id="2871" w:author="EndlessLove" w:date="2016-11-07T19:47:00Z">
          <w:pPr>
            <w:pStyle w:val="ListParagraph"/>
            <w:widowControl w:val="0"/>
            <w:spacing w:after="0" w:line="360" w:lineRule="auto"/>
            <w:ind w:left="360"/>
            <w:outlineLvl w:val="1"/>
          </w:pPr>
        </w:pPrChange>
      </w:pPr>
      <w:bookmarkStart w:id="2872" w:name="_Toc466284214"/>
      <w:bookmarkStart w:id="2873" w:name="_Toc466285962"/>
      <w:bookmarkStart w:id="2874" w:name="_Toc466287910"/>
      <w:bookmarkStart w:id="2875" w:name="_Toc466289127"/>
    </w:p>
    <w:p w14:paraId="6388EC94" w14:textId="77777777" w:rsidR="00674AC2" w:rsidRDefault="00674AC2">
      <w:pPr>
        <w:pStyle w:val="STyle41"/>
        <w:rPr>
          <w:ins w:id="2876" w:author="EndlessLove" w:date="2016-11-08T21:50:00Z"/>
        </w:rPr>
        <w:pPrChange w:id="2877" w:author="EndlessLove" w:date="2016-11-07T19:47:00Z">
          <w:pPr>
            <w:pStyle w:val="ListParagraph"/>
            <w:widowControl w:val="0"/>
            <w:spacing w:after="0" w:line="360" w:lineRule="auto"/>
            <w:ind w:left="360"/>
            <w:outlineLvl w:val="1"/>
          </w:pPr>
        </w:pPrChange>
      </w:pPr>
    </w:p>
    <w:p w14:paraId="16E8D66A" w14:textId="77777777" w:rsidR="00674AC2" w:rsidRDefault="00674AC2">
      <w:pPr>
        <w:pStyle w:val="STyle41"/>
        <w:rPr>
          <w:ins w:id="2878" w:author="EndlessLove" w:date="2016-11-08T21:52:00Z"/>
        </w:rPr>
        <w:pPrChange w:id="2879" w:author="EndlessLove" w:date="2016-11-07T19:47:00Z">
          <w:pPr>
            <w:pStyle w:val="ListParagraph"/>
            <w:widowControl w:val="0"/>
            <w:spacing w:after="0" w:line="360" w:lineRule="auto"/>
            <w:ind w:left="360"/>
            <w:outlineLvl w:val="1"/>
          </w:pPr>
        </w:pPrChange>
      </w:pPr>
      <w:bookmarkStart w:id="2880" w:name="_GoBack"/>
      <w:bookmarkEnd w:id="2880"/>
    </w:p>
    <w:p w14:paraId="7D766284" w14:textId="77777777" w:rsidR="00674AC2" w:rsidRDefault="00674AC2">
      <w:pPr>
        <w:pStyle w:val="STyle41"/>
        <w:rPr>
          <w:ins w:id="2881" w:author="EndlessLove" w:date="2016-11-08T21:52:00Z"/>
        </w:rPr>
        <w:pPrChange w:id="2882" w:author="EndlessLove" w:date="2016-11-07T19:47:00Z">
          <w:pPr>
            <w:pStyle w:val="ListParagraph"/>
            <w:widowControl w:val="0"/>
            <w:spacing w:after="0" w:line="360" w:lineRule="auto"/>
            <w:ind w:left="360"/>
            <w:outlineLvl w:val="1"/>
          </w:pPr>
        </w:pPrChange>
      </w:pPr>
    </w:p>
    <w:p w14:paraId="41AE6321" w14:textId="77777777" w:rsidR="00674AC2" w:rsidRDefault="00674AC2">
      <w:pPr>
        <w:pStyle w:val="STyle41"/>
        <w:rPr>
          <w:ins w:id="2883" w:author="EndlessLove" w:date="2016-11-08T21:52:00Z"/>
        </w:rPr>
        <w:pPrChange w:id="2884" w:author="EndlessLove" w:date="2016-11-07T19:47:00Z">
          <w:pPr>
            <w:pStyle w:val="ListParagraph"/>
            <w:widowControl w:val="0"/>
            <w:spacing w:after="0" w:line="360" w:lineRule="auto"/>
            <w:ind w:left="360"/>
            <w:outlineLvl w:val="1"/>
          </w:pPr>
        </w:pPrChange>
      </w:pPr>
    </w:p>
    <w:p w14:paraId="5A1DC885" w14:textId="77777777" w:rsidR="00674AC2" w:rsidRDefault="00674AC2">
      <w:pPr>
        <w:pStyle w:val="STyle41"/>
        <w:rPr>
          <w:ins w:id="2885" w:author="EndlessLove" w:date="2016-11-08T21:52:00Z"/>
        </w:rPr>
        <w:pPrChange w:id="2886" w:author="EndlessLove" w:date="2016-11-07T19:47:00Z">
          <w:pPr>
            <w:pStyle w:val="ListParagraph"/>
            <w:widowControl w:val="0"/>
            <w:spacing w:after="0" w:line="360" w:lineRule="auto"/>
            <w:ind w:left="360"/>
            <w:outlineLvl w:val="1"/>
          </w:pPr>
        </w:pPrChange>
      </w:pPr>
    </w:p>
    <w:p w14:paraId="43A286DC" w14:textId="77777777" w:rsidR="00674AC2" w:rsidRDefault="00674AC2">
      <w:pPr>
        <w:pStyle w:val="STyle41"/>
        <w:rPr>
          <w:ins w:id="2887" w:author="EndlessLove" w:date="2016-11-08T21:52:00Z"/>
        </w:rPr>
        <w:pPrChange w:id="2888" w:author="EndlessLove" w:date="2016-11-07T19:47:00Z">
          <w:pPr>
            <w:pStyle w:val="ListParagraph"/>
            <w:widowControl w:val="0"/>
            <w:spacing w:after="0" w:line="360" w:lineRule="auto"/>
            <w:ind w:left="360"/>
            <w:outlineLvl w:val="1"/>
          </w:pPr>
        </w:pPrChange>
      </w:pPr>
    </w:p>
    <w:p w14:paraId="4D1C7904" w14:textId="77777777" w:rsidR="00674AC2" w:rsidRDefault="00674AC2">
      <w:pPr>
        <w:pStyle w:val="STyle41"/>
        <w:rPr>
          <w:ins w:id="2889" w:author="EndlessLove" w:date="2016-11-08T21:52:00Z"/>
        </w:rPr>
        <w:pPrChange w:id="2890" w:author="EndlessLove" w:date="2016-11-07T19:47:00Z">
          <w:pPr>
            <w:pStyle w:val="ListParagraph"/>
            <w:widowControl w:val="0"/>
            <w:spacing w:after="0" w:line="360" w:lineRule="auto"/>
            <w:ind w:left="360"/>
            <w:outlineLvl w:val="1"/>
          </w:pPr>
        </w:pPrChange>
      </w:pPr>
    </w:p>
    <w:p w14:paraId="585B7926" w14:textId="77777777" w:rsidR="00674AC2" w:rsidRDefault="00674AC2">
      <w:pPr>
        <w:pStyle w:val="STyle41"/>
        <w:rPr>
          <w:ins w:id="2891" w:author="EndlessLove" w:date="2016-11-08T21:52:00Z"/>
        </w:rPr>
        <w:pPrChange w:id="2892" w:author="EndlessLove" w:date="2016-11-07T19:47:00Z">
          <w:pPr>
            <w:pStyle w:val="ListParagraph"/>
            <w:widowControl w:val="0"/>
            <w:spacing w:after="0" w:line="360" w:lineRule="auto"/>
            <w:ind w:left="360"/>
            <w:outlineLvl w:val="1"/>
          </w:pPr>
        </w:pPrChange>
      </w:pPr>
    </w:p>
    <w:p w14:paraId="6287B6D1" w14:textId="4DE9F1E3" w:rsidR="00A5230B" w:rsidRPr="00556F8E" w:rsidRDefault="00DF0391">
      <w:pPr>
        <w:pStyle w:val="STyle41"/>
        <w:rPr>
          <w:ins w:id="2893" w:author="EndlessLove" w:date="2016-11-05T15:09:00Z"/>
        </w:rPr>
        <w:pPrChange w:id="2894" w:author="EndlessLove" w:date="2016-11-07T19:47:00Z">
          <w:pPr>
            <w:pStyle w:val="ListParagraph"/>
            <w:widowControl w:val="0"/>
            <w:spacing w:after="0" w:line="360" w:lineRule="auto"/>
            <w:ind w:left="360"/>
            <w:outlineLvl w:val="1"/>
          </w:pPr>
        </w:pPrChange>
      </w:pPr>
      <w:ins w:id="2895" w:author="EndlessLove" w:date="2016-11-07T12:11:00Z">
        <w:r>
          <w:t xml:space="preserve">3.2.11 </w:t>
        </w:r>
      </w:ins>
      <w:ins w:id="2896" w:author="EndlessLove" w:date="2016-11-05T15:08:00Z">
        <w:r w:rsidR="003567DB" w:rsidRPr="001A3A98">
          <w:t xml:space="preserve">Chức năng </w:t>
        </w:r>
      </w:ins>
      <w:ins w:id="2897" w:author="EndlessLove" w:date="2016-11-05T15:09:00Z">
        <w:r w:rsidR="00A5230B" w:rsidRPr="006B5E4E">
          <w:t xml:space="preserve">đánh giá website </w:t>
        </w:r>
      </w:ins>
      <w:ins w:id="2898" w:author="EndlessLove" w:date="2016-11-05T15:08:00Z">
        <w:r w:rsidR="00A5230B" w:rsidRPr="006B5E4E">
          <w:t>của</w:t>
        </w:r>
      </w:ins>
      <w:bookmarkEnd w:id="2872"/>
      <w:bookmarkEnd w:id="2873"/>
      <w:bookmarkEnd w:id="2874"/>
      <w:bookmarkEnd w:id="2875"/>
    </w:p>
    <w:p w14:paraId="0B7D5F90" w14:textId="56BFF4A0" w:rsidR="00A5230B" w:rsidRDefault="00A5230B">
      <w:pPr>
        <w:pStyle w:val="ListParagraph"/>
        <w:widowControl w:val="0"/>
        <w:numPr>
          <w:ilvl w:val="0"/>
          <w:numId w:val="40"/>
        </w:numPr>
        <w:spacing w:after="0" w:line="360" w:lineRule="auto"/>
        <w:ind w:left="1440"/>
        <w:outlineLvl w:val="1"/>
        <w:rPr>
          <w:ins w:id="2899" w:author="EndlessLove" w:date="2016-11-05T15:09:00Z"/>
          <w:rFonts w:ascii="Times New Roman" w:hAnsi="Times New Roman" w:cs="Times New Roman"/>
          <w:b/>
          <w:sz w:val="26"/>
          <w:szCs w:val="26"/>
        </w:rPr>
        <w:pPrChange w:id="2900" w:author="EndlessLove" w:date="2016-11-05T15:09:00Z">
          <w:pPr>
            <w:pStyle w:val="ListParagraph"/>
            <w:widowControl w:val="0"/>
            <w:numPr>
              <w:numId w:val="40"/>
            </w:numPr>
            <w:spacing w:after="0" w:line="360" w:lineRule="auto"/>
            <w:ind w:left="1080" w:hanging="360"/>
            <w:outlineLvl w:val="1"/>
          </w:pPr>
        </w:pPrChange>
      </w:pPr>
      <w:ins w:id="2901" w:author="EndlessLove" w:date="2016-11-05T15:09:00Z">
        <w:r>
          <w:rPr>
            <w:rFonts w:ascii="Times New Roman" w:hAnsi="Times New Roman" w:cs="Times New Roman"/>
            <w:b/>
            <w:sz w:val="26"/>
            <w:szCs w:val="26"/>
          </w:rPr>
          <w:t>Khách hàng gửi đánh giá</w:t>
        </w:r>
      </w:ins>
    </w:p>
    <w:p w14:paraId="63C7D43A" w14:textId="78A01426" w:rsidR="00A5230B" w:rsidRDefault="00A5230B">
      <w:pPr>
        <w:pStyle w:val="ListParagraph"/>
        <w:widowControl w:val="0"/>
        <w:numPr>
          <w:ilvl w:val="0"/>
          <w:numId w:val="41"/>
        </w:numPr>
        <w:spacing w:after="0" w:line="360" w:lineRule="auto"/>
        <w:ind w:left="2160"/>
        <w:outlineLvl w:val="1"/>
        <w:rPr>
          <w:ins w:id="2902" w:author="EndlessLove" w:date="2016-11-05T16:04:00Z"/>
          <w:rFonts w:ascii="Times New Roman" w:hAnsi="Times New Roman" w:cs="Times New Roman"/>
          <w:sz w:val="26"/>
          <w:szCs w:val="26"/>
        </w:rPr>
        <w:pPrChange w:id="2903" w:author="EndlessLove" w:date="2016-11-05T15:09:00Z">
          <w:pPr>
            <w:pStyle w:val="ListParagraph"/>
            <w:widowControl w:val="0"/>
            <w:numPr>
              <w:numId w:val="41"/>
            </w:numPr>
            <w:spacing w:after="0" w:line="360" w:lineRule="auto"/>
            <w:ind w:left="1800" w:hanging="360"/>
            <w:outlineLvl w:val="1"/>
          </w:pPr>
        </w:pPrChange>
      </w:pPr>
      <w:ins w:id="2904" w:author="EndlessLove" w:date="2016-11-05T15:09:00Z">
        <w:r w:rsidRPr="00930C37">
          <w:rPr>
            <w:rFonts w:ascii="Times New Roman" w:hAnsi="Times New Roman" w:cs="Times New Roman"/>
            <w:sz w:val="26"/>
            <w:szCs w:val="26"/>
          </w:rPr>
          <w:lastRenderedPageBreak/>
          <w:t>Activity Diagram</w:t>
        </w:r>
      </w:ins>
    </w:p>
    <w:p w14:paraId="2F0752B3" w14:textId="4AAC0EF4" w:rsidR="00BA4053" w:rsidRPr="00BA4053" w:rsidRDefault="00BA4053">
      <w:pPr>
        <w:widowControl w:val="0"/>
        <w:spacing w:after="0" w:line="360" w:lineRule="auto"/>
        <w:outlineLvl w:val="1"/>
        <w:rPr>
          <w:ins w:id="2905" w:author="EndlessLove" w:date="2016-11-05T16:12:00Z"/>
          <w:rFonts w:ascii="Times New Roman" w:hAnsi="Times New Roman" w:cs="Times New Roman"/>
          <w:sz w:val="26"/>
          <w:szCs w:val="26"/>
          <w:rPrChange w:id="2906" w:author="EndlessLove" w:date="2016-11-05T16:13:00Z">
            <w:rPr>
              <w:ins w:id="2907" w:author="EndlessLove" w:date="2016-11-05T16:12:00Z"/>
            </w:rPr>
          </w:rPrChange>
        </w:rPr>
        <w:pPrChange w:id="2908" w:author="EndlessLove" w:date="2016-11-05T16:13:00Z">
          <w:pPr>
            <w:pStyle w:val="ListParagraph"/>
            <w:widowControl w:val="0"/>
            <w:numPr>
              <w:numId w:val="41"/>
            </w:numPr>
            <w:spacing w:after="0" w:line="360" w:lineRule="auto"/>
            <w:ind w:left="1800" w:hanging="360"/>
            <w:outlineLvl w:val="1"/>
          </w:pPr>
        </w:pPrChange>
      </w:pPr>
      <w:ins w:id="2909" w:author="EndlessLove" w:date="2016-11-05T16:08:00Z">
        <w:r>
          <w:rPr>
            <w:noProof/>
          </w:rPr>
          <w:drawing>
            <wp:anchor distT="0" distB="0" distL="114300" distR="114300" simplePos="0" relativeHeight="251688960" behindDoc="0" locked="0" layoutInCell="1" allowOverlap="1" wp14:anchorId="4B82041E" wp14:editId="38F8374E">
              <wp:simplePos x="0" y="0"/>
              <wp:positionH relativeFrom="column">
                <wp:posOffset>228600</wp:posOffset>
              </wp:positionH>
              <wp:positionV relativeFrom="paragraph">
                <wp:posOffset>0</wp:posOffset>
              </wp:positionV>
              <wp:extent cx="5943600" cy="3752215"/>
              <wp:effectExtent l="0" t="0" r="0" b="635"/>
              <wp:wrapThrough wrapText="bothSides">
                <wp:wrapPolygon edited="0">
                  <wp:start x="0" y="0"/>
                  <wp:lineTo x="0" y="21494"/>
                  <wp:lineTo x="21531" y="21494"/>
                  <wp:lineTo x="21531" y="0"/>
                  <wp:lineTo x="0" y="0"/>
                </wp:wrapPolygon>
              </wp:wrapThrough>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A_Survey.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14:sizeRelH relativeFrom="margin">
                <wp14:pctWidth>0</wp14:pctWidth>
              </wp14:sizeRelH>
              <wp14:sizeRelV relativeFrom="margin">
                <wp14:pctHeight>0</wp14:pctHeight>
              </wp14:sizeRelV>
            </wp:anchor>
          </w:drawing>
        </w:r>
      </w:ins>
    </w:p>
    <w:p w14:paraId="7F6950F5" w14:textId="1A7F2E3A" w:rsidR="001C1180" w:rsidRDefault="001C1180" w:rsidP="001C1180">
      <w:pPr>
        <w:pStyle w:val="ListParagraph"/>
        <w:widowControl w:val="0"/>
        <w:spacing w:after="0" w:line="360" w:lineRule="auto"/>
        <w:ind w:left="1080"/>
        <w:jc w:val="center"/>
        <w:outlineLvl w:val="1"/>
        <w:rPr>
          <w:ins w:id="2910" w:author="EndlessLove" w:date="2016-11-06T09:52:00Z"/>
          <w:rFonts w:ascii="Times New Roman" w:hAnsi="Times New Roman" w:cs="Times New Roman"/>
          <w:sz w:val="26"/>
          <w:szCs w:val="26"/>
        </w:rPr>
      </w:pPr>
      <w:ins w:id="2911" w:author="EndlessLove" w:date="2016-11-06T09:52:00Z">
        <w:r>
          <w:rPr>
            <w:rFonts w:ascii="Times New Roman" w:hAnsi="Times New Roman" w:cs="Times New Roman"/>
            <w:b/>
            <w:sz w:val="26"/>
            <w:szCs w:val="26"/>
          </w:rPr>
          <w:t>Hình 39</w:t>
        </w:r>
        <w:r w:rsidRPr="008967F5">
          <w:rPr>
            <w:rFonts w:ascii="Times New Roman" w:hAnsi="Times New Roman" w:cs="Times New Roman"/>
            <w:b/>
            <w:sz w:val="26"/>
            <w:szCs w:val="26"/>
          </w:rPr>
          <w:t xml:space="preserve">: </w:t>
        </w:r>
        <w:r>
          <w:rPr>
            <w:rFonts w:ascii="Times New Roman" w:hAnsi="Times New Roman" w:cs="Times New Roman"/>
            <w:b/>
            <w:sz w:val="26"/>
            <w:szCs w:val="26"/>
          </w:rPr>
          <w:t>Activity khách hàng gửi đánh giá website</w:t>
        </w:r>
      </w:ins>
    </w:p>
    <w:p w14:paraId="46FC5C7E" w14:textId="6BFAB8EF" w:rsidR="00BA4053" w:rsidRPr="00930C37" w:rsidRDefault="00BA4053">
      <w:pPr>
        <w:pStyle w:val="ListParagraph"/>
        <w:widowControl w:val="0"/>
        <w:spacing w:after="0" w:line="360" w:lineRule="auto"/>
        <w:ind w:left="2160"/>
        <w:outlineLvl w:val="1"/>
        <w:rPr>
          <w:ins w:id="2912" w:author="EndlessLove" w:date="2016-11-05T15:09:00Z"/>
          <w:rFonts w:ascii="Times New Roman" w:hAnsi="Times New Roman" w:cs="Times New Roman"/>
          <w:sz w:val="26"/>
          <w:szCs w:val="26"/>
        </w:rPr>
        <w:pPrChange w:id="2913" w:author="EndlessLove" w:date="2016-11-05T16:04:00Z">
          <w:pPr>
            <w:pStyle w:val="ListParagraph"/>
            <w:widowControl w:val="0"/>
            <w:numPr>
              <w:numId w:val="41"/>
            </w:numPr>
            <w:spacing w:after="0" w:line="360" w:lineRule="auto"/>
            <w:ind w:left="1800" w:hanging="360"/>
            <w:outlineLvl w:val="1"/>
          </w:pPr>
        </w:pPrChange>
      </w:pPr>
    </w:p>
    <w:p w14:paraId="454D9527" w14:textId="2AE8609B" w:rsidR="00BA4053" w:rsidRPr="00674AC2" w:rsidRDefault="00A5230B" w:rsidP="00674AC2">
      <w:pPr>
        <w:pStyle w:val="ListParagraph"/>
        <w:widowControl w:val="0"/>
        <w:numPr>
          <w:ilvl w:val="0"/>
          <w:numId w:val="41"/>
        </w:numPr>
        <w:spacing w:after="0" w:line="360" w:lineRule="auto"/>
        <w:ind w:left="2160"/>
        <w:outlineLvl w:val="1"/>
        <w:rPr>
          <w:ins w:id="2914" w:author="EndlessLove" w:date="2016-11-05T16:14:00Z"/>
          <w:rFonts w:ascii="Times New Roman" w:hAnsi="Times New Roman" w:cs="Times New Roman"/>
          <w:sz w:val="26"/>
          <w:szCs w:val="26"/>
          <w:rPrChange w:id="2915" w:author="EndlessLove" w:date="2016-11-08T21:50:00Z">
            <w:rPr>
              <w:ins w:id="2916" w:author="EndlessLove" w:date="2016-11-05T16:14:00Z"/>
            </w:rPr>
          </w:rPrChange>
        </w:rPr>
        <w:pPrChange w:id="2917" w:author="EndlessLove" w:date="2016-11-08T21:50:00Z">
          <w:pPr>
            <w:pStyle w:val="ListParagraph"/>
            <w:widowControl w:val="0"/>
            <w:numPr>
              <w:numId w:val="41"/>
            </w:numPr>
            <w:spacing w:after="0" w:line="360" w:lineRule="auto"/>
            <w:ind w:left="1800" w:hanging="360"/>
            <w:outlineLvl w:val="1"/>
          </w:pPr>
        </w:pPrChange>
      </w:pPr>
      <w:ins w:id="2918" w:author="EndlessLove" w:date="2016-11-05T15:09:00Z">
        <w:r w:rsidRPr="00930C37">
          <w:rPr>
            <w:rFonts w:ascii="Times New Roman" w:hAnsi="Times New Roman" w:cs="Times New Roman"/>
            <w:sz w:val="26"/>
            <w:szCs w:val="26"/>
          </w:rPr>
          <w:t>Sequence Diagram</w:t>
        </w:r>
      </w:ins>
    </w:p>
    <w:p w14:paraId="4C5FD3E8" w14:textId="640C1282" w:rsidR="00BA4053" w:rsidRDefault="00BA4053">
      <w:pPr>
        <w:pStyle w:val="ListParagraph"/>
        <w:widowControl w:val="0"/>
        <w:spacing w:after="0" w:line="360" w:lineRule="auto"/>
        <w:ind w:left="2160"/>
        <w:outlineLvl w:val="1"/>
        <w:rPr>
          <w:ins w:id="2919" w:author="EndlessLove" w:date="2016-11-05T16:14:00Z"/>
          <w:rFonts w:ascii="Times New Roman" w:hAnsi="Times New Roman" w:cs="Times New Roman"/>
          <w:sz w:val="26"/>
          <w:szCs w:val="26"/>
        </w:rPr>
        <w:pPrChange w:id="2920" w:author="EndlessLove" w:date="2016-11-05T16:13:00Z">
          <w:pPr>
            <w:pStyle w:val="ListParagraph"/>
            <w:widowControl w:val="0"/>
            <w:numPr>
              <w:numId w:val="41"/>
            </w:numPr>
            <w:spacing w:after="0" w:line="360" w:lineRule="auto"/>
            <w:ind w:left="1800" w:hanging="360"/>
            <w:outlineLvl w:val="1"/>
          </w:pPr>
        </w:pPrChange>
      </w:pPr>
    </w:p>
    <w:p w14:paraId="13515ADA" w14:textId="2A9DAFFE" w:rsidR="00BA4053" w:rsidRDefault="00BA4053">
      <w:pPr>
        <w:pStyle w:val="ListParagraph"/>
        <w:widowControl w:val="0"/>
        <w:spacing w:after="0" w:line="360" w:lineRule="auto"/>
        <w:ind w:left="2160"/>
        <w:outlineLvl w:val="1"/>
        <w:rPr>
          <w:ins w:id="2921" w:author="EndlessLove" w:date="2016-11-05T16:14:00Z"/>
          <w:rFonts w:ascii="Times New Roman" w:hAnsi="Times New Roman" w:cs="Times New Roman"/>
          <w:sz w:val="26"/>
          <w:szCs w:val="26"/>
        </w:rPr>
        <w:pPrChange w:id="2922" w:author="EndlessLove" w:date="2016-11-05T16:13:00Z">
          <w:pPr>
            <w:pStyle w:val="ListParagraph"/>
            <w:widowControl w:val="0"/>
            <w:numPr>
              <w:numId w:val="41"/>
            </w:numPr>
            <w:spacing w:after="0" w:line="360" w:lineRule="auto"/>
            <w:ind w:left="1800" w:hanging="360"/>
            <w:outlineLvl w:val="1"/>
          </w:pPr>
        </w:pPrChange>
      </w:pPr>
    </w:p>
    <w:p w14:paraId="3317226E" w14:textId="4D5E6F2F" w:rsidR="00BA4053" w:rsidRDefault="00674AC2">
      <w:pPr>
        <w:pStyle w:val="ListParagraph"/>
        <w:widowControl w:val="0"/>
        <w:spacing w:after="0" w:line="360" w:lineRule="auto"/>
        <w:ind w:left="2160"/>
        <w:outlineLvl w:val="1"/>
        <w:rPr>
          <w:ins w:id="2923" w:author="EndlessLove" w:date="2016-11-05T16:14:00Z"/>
          <w:rFonts w:ascii="Times New Roman" w:hAnsi="Times New Roman" w:cs="Times New Roman"/>
          <w:sz w:val="26"/>
          <w:szCs w:val="26"/>
        </w:rPr>
        <w:pPrChange w:id="2924" w:author="EndlessLove" w:date="2016-11-05T16:13:00Z">
          <w:pPr>
            <w:pStyle w:val="ListParagraph"/>
            <w:widowControl w:val="0"/>
            <w:numPr>
              <w:numId w:val="41"/>
            </w:numPr>
            <w:spacing w:after="0" w:line="360" w:lineRule="auto"/>
            <w:ind w:left="1800" w:hanging="360"/>
            <w:outlineLvl w:val="1"/>
          </w:pPr>
        </w:pPrChange>
      </w:pPr>
      <w:ins w:id="2925" w:author="EndlessLove" w:date="2016-11-05T16:14:00Z">
        <w:r>
          <w:rPr>
            <w:rFonts w:ascii="Times New Roman" w:hAnsi="Times New Roman" w:cs="Times New Roman"/>
            <w:noProof/>
            <w:sz w:val="26"/>
            <w:szCs w:val="26"/>
            <w:rPrChange w:id="2926" w:author="Unknown">
              <w:rPr>
                <w:noProof/>
              </w:rPr>
            </w:rPrChange>
          </w:rPr>
          <w:lastRenderedPageBreak/>
          <w:drawing>
            <wp:anchor distT="0" distB="0" distL="114300" distR="114300" simplePos="0" relativeHeight="251691008" behindDoc="0" locked="0" layoutInCell="1" allowOverlap="1" wp14:anchorId="36112F04" wp14:editId="61140D5C">
              <wp:simplePos x="0" y="0"/>
              <wp:positionH relativeFrom="margin">
                <wp:posOffset>408940</wp:posOffset>
              </wp:positionH>
              <wp:positionV relativeFrom="paragraph">
                <wp:posOffset>375285</wp:posOffset>
              </wp:positionV>
              <wp:extent cx="5943600" cy="3121025"/>
              <wp:effectExtent l="0" t="0" r="0" b="3175"/>
              <wp:wrapThrough wrapText="bothSides">
                <wp:wrapPolygon edited="0">
                  <wp:start x="0" y="0"/>
                  <wp:lineTo x="0" y="21490"/>
                  <wp:lineTo x="21531" y="21490"/>
                  <wp:lineTo x="21531" y="0"/>
                  <wp:lineTo x="0" y="0"/>
                </wp:wrapPolygon>
              </wp:wrapThrough>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S_Survey.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3121025"/>
                      </a:xfrm>
                      <a:prstGeom prst="rect">
                        <a:avLst/>
                      </a:prstGeom>
                    </pic:spPr>
                  </pic:pic>
                </a:graphicData>
              </a:graphic>
              <wp14:sizeRelH relativeFrom="margin">
                <wp14:pctWidth>0</wp14:pctWidth>
              </wp14:sizeRelH>
              <wp14:sizeRelV relativeFrom="margin">
                <wp14:pctHeight>0</wp14:pctHeight>
              </wp14:sizeRelV>
            </wp:anchor>
          </w:drawing>
        </w:r>
      </w:ins>
    </w:p>
    <w:p w14:paraId="621AE2F1" w14:textId="3667F63E" w:rsidR="001C1180" w:rsidRDefault="001C1180" w:rsidP="001C1180">
      <w:pPr>
        <w:pStyle w:val="ListParagraph"/>
        <w:widowControl w:val="0"/>
        <w:spacing w:after="0" w:line="360" w:lineRule="auto"/>
        <w:ind w:left="1080"/>
        <w:jc w:val="center"/>
        <w:outlineLvl w:val="1"/>
        <w:rPr>
          <w:ins w:id="2927" w:author="EndlessLove" w:date="2016-11-06T09:52:00Z"/>
          <w:rFonts w:ascii="Times New Roman" w:hAnsi="Times New Roman" w:cs="Times New Roman"/>
          <w:sz w:val="26"/>
          <w:szCs w:val="26"/>
        </w:rPr>
      </w:pPr>
      <w:ins w:id="2928" w:author="EndlessLove" w:date="2016-11-06T09:52:00Z">
        <w:r>
          <w:rPr>
            <w:rFonts w:ascii="Times New Roman" w:hAnsi="Times New Roman" w:cs="Times New Roman"/>
            <w:b/>
            <w:sz w:val="26"/>
            <w:szCs w:val="26"/>
          </w:rPr>
          <w:t>Hình 40</w:t>
        </w:r>
        <w:r w:rsidRPr="008967F5">
          <w:rPr>
            <w:rFonts w:ascii="Times New Roman" w:hAnsi="Times New Roman" w:cs="Times New Roman"/>
            <w:b/>
            <w:sz w:val="26"/>
            <w:szCs w:val="26"/>
          </w:rPr>
          <w:t xml:space="preserve">: </w:t>
        </w:r>
        <w:r>
          <w:rPr>
            <w:rFonts w:ascii="Times New Roman" w:hAnsi="Times New Roman" w:cs="Times New Roman"/>
            <w:b/>
            <w:sz w:val="26"/>
            <w:szCs w:val="26"/>
          </w:rPr>
          <w:t>Sequence khách hàng gửi đánh giá website</w:t>
        </w:r>
      </w:ins>
    </w:p>
    <w:p w14:paraId="1990A982" w14:textId="1C85670B" w:rsidR="00BA4053" w:rsidRDefault="00BA4053">
      <w:pPr>
        <w:pStyle w:val="ListParagraph"/>
        <w:widowControl w:val="0"/>
        <w:spacing w:after="0" w:line="360" w:lineRule="auto"/>
        <w:ind w:left="2160"/>
        <w:outlineLvl w:val="1"/>
        <w:rPr>
          <w:ins w:id="2929" w:author="EndlessLove" w:date="2016-11-05T16:14:00Z"/>
          <w:rFonts w:ascii="Times New Roman" w:hAnsi="Times New Roman" w:cs="Times New Roman"/>
          <w:sz w:val="26"/>
          <w:szCs w:val="26"/>
        </w:rPr>
        <w:pPrChange w:id="2930" w:author="EndlessLove" w:date="2016-11-05T16:13:00Z">
          <w:pPr>
            <w:pStyle w:val="ListParagraph"/>
            <w:widowControl w:val="0"/>
            <w:numPr>
              <w:numId w:val="41"/>
            </w:numPr>
            <w:spacing w:after="0" w:line="360" w:lineRule="auto"/>
            <w:ind w:left="1800" w:hanging="360"/>
            <w:outlineLvl w:val="1"/>
          </w:pPr>
        </w:pPrChange>
      </w:pPr>
    </w:p>
    <w:p w14:paraId="25FFD334" w14:textId="34D238AD" w:rsidR="00BA4053" w:rsidRDefault="00BA4053">
      <w:pPr>
        <w:pStyle w:val="ListParagraph"/>
        <w:widowControl w:val="0"/>
        <w:spacing w:after="0" w:line="360" w:lineRule="auto"/>
        <w:ind w:left="2160"/>
        <w:outlineLvl w:val="1"/>
        <w:rPr>
          <w:ins w:id="2931" w:author="EndlessLove" w:date="2016-11-05T16:14:00Z"/>
          <w:rFonts w:ascii="Times New Roman" w:hAnsi="Times New Roman" w:cs="Times New Roman"/>
          <w:sz w:val="26"/>
          <w:szCs w:val="26"/>
        </w:rPr>
        <w:pPrChange w:id="2932" w:author="EndlessLove" w:date="2016-11-05T16:13:00Z">
          <w:pPr>
            <w:pStyle w:val="ListParagraph"/>
            <w:widowControl w:val="0"/>
            <w:numPr>
              <w:numId w:val="41"/>
            </w:numPr>
            <w:spacing w:after="0" w:line="360" w:lineRule="auto"/>
            <w:ind w:left="1800" w:hanging="360"/>
            <w:outlineLvl w:val="1"/>
          </w:pPr>
        </w:pPrChange>
      </w:pPr>
    </w:p>
    <w:p w14:paraId="62563314" w14:textId="77777777" w:rsidR="00BA4053" w:rsidRDefault="00BA4053">
      <w:pPr>
        <w:pStyle w:val="ListParagraph"/>
        <w:widowControl w:val="0"/>
        <w:spacing w:after="0" w:line="360" w:lineRule="auto"/>
        <w:ind w:left="2160"/>
        <w:outlineLvl w:val="1"/>
        <w:rPr>
          <w:ins w:id="2933" w:author="EndlessLove" w:date="2016-11-05T16:14:00Z"/>
          <w:rFonts w:ascii="Times New Roman" w:hAnsi="Times New Roman" w:cs="Times New Roman"/>
          <w:sz w:val="26"/>
          <w:szCs w:val="26"/>
        </w:rPr>
        <w:pPrChange w:id="2934" w:author="EndlessLove" w:date="2016-11-05T16:13:00Z">
          <w:pPr>
            <w:pStyle w:val="ListParagraph"/>
            <w:widowControl w:val="0"/>
            <w:numPr>
              <w:numId w:val="41"/>
            </w:numPr>
            <w:spacing w:after="0" w:line="360" w:lineRule="auto"/>
            <w:ind w:left="1800" w:hanging="360"/>
            <w:outlineLvl w:val="1"/>
          </w:pPr>
        </w:pPrChange>
      </w:pPr>
    </w:p>
    <w:p w14:paraId="1FF26128" w14:textId="77777777" w:rsidR="00BA4053" w:rsidRDefault="00BA4053">
      <w:pPr>
        <w:pStyle w:val="ListParagraph"/>
        <w:widowControl w:val="0"/>
        <w:spacing w:after="0" w:line="360" w:lineRule="auto"/>
        <w:ind w:left="2160"/>
        <w:outlineLvl w:val="1"/>
        <w:rPr>
          <w:ins w:id="2935" w:author="EndlessLove" w:date="2016-11-05T15:09:00Z"/>
          <w:rFonts w:ascii="Times New Roman" w:hAnsi="Times New Roman" w:cs="Times New Roman"/>
          <w:sz w:val="26"/>
          <w:szCs w:val="26"/>
        </w:rPr>
        <w:pPrChange w:id="2936" w:author="EndlessLove" w:date="2016-11-05T16:13:00Z">
          <w:pPr>
            <w:pStyle w:val="ListParagraph"/>
            <w:widowControl w:val="0"/>
            <w:numPr>
              <w:numId w:val="41"/>
            </w:numPr>
            <w:spacing w:after="0" w:line="360" w:lineRule="auto"/>
            <w:ind w:left="1800" w:hanging="360"/>
            <w:outlineLvl w:val="1"/>
          </w:pPr>
        </w:pPrChange>
      </w:pPr>
    </w:p>
    <w:p w14:paraId="33C805B3" w14:textId="3F816274" w:rsidR="00A5230B" w:rsidRPr="00930C37" w:rsidRDefault="00A5230B">
      <w:pPr>
        <w:pStyle w:val="ListParagraph"/>
        <w:widowControl w:val="0"/>
        <w:numPr>
          <w:ilvl w:val="0"/>
          <w:numId w:val="40"/>
        </w:numPr>
        <w:spacing w:after="0" w:line="360" w:lineRule="auto"/>
        <w:ind w:left="1440"/>
        <w:outlineLvl w:val="1"/>
        <w:rPr>
          <w:ins w:id="2937" w:author="EndlessLove" w:date="2016-11-05T15:09:00Z"/>
          <w:rFonts w:ascii="Times New Roman" w:hAnsi="Times New Roman" w:cs="Times New Roman"/>
          <w:b/>
          <w:sz w:val="26"/>
          <w:szCs w:val="26"/>
        </w:rPr>
        <w:pPrChange w:id="2938" w:author="EndlessLove" w:date="2016-11-05T15:09:00Z">
          <w:pPr>
            <w:pStyle w:val="ListParagraph"/>
            <w:widowControl w:val="0"/>
            <w:numPr>
              <w:numId w:val="40"/>
            </w:numPr>
            <w:spacing w:after="0" w:line="360" w:lineRule="auto"/>
            <w:ind w:left="1080" w:hanging="360"/>
            <w:outlineLvl w:val="1"/>
          </w:pPr>
        </w:pPrChange>
      </w:pPr>
      <w:ins w:id="2939" w:author="EndlessLove" w:date="2016-11-05T15:09:00Z">
        <w:r>
          <w:rPr>
            <w:rFonts w:ascii="Times New Roman" w:hAnsi="Times New Roman" w:cs="Times New Roman"/>
            <w:b/>
            <w:sz w:val="26"/>
            <w:szCs w:val="26"/>
          </w:rPr>
          <w:t>Thống kê đánh giá</w:t>
        </w:r>
      </w:ins>
    </w:p>
    <w:p w14:paraId="1B8F7B19" w14:textId="39DDAFEC" w:rsidR="00A5230B" w:rsidRDefault="00A5230B">
      <w:pPr>
        <w:pStyle w:val="ListParagraph"/>
        <w:widowControl w:val="0"/>
        <w:numPr>
          <w:ilvl w:val="1"/>
          <w:numId w:val="40"/>
        </w:numPr>
        <w:spacing w:after="0" w:line="360" w:lineRule="auto"/>
        <w:ind w:left="2160"/>
        <w:outlineLvl w:val="1"/>
        <w:rPr>
          <w:ins w:id="2940" w:author="EndlessLove" w:date="2016-11-05T16:15:00Z"/>
          <w:rFonts w:ascii="Times New Roman" w:hAnsi="Times New Roman" w:cs="Times New Roman"/>
          <w:sz w:val="26"/>
          <w:szCs w:val="26"/>
        </w:rPr>
        <w:pPrChange w:id="2941" w:author="EndlessLove" w:date="2016-11-05T15:09:00Z">
          <w:pPr>
            <w:pStyle w:val="ListParagraph"/>
            <w:widowControl w:val="0"/>
            <w:numPr>
              <w:ilvl w:val="1"/>
              <w:numId w:val="40"/>
            </w:numPr>
            <w:spacing w:after="0" w:line="360" w:lineRule="auto"/>
            <w:ind w:left="1800" w:hanging="360"/>
            <w:outlineLvl w:val="1"/>
          </w:pPr>
        </w:pPrChange>
      </w:pPr>
      <w:ins w:id="2942" w:author="EndlessLove" w:date="2016-11-05T15:09:00Z">
        <w:r w:rsidRPr="00930C37">
          <w:rPr>
            <w:rFonts w:ascii="Times New Roman" w:hAnsi="Times New Roman" w:cs="Times New Roman"/>
            <w:sz w:val="26"/>
            <w:szCs w:val="26"/>
          </w:rPr>
          <w:t>Activity Diagram</w:t>
        </w:r>
      </w:ins>
    </w:p>
    <w:p w14:paraId="5C81DD33" w14:textId="639C3915" w:rsidR="00BA4053" w:rsidRPr="00930C37" w:rsidRDefault="00BA4053">
      <w:pPr>
        <w:pStyle w:val="ListParagraph"/>
        <w:widowControl w:val="0"/>
        <w:spacing w:after="0" w:line="360" w:lineRule="auto"/>
        <w:ind w:left="2160"/>
        <w:outlineLvl w:val="1"/>
        <w:rPr>
          <w:ins w:id="2943" w:author="EndlessLove" w:date="2016-11-05T15:09:00Z"/>
          <w:rFonts w:ascii="Times New Roman" w:hAnsi="Times New Roman" w:cs="Times New Roman"/>
          <w:sz w:val="26"/>
          <w:szCs w:val="26"/>
        </w:rPr>
        <w:pPrChange w:id="2944" w:author="EndlessLove" w:date="2016-11-05T16:15:00Z">
          <w:pPr>
            <w:pStyle w:val="ListParagraph"/>
            <w:widowControl w:val="0"/>
            <w:numPr>
              <w:ilvl w:val="1"/>
              <w:numId w:val="40"/>
            </w:numPr>
            <w:spacing w:after="0" w:line="360" w:lineRule="auto"/>
            <w:ind w:left="1800" w:hanging="360"/>
            <w:outlineLvl w:val="1"/>
          </w:pPr>
        </w:pPrChange>
      </w:pPr>
      <w:ins w:id="2945" w:author="EndlessLove" w:date="2016-11-05T16:15:00Z">
        <w:r>
          <w:rPr>
            <w:rFonts w:ascii="Times New Roman" w:hAnsi="Times New Roman" w:cs="Times New Roman"/>
            <w:noProof/>
            <w:sz w:val="26"/>
            <w:szCs w:val="26"/>
            <w:rPrChange w:id="2946" w:author="Unknown">
              <w:rPr>
                <w:noProof/>
              </w:rPr>
            </w:rPrChange>
          </w:rPr>
          <w:lastRenderedPageBreak/>
          <w:drawing>
            <wp:anchor distT="0" distB="0" distL="114300" distR="114300" simplePos="0" relativeHeight="251698176" behindDoc="0" locked="0" layoutInCell="1" allowOverlap="1" wp14:anchorId="0048CE06" wp14:editId="0B5ADDB1">
              <wp:simplePos x="0" y="0"/>
              <wp:positionH relativeFrom="column">
                <wp:posOffset>472440</wp:posOffset>
              </wp:positionH>
              <wp:positionV relativeFrom="paragraph">
                <wp:posOffset>142875</wp:posOffset>
              </wp:positionV>
              <wp:extent cx="5234940" cy="3058160"/>
              <wp:effectExtent l="0" t="0" r="3810" b="8890"/>
              <wp:wrapThrough wrapText="bothSides">
                <wp:wrapPolygon edited="0">
                  <wp:start x="0" y="0"/>
                  <wp:lineTo x="0" y="21528"/>
                  <wp:lineTo x="21537" y="21528"/>
                  <wp:lineTo x="21537" y="0"/>
                  <wp:lineTo x="0" y="0"/>
                </wp:wrapPolygon>
              </wp:wrapThrough>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A_ThongKeDanhGia.PNG"/>
                      <pic:cNvPicPr/>
                    </pic:nvPicPr>
                    <pic:blipFill>
                      <a:blip r:embed="rId55">
                        <a:extLst>
                          <a:ext uri="{28A0092B-C50C-407E-A947-70E740481C1C}">
                            <a14:useLocalDpi xmlns:a14="http://schemas.microsoft.com/office/drawing/2010/main" val="0"/>
                          </a:ext>
                        </a:extLst>
                      </a:blip>
                      <a:stretch>
                        <a:fillRect/>
                      </a:stretch>
                    </pic:blipFill>
                    <pic:spPr>
                      <a:xfrm>
                        <a:off x="0" y="0"/>
                        <a:ext cx="5234940" cy="3058160"/>
                      </a:xfrm>
                      <a:prstGeom prst="rect">
                        <a:avLst/>
                      </a:prstGeom>
                    </pic:spPr>
                  </pic:pic>
                </a:graphicData>
              </a:graphic>
              <wp14:sizeRelH relativeFrom="margin">
                <wp14:pctWidth>0</wp14:pctWidth>
              </wp14:sizeRelH>
              <wp14:sizeRelV relativeFrom="margin">
                <wp14:pctHeight>0</wp14:pctHeight>
              </wp14:sizeRelV>
            </wp:anchor>
          </w:drawing>
        </w:r>
      </w:ins>
    </w:p>
    <w:p w14:paraId="3C7C50E5" w14:textId="4317B475" w:rsidR="00547E86" w:rsidRPr="00547E86" w:rsidRDefault="00264E75" w:rsidP="00547E86">
      <w:pPr>
        <w:pStyle w:val="ListParagraph"/>
        <w:widowControl w:val="0"/>
        <w:spacing w:after="0" w:line="360" w:lineRule="auto"/>
        <w:ind w:left="1080"/>
        <w:jc w:val="center"/>
        <w:outlineLvl w:val="1"/>
        <w:rPr>
          <w:ins w:id="2947" w:author="EndlessLove" w:date="2016-11-08T21:43:00Z"/>
          <w:rFonts w:ascii="Times New Roman" w:hAnsi="Times New Roman" w:cs="Times New Roman"/>
          <w:sz w:val="26"/>
          <w:szCs w:val="26"/>
          <w:rPrChange w:id="2948" w:author="EndlessLove" w:date="2016-11-08T21:44:00Z">
            <w:rPr>
              <w:ins w:id="2949" w:author="EndlessLove" w:date="2016-11-08T21:43:00Z"/>
            </w:rPr>
          </w:rPrChange>
        </w:rPr>
        <w:pPrChange w:id="2950" w:author="EndlessLove" w:date="2016-11-08T21:44:00Z">
          <w:pPr>
            <w:pStyle w:val="ListParagraph"/>
            <w:widowControl w:val="0"/>
            <w:numPr>
              <w:ilvl w:val="1"/>
              <w:numId w:val="40"/>
            </w:numPr>
            <w:spacing w:after="0" w:line="360" w:lineRule="auto"/>
            <w:ind w:left="1800" w:hanging="360"/>
            <w:outlineLvl w:val="1"/>
          </w:pPr>
        </w:pPrChange>
      </w:pPr>
      <w:ins w:id="2951" w:author="EndlessLove" w:date="2016-11-06T09:53:00Z">
        <w:r>
          <w:rPr>
            <w:rFonts w:ascii="Times New Roman" w:hAnsi="Times New Roman" w:cs="Times New Roman"/>
            <w:b/>
            <w:sz w:val="26"/>
            <w:szCs w:val="26"/>
          </w:rPr>
          <w:t>Hình 41</w:t>
        </w:r>
        <w:r w:rsidRPr="008967F5">
          <w:rPr>
            <w:rFonts w:ascii="Times New Roman" w:hAnsi="Times New Roman" w:cs="Times New Roman"/>
            <w:b/>
            <w:sz w:val="26"/>
            <w:szCs w:val="26"/>
          </w:rPr>
          <w:t xml:space="preserve">: </w:t>
        </w:r>
        <w:r>
          <w:rPr>
            <w:rFonts w:ascii="Times New Roman" w:hAnsi="Times New Roman" w:cs="Times New Roman"/>
            <w:b/>
            <w:sz w:val="26"/>
            <w:szCs w:val="26"/>
          </w:rPr>
          <w:t xml:space="preserve">Activity </w:t>
        </w:r>
        <w:r w:rsidR="002D0A96">
          <w:rPr>
            <w:rFonts w:ascii="Times New Roman" w:hAnsi="Times New Roman" w:cs="Times New Roman"/>
            <w:b/>
            <w:sz w:val="26"/>
            <w:szCs w:val="26"/>
          </w:rPr>
          <w:t>thống kê đánh giá</w:t>
        </w:r>
      </w:ins>
    </w:p>
    <w:p w14:paraId="6A72241A" w14:textId="3963CCEB" w:rsidR="00A5230B" w:rsidRDefault="00A5230B">
      <w:pPr>
        <w:pStyle w:val="ListParagraph"/>
        <w:widowControl w:val="0"/>
        <w:numPr>
          <w:ilvl w:val="1"/>
          <w:numId w:val="40"/>
        </w:numPr>
        <w:spacing w:after="0" w:line="360" w:lineRule="auto"/>
        <w:ind w:left="2160"/>
        <w:outlineLvl w:val="1"/>
        <w:rPr>
          <w:ins w:id="2952" w:author="EndlessLove" w:date="2016-11-05T16:15:00Z"/>
          <w:rFonts w:ascii="Times New Roman" w:hAnsi="Times New Roman" w:cs="Times New Roman"/>
          <w:sz w:val="26"/>
          <w:szCs w:val="26"/>
        </w:rPr>
        <w:pPrChange w:id="2953" w:author="EndlessLove" w:date="2016-11-05T15:09:00Z">
          <w:pPr>
            <w:pStyle w:val="ListParagraph"/>
            <w:widowControl w:val="0"/>
            <w:numPr>
              <w:ilvl w:val="1"/>
              <w:numId w:val="40"/>
            </w:numPr>
            <w:spacing w:after="0" w:line="360" w:lineRule="auto"/>
            <w:ind w:left="1800" w:hanging="360"/>
            <w:outlineLvl w:val="1"/>
          </w:pPr>
        </w:pPrChange>
      </w:pPr>
      <w:ins w:id="2954" w:author="EndlessLove" w:date="2016-11-05T15:09:00Z">
        <w:r w:rsidRPr="00930C37">
          <w:rPr>
            <w:rFonts w:ascii="Times New Roman" w:hAnsi="Times New Roman" w:cs="Times New Roman"/>
            <w:sz w:val="26"/>
            <w:szCs w:val="26"/>
          </w:rPr>
          <w:t>Sequence Diagram</w:t>
        </w:r>
      </w:ins>
    </w:p>
    <w:p w14:paraId="63F21688" w14:textId="70985B3A" w:rsidR="00BA4053" w:rsidRDefault="00547E86">
      <w:pPr>
        <w:pStyle w:val="ListParagraph"/>
        <w:widowControl w:val="0"/>
        <w:spacing w:after="0" w:line="360" w:lineRule="auto"/>
        <w:ind w:left="2160"/>
        <w:outlineLvl w:val="1"/>
        <w:rPr>
          <w:ins w:id="2955" w:author="EndlessLove" w:date="2016-11-05T15:09:00Z"/>
          <w:rFonts w:ascii="Times New Roman" w:hAnsi="Times New Roman" w:cs="Times New Roman"/>
          <w:sz w:val="26"/>
          <w:szCs w:val="26"/>
        </w:rPr>
        <w:pPrChange w:id="2956" w:author="EndlessLove" w:date="2016-11-05T16:15:00Z">
          <w:pPr>
            <w:pStyle w:val="ListParagraph"/>
            <w:widowControl w:val="0"/>
            <w:numPr>
              <w:ilvl w:val="1"/>
              <w:numId w:val="40"/>
            </w:numPr>
            <w:spacing w:after="0" w:line="360" w:lineRule="auto"/>
            <w:ind w:left="1800" w:hanging="360"/>
            <w:outlineLvl w:val="1"/>
          </w:pPr>
        </w:pPrChange>
      </w:pPr>
      <w:ins w:id="2957" w:author="EndlessLove" w:date="2016-11-05T16:15:00Z">
        <w:r>
          <w:rPr>
            <w:rFonts w:ascii="Times New Roman" w:hAnsi="Times New Roman" w:cs="Times New Roman"/>
            <w:noProof/>
            <w:sz w:val="26"/>
            <w:szCs w:val="26"/>
            <w:rPrChange w:id="2958" w:author="Unknown">
              <w:rPr>
                <w:noProof/>
              </w:rPr>
            </w:rPrChange>
          </w:rPr>
          <w:drawing>
            <wp:anchor distT="0" distB="0" distL="114300" distR="114300" simplePos="0" relativeHeight="251697152" behindDoc="0" locked="0" layoutInCell="1" allowOverlap="1" wp14:anchorId="4FE8E110" wp14:editId="1164C13A">
              <wp:simplePos x="0" y="0"/>
              <wp:positionH relativeFrom="column">
                <wp:posOffset>472440</wp:posOffset>
              </wp:positionH>
              <wp:positionV relativeFrom="paragraph">
                <wp:posOffset>349885</wp:posOffset>
              </wp:positionV>
              <wp:extent cx="5053965" cy="3657600"/>
              <wp:effectExtent l="0" t="0" r="0" b="0"/>
              <wp:wrapThrough wrapText="bothSides">
                <wp:wrapPolygon edited="0">
                  <wp:start x="0" y="0"/>
                  <wp:lineTo x="0" y="21488"/>
                  <wp:lineTo x="21494" y="21488"/>
                  <wp:lineTo x="21494" y="0"/>
                  <wp:lineTo x="0" y="0"/>
                </wp:wrapPolygon>
              </wp:wrapThrough>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S_ThongKeSủvey.PNG"/>
                      <pic:cNvPicPr/>
                    </pic:nvPicPr>
                    <pic:blipFill>
                      <a:blip r:embed="rId56">
                        <a:extLst>
                          <a:ext uri="{28A0092B-C50C-407E-A947-70E740481C1C}">
                            <a14:useLocalDpi xmlns:a14="http://schemas.microsoft.com/office/drawing/2010/main" val="0"/>
                          </a:ext>
                        </a:extLst>
                      </a:blip>
                      <a:stretch>
                        <a:fillRect/>
                      </a:stretch>
                    </pic:blipFill>
                    <pic:spPr>
                      <a:xfrm>
                        <a:off x="0" y="0"/>
                        <a:ext cx="5053965" cy="3657600"/>
                      </a:xfrm>
                      <a:prstGeom prst="rect">
                        <a:avLst/>
                      </a:prstGeom>
                    </pic:spPr>
                  </pic:pic>
                </a:graphicData>
              </a:graphic>
              <wp14:sizeRelH relativeFrom="margin">
                <wp14:pctWidth>0</wp14:pctWidth>
              </wp14:sizeRelH>
              <wp14:sizeRelV relativeFrom="margin">
                <wp14:pctHeight>0</wp14:pctHeight>
              </wp14:sizeRelV>
            </wp:anchor>
          </w:drawing>
        </w:r>
      </w:ins>
    </w:p>
    <w:p w14:paraId="669065E5" w14:textId="4F0792D2" w:rsidR="002D0A96" w:rsidRDefault="002D0A96" w:rsidP="002D0A96">
      <w:pPr>
        <w:pStyle w:val="ListParagraph"/>
        <w:widowControl w:val="0"/>
        <w:spacing w:after="0" w:line="360" w:lineRule="auto"/>
        <w:ind w:left="1080"/>
        <w:jc w:val="center"/>
        <w:outlineLvl w:val="1"/>
        <w:rPr>
          <w:ins w:id="2959" w:author="EndlessLove" w:date="2016-11-06T09:53:00Z"/>
          <w:rFonts w:ascii="Times New Roman" w:hAnsi="Times New Roman" w:cs="Times New Roman"/>
          <w:sz w:val="26"/>
          <w:szCs w:val="26"/>
        </w:rPr>
      </w:pPr>
      <w:ins w:id="2960" w:author="EndlessLove" w:date="2016-11-06T09:53:00Z">
        <w:r>
          <w:rPr>
            <w:rFonts w:ascii="Times New Roman" w:hAnsi="Times New Roman" w:cs="Times New Roman"/>
            <w:b/>
            <w:sz w:val="26"/>
            <w:szCs w:val="26"/>
          </w:rPr>
          <w:lastRenderedPageBreak/>
          <w:t>Hình 42</w:t>
        </w:r>
        <w:r w:rsidRPr="008967F5">
          <w:rPr>
            <w:rFonts w:ascii="Times New Roman" w:hAnsi="Times New Roman" w:cs="Times New Roman"/>
            <w:b/>
            <w:sz w:val="26"/>
            <w:szCs w:val="26"/>
          </w:rPr>
          <w:t xml:space="preserve">: </w:t>
        </w:r>
        <w:r>
          <w:rPr>
            <w:rFonts w:ascii="Times New Roman" w:hAnsi="Times New Roman" w:cs="Times New Roman"/>
            <w:b/>
            <w:sz w:val="26"/>
            <w:szCs w:val="26"/>
          </w:rPr>
          <w:t>Sequence thống kê đánh giá</w:t>
        </w:r>
      </w:ins>
    </w:p>
    <w:p w14:paraId="4F3CB248" w14:textId="59A179CA" w:rsidR="002D0A96" w:rsidRDefault="002D0A96">
      <w:pPr>
        <w:pStyle w:val="ListParagraph"/>
        <w:widowControl w:val="0"/>
        <w:spacing w:after="0" w:line="360" w:lineRule="auto"/>
        <w:outlineLvl w:val="1"/>
        <w:rPr>
          <w:rFonts w:ascii="Times New Roman" w:hAnsi="Times New Roman" w:cs="Times New Roman"/>
          <w:b/>
          <w:sz w:val="26"/>
          <w:szCs w:val="26"/>
        </w:rPr>
        <w:pPrChange w:id="2961" w:author="EndlessLove" w:date="2016-11-05T14:23:00Z">
          <w:pPr>
            <w:pStyle w:val="ListParagraph"/>
            <w:widowControl w:val="0"/>
            <w:numPr>
              <w:ilvl w:val="2"/>
              <w:numId w:val="1"/>
            </w:numPr>
            <w:spacing w:after="0" w:line="360" w:lineRule="auto"/>
            <w:ind w:left="540" w:hanging="720"/>
            <w:outlineLvl w:val="1"/>
          </w:pPr>
        </w:pPrChange>
      </w:pPr>
    </w:p>
    <w:p w14:paraId="3C0F3104" w14:textId="38B57C35" w:rsidR="008E43F8" w:rsidRPr="002C128E" w:rsidRDefault="008E43F8" w:rsidP="008E43F8">
      <w:pPr>
        <w:pStyle w:val="mystyle3"/>
        <w:numPr>
          <w:ilvl w:val="0"/>
          <w:numId w:val="0"/>
        </w:numPr>
        <w:ind w:left="180" w:hanging="180"/>
        <w:rPr>
          <w:ins w:id="2962" w:author="EndlessLove" w:date="2016-11-07T12:42:00Z"/>
        </w:rPr>
      </w:pPr>
      <w:bookmarkStart w:id="2963" w:name="_Toc466289128"/>
      <w:ins w:id="2964" w:author="EndlessLove" w:date="2016-11-07T12:42:00Z">
        <w:r>
          <w:t xml:space="preserve">3.3 CÁC CHỨC NĂNG </w:t>
        </w:r>
      </w:ins>
      <w:ins w:id="2965" w:author="EndlessLove" w:date="2016-11-08T21:31:00Z">
        <w:r w:rsidR="00556F8E">
          <w:t xml:space="preserve">VÀ DỊCH VỤ </w:t>
        </w:r>
      </w:ins>
      <w:ins w:id="2966" w:author="EndlessLove" w:date="2016-11-07T12:42:00Z">
        <w:r>
          <w:t>KHÁC</w:t>
        </w:r>
        <w:bookmarkEnd w:id="2963"/>
      </w:ins>
    </w:p>
    <w:p w14:paraId="25101FDE" w14:textId="14F2B80A" w:rsidR="00D115C5" w:rsidRDefault="0023613B" w:rsidP="0023613B">
      <w:pPr>
        <w:spacing w:after="240"/>
        <w:ind w:left="720"/>
        <w:outlineLvl w:val="1"/>
        <w:rPr>
          <w:ins w:id="2967" w:author="EndlessLove" w:date="2016-11-08T21:27:00Z"/>
          <w:rFonts w:ascii="Times New Roman" w:hAnsi="Times New Roman" w:cs="Times New Roman"/>
          <w:sz w:val="26"/>
          <w:szCs w:val="26"/>
        </w:rPr>
        <w:pPrChange w:id="2968" w:author="EndlessLove" w:date="2016-11-08T21:27:00Z">
          <w:pPr>
            <w:pStyle w:val="ListParagraph"/>
            <w:numPr>
              <w:ilvl w:val="1"/>
              <w:numId w:val="1"/>
            </w:numPr>
            <w:spacing w:after="240"/>
            <w:ind w:left="180" w:hanging="360"/>
            <w:outlineLvl w:val="1"/>
          </w:pPr>
        </w:pPrChange>
      </w:pPr>
      <w:ins w:id="2969" w:author="EndlessLove" w:date="2016-11-08T21:25:00Z">
        <w:r>
          <w:rPr>
            <w:rFonts w:ascii="Times New Roman" w:hAnsi="Times New Roman" w:cs="Times New Roman"/>
            <w:b/>
            <w:sz w:val="26"/>
            <w:szCs w:val="26"/>
          </w:rPr>
          <w:t xml:space="preserve">- Tìm kiếm: </w:t>
        </w:r>
        <w:r w:rsidRPr="00556F8E">
          <w:rPr>
            <w:rFonts w:ascii="Times New Roman" w:hAnsi="Times New Roman" w:cs="Times New Roman"/>
            <w:sz w:val="26"/>
            <w:szCs w:val="26"/>
          </w:rPr>
          <w:t xml:space="preserve">kết hợp sử dụng jquery, autocomplete, truy xuất dữ liệu trong cơ sở </w:t>
        </w:r>
        <w:r w:rsidRPr="00547E86">
          <w:rPr>
            <w:rFonts w:ascii="Times New Roman" w:hAnsi="Times New Roman" w:cs="Times New Roman"/>
            <w:sz w:val="26"/>
            <w:szCs w:val="26"/>
          </w:rPr>
          <w:t>dữ liệu</w:t>
        </w:r>
      </w:ins>
      <w:ins w:id="2970" w:author="EndlessLove" w:date="2016-11-08T21:27:00Z">
        <w:r>
          <w:rPr>
            <w:rFonts w:ascii="Times New Roman" w:hAnsi="Times New Roman" w:cs="Times New Roman"/>
            <w:sz w:val="26"/>
            <w:szCs w:val="26"/>
          </w:rPr>
          <w:t>.</w:t>
        </w:r>
      </w:ins>
    </w:p>
    <w:p w14:paraId="2E8A913E" w14:textId="1CBAFDA9" w:rsidR="0023613B" w:rsidRDefault="0023613B" w:rsidP="00556F8E">
      <w:pPr>
        <w:spacing w:after="240"/>
        <w:ind w:left="720"/>
        <w:outlineLvl w:val="1"/>
        <w:rPr>
          <w:ins w:id="2971" w:author="EndlessLove" w:date="2016-11-08T21:29:00Z"/>
          <w:rFonts w:ascii="Times New Roman" w:hAnsi="Times New Roman" w:cs="Times New Roman"/>
          <w:sz w:val="26"/>
          <w:szCs w:val="26"/>
        </w:rPr>
        <w:pPrChange w:id="2972" w:author="EndlessLove" w:date="2016-11-08T21:29:00Z">
          <w:pPr>
            <w:pStyle w:val="ListParagraph"/>
            <w:numPr>
              <w:ilvl w:val="1"/>
              <w:numId w:val="1"/>
            </w:numPr>
            <w:spacing w:after="240"/>
            <w:ind w:left="180" w:hanging="360"/>
            <w:outlineLvl w:val="1"/>
          </w:pPr>
        </w:pPrChange>
      </w:pPr>
      <w:ins w:id="2973" w:author="EndlessLove" w:date="2016-11-08T21:27:00Z">
        <w:r>
          <w:rPr>
            <w:rFonts w:ascii="Times New Roman" w:hAnsi="Times New Roman" w:cs="Times New Roman"/>
            <w:sz w:val="26"/>
            <w:szCs w:val="26"/>
          </w:rPr>
          <w:t>-</w:t>
        </w:r>
        <w:r w:rsidRPr="0023613B">
          <w:rPr>
            <w:rFonts w:ascii="Times New Roman" w:hAnsi="Times New Roman" w:cs="Times New Roman"/>
            <w:b/>
            <w:sz w:val="26"/>
            <w:szCs w:val="26"/>
            <w:rPrChange w:id="2974" w:author="EndlessLove" w:date="2016-11-08T21:27:00Z">
              <w:rPr>
                <w:rFonts w:ascii="Times New Roman" w:hAnsi="Times New Roman" w:cs="Times New Roman"/>
                <w:sz w:val="26"/>
                <w:szCs w:val="26"/>
              </w:rPr>
            </w:rPrChange>
          </w:rPr>
          <w:t xml:space="preserve"> Bộ lọc:</w:t>
        </w:r>
        <w:r>
          <w:rPr>
            <w:rFonts w:ascii="Times New Roman" w:hAnsi="Times New Roman" w:cs="Times New Roman"/>
            <w:sz w:val="26"/>
            <w:szCs w:val="26"/>
          </w:rPr>
          <w:t xml:space="preserve"> </w:t>
        </w:r>
      </w:ins>
      <w:ins w:id="2975" w:author="EndlessLove" w:date="2016-11-08T21:28:00Z">
        <w:r w:rsidR="00556F8E">
          <w:rPr>
            <w:rFonts w:ascii="Times New Roman" w:hAnsi="Times New Roman" w:cs="Times New Roman"/>
            <w:sz w:val="26"/>
            <w:szCs w:val="26"/>
          </w:rPr>
          <w:t xml:space="preserve">sử dụng filter trong spring MVC để thiết lập các truy cập hợp lệ như </w:t>
        </w:r>
      </w:ins>
      <w:ins w:id="2976" w:author="EndlessLove" w:date="2016-11-08T21:29:00Z">
        <w:r w:rsidR="00556F8E">
          <w:rPr>
            <w:rFonts w:ascii="Times New Roman" w:hAnsi="Times New Roman" w:cs="Times New Roman"/>
            <w:sz w:val="26"/>
            <w:szCs w:val="26"/>
          </w:rPr>
          <w:t>người dùng bình thường không thể truy cập vào các trang của người quản trị.</w:t>
        </w:r>
      </w:ins>
    </w:p>
    <w:p w14:paraId="4CA1F0EB" w14:textId="45489BBF" w:rsidR="00556F8E" w:rsidRPr="00556F8E" w:rsidRDefault="00556F8E" w:rsidP="00556F8E">
      <w:pPr>
        <w:spacing w:after="240"/>
        <w:ind w:firstLine="720"/>
        <w:outlineLvl w:val="1"/>
        <w:rPr>
          <w:ins w:id="2977" w:author="EndlessLove" w:date="2016-11-08T21:30:00Z"/>
          <w:rFonts w:ascii="Times New Roman" w:hAnsi="Times New Roman" w:cs="Times New Roman"/>
          <w:sz w:val="26"/>
          <w:szCs w:val="26"/>
        </w:rPr>
        <w:pPrChange w:id="2978" w:author="EndlessLove" w:date="2016-11-08T21:29:00Z">
          <w:pPr>
            <w:pStyle w:val="ListParagraph"/>
            <w:numPr>
              <w:ilvl w:val="1"/>
              <w:numId w:val="1"/>
            </w:numPr>
            <w:spacing w:after="240"/>
            <w:ind w:left="180" w:hanging="360"/>
            <w:outlineLvl w:val="1"/>
          </w:pPr>
        </w:pPrChange>
      </w:pPr>
      <w:ins w:id="2979" w:author="EndlessLove" w:date="2016-11-08T21:29:00Z">
        <w:r>
          <w:rPr>
            <w:rFonts w:ascii="Times New Roman" w:hAnsi="Times New Roman" w:cs="Times New Roman"/>
            <w:sz w:val="26"/>
            <w:szCs w:val="26"/>
          </w:rPr>
          <w:t xml:space="preserve">- </w:t>
        </w:r>
        <w:r w:rsidRPr="00556F8E">
          <w:rPr>
            <w:rFonts w:ascii="Times New Roman" w:hAnsi="Times New Roman" w:cs="Times New Roman"/>
            <w:b/>
            <w:sz w:val="26"/>
            <w:szCs w:val="26"/>
            <w:rPrChange w:id="2980" w:author="EndlessLove" w:date="2016-11-08T21:30:00Z">
              <w:rPr>
                <w:rFonts w:ascii="Times New Roman" w:hAnsi="Times New Roman" w:cs="Times New Roman"/>
                <w:sz w:val="26"/>
                <w:szCs w:val="26"/>
              </w:rPr>
            </w:rPrChange>
          </w:rPr>
          <w:t>Chat trực tuyến:</w:t>
        </w:r>
      </w:ins>
      <w:ins w:id="2981" w:author="EndlessLove" w:date="2016-11-08T21:30:00Z">
        <w:r>
          <w:rPr>
            <w:rFonts w:ascii="Times New Roman" w:hAnsi="Times New Roman" w:cs="Times New Roman"/>
            <w:b/>
            <w:sz w:val="26"/>
            <w:szCs w:val="26"/>
          </w:rPr>
          <w:t xml:space="preserve"> </w:t>
        </w:r>
        <w:r w:rsidRPr="00556F8E">
          <w:rPr>
            <w:rFonts w:ascii="Times New Roman" w:hAnsi="Times New Roman" w:cs="Times New Roman"/>
            <w:sz w:val="26"/>
            <w:szCs w:val="26"/>
            <w:rPrChange w:id="2982" w:author="EndlessLove" w:date="2016-11-08T21:30:00Z">
              <w:rPr>
                <w:rFonts w:ascii="Times New Roman" w:hAnsi="Times New Roman" w:cs="Times New Roman"/>
                <w:b/>
                <w:sz w:val="26"/>
                <w:szCs w:val="26"/>
              </w:rPr>
            </w:rPrChange>
          </w:rPr>
          <w:t>tích</w:t>
        </w:r>
        <w:r>
          <w:rPr>
            <w:rFonts w:ascii="Times New Roman" w:hAnsi="Times New Roman" w:cs="Times New Roman"/>
            <w:b/>
            <w:sz w:val="26"/>
            <w:szCs w:val="26"/>
          </w:rPr>
          <w:t xml:space="preserve"> </w:t>
        </w:r>
        <w:r w:rsidRPr="00556F8E">
          <w:rPr>
            <w:rFonts w:ascii="Times New Roman" w:hAnsi="Times New Roman" w:cs="Times New Roman"/>
            <w:sz w:val="26"/>
            <w:szCs w:val="26"/>
          </w:rPr>
          <w:t>hợp chat trực tiếp với dịch vụ suBiz.</w:t>
        </w:r>
      </w:ins>
    </w:p>
    <w:p w14:paraId="643AF7FD" w14:textId="629BDF18" w:rsidR="00556F8E" w:rsidRPr="00556F8E" w:rsidRDefault="00556F8E" w:rsidP="00556F8E">
      <w:pPr>
        <w:spacing w:after="240"/>
        <w:ind w:firstLine="720"/>
        <w:outlineLvl w:val="1"/>
        <w:rPr>
          <w:ins w:id="2983" w:author="EndlessLove" w:date="2016-11-06T09:15:00Z"/>
          <w:rFonts w:ascii="Times New Roman" w:hAnsi="Times New Roman" w:cs="Times New Roman"/>
          <w:b/>
          <w:sz w:val="26"/>
          <w:szCs w:val="26"/>
        </w:rPr>
        <w:pPrChange w:id="2984" w:author="EndlessLove" w:date="2016-11-08T21:31:00Z">
          <w:pPr>
            <w:pStyle w:val="ListParagraph"/>
            <w:numPr>
              <w:ilvl w:val="1"/>
              <w:numId w:val="1"/>
            </w:numPr>
            <w:spacing w:after="240"/>
            <w:ind w:left="180" w:hanging="360"/>
            <w:outlineLvl w:val="1"/>
          </w:pPr>
        </w:pPrChange>
      </w:pPr>
      <w:ins w:id="2985" w:author="EndlessLove" w:date="2016-11-08T21:30:00Z">
        <w:r>
          <w:rPr>
            <w:rFonts w:ascii="Times New Roman" w:hAnsi="Times New Roman" w:cs="Times New Roman"/>
            <w:sz w:val="26"/>
            <w:szCs w:val="26"/>
          </w:rPr>
          <w:t>-</w:t>
        </w:r>
      </w:ins>
      <w:ins w:id="2986" w:author="EndlessLove" w:date="2016-11-08T21:31:00Z">
        <w:r>
          <w:rPr>
            <w:rFonts w:ascii="Times New Roman" w:hAnsi="Times New Roman" w:cs="Times New Roman"/>
            <w:sz w:val="26"/>
            <w:szCs w:val="26"/>
          </w:rPr>
          <w:t xml:space="preserve"> </w:t>
        </w:r>
        <w:r w:rsidRPr="00556F8E">
          <w:rPr>
            <w:rFonts w:ascii="Times New Roman" w:hAnsi="Times New Roman" w:cs="Times New Roman"/>
            <w:b/>
            <w:sz w:val="26"/>
            <w:szCs w:val="26"/>
            <w:rPrChange w:id="2987" w:author="EndlessLove" w:date="2016-11-08T21:31:00Z">
              <w:rPr>
                <w:rFonts w:ascii="Times New Roman" w:hAnsi="Times New Roman" w:cs="Times New Roman"/>
                <w:sz w:val="26"/>
                <w:szCs w:val="26"/>
              </w:rPr>
            </w:rPrChange>
          </w:rPr>
          <w:t>Hosting</w:t>
        </w:r>
        <w:r>
          <w:rPr>
            <w:rFonts w:ascii="Times New Roman" w:hAnsi="Times New Roman" w:cs="Times New Roman"/>
            <w:b/>
            <w:sz w:val="26"/>
            <w:szCs w:val="26"/>
          </w:rPr>
          <w:t xml:space="preserve">: </w:t>
        </w:r>
      </w:ins>
      <w:ins w:id="2988" w:author="EndlessLove" w:date="2016-11-08T21:33:00Z">
        <w:r>
          <w:rPr>
            <w:rFonts w:ascii="Times New Roman" w:hAnsi="Times New Roman" w:cs="Times New Roman"/>
            <w:sz w:val="26"/>
            <w:szCs w:val="26"/>
          </w:rPr>
          <w:t>triển khai website lên host.</w:t>
        </w:r>
      </w:ins>
    </w:p>
    <w:p w14:paraId="735AE8AE" w14:textId="77777777" w:rsidR="00D115C5" w:rsidRDefault="00D115C5">
      <w:pPr>
        <w:spacing w:after="240"/>
        <w:outlineLvl w:val="1"/>
        <w:rPr>
          <w:ins w:id="2989" w:author="EndlessLove" w:date="2016-11-06T09:15:00Z"/>
          <w:rFonts w:ascii="Times New Roman" w:hAnsi="Times New Roman" w:cs="Times New Roman"/>
          <w:b/>
          <w:sz w:val="26"/>
          <w:szCs w:val="26"/>
        </w:rPr>
        <w:pPrChange w:id="2990" w:author="EndlessLove" w:date="2016-11-06T09:15:00Z">
          <w:pPr>
            <w:pStyle w:val="ListParagraph"/>
            <w:numPr>
              <w:ilvl w:val="1"/>
              <w:numId w:val="1"/>
            </w:numPr>
            <w:spacing w:after="240"/>
            <w:ind w:left="180" w:hanging="360"/>
            <w:outlineLvl w:val="1"/>
          </w:pPr>
        </w:pPrChange>
      </w:pPr>
    </w:p>
    <w:p w14:paraId="3D000535" w14:textId="77777777" w:rsidR="00D115C5" w:rsidRPr="00D115C5" w:rsidRDefault="00D115C5">
      <w:pPr>
        <w:spacing w:after="240"/>
        <w:outlineLvl w:val="1"/>
        <w:rPr>
          <w:ins w:id="2991" w:author="EndlessLove" w:date="2016-11-06T09:14:00Z"/>
          <w:rFonts w:ascii="Times New Roman" w:hAnsi="Times New Roman" w:cs="Times New Roman"/>
          <w:b/>
          <w:sz w:val="26"/>
          <w:szCs w:val="26"/>
          <w:rPrChange w:id="2992" w:author="EndlessLove" w:date="2016-11-06T09:15:00Z">
            <w:rPr>
              <w:ins w:id="2993" w:author="EndlessLove" w:date="2016-11-06T09:14:00Z"/>
            </w:rPr>
          </w:rPrChange>
        </w:rPr>
        <w:pPrChange w:id="2994" w:author="EndlessLove" w:date="2016-11-06T09:15:00Z">
          <w:pPr>
            <w:pStyle w:val="ListParagraph"/>
            <w:numPr>
              <w:ilvl w:val="1"/>
              <w:numId w:val="1"/>
            </w:numPr>
            <w:spacing w:after="240"/>
            <w:ind w:left="180" w:hanging="360"/>
            <w:outlineLvl w:val="1"/>
          </w:pPr>
        </w:pPrChange>
      </w:pPr>
    </w:p>
    <w:p w14:paraId="438301F0" w14:textId="5AE8EEC5" w:rsidR="00D115C5" w:rsidRDefault="00D115C5">
      <w:pPr>
        <w:pStyle w:val="ListParagraph"/>
        <w:spacing w:after="240"/>
        <w:ind w:left="360"/>
        <w:outlineLvl w:val="1"/>
        <w:rPr>
          <w:rFonts w:ascii="Times New Roman" w:hAnsi="Times New Roman" w:cs="Times New Roman"/>
          <w:b/>
          <w:sz w:val="26"/>
          <w:szCs w:val="26"/>
        </w:rPr>
        <w:pPrChange w:id="2995" w:author="EndlessLove" w:date="2016-11-06T09:14:00Z">
          <w:pPr>
            <w:pStyle w:val="ListParagraph"/>
            <w:numPr>
              <w:ilvl w:val="1"/>
              <w:numId w:val="1"/>
            </w:numPr>
            <w:spacing w:after="240"/>
            <w:ind w:left="180" w:hanging="360"/>
            <w:outlineLvl w:val="1"/>
          </w:pPr>
        </w:pPrChange>
      </w:pPr>
      <w:ins w:id="2996" w:author="EndlessLove" w:date="2016-11-06T09:14:00Z">
        <w:r>
          <w:rPr>
            <w:rFonts w:ascii="Times New Roman" w:hAnsi="Times New Roman" w:cs="Times New Roman"/>
            <w:b/>
            <w:sz w:val="26"/>
            <w:szCs w:val="26"/>
          </w:rPr>
          <w:tab/>
        </w:r>
      </w:ins>
    </w:p>
    <w:p w14:paraId="24438D84" w14:textId="762D696E" w:rsidR="0072522F" w:rsidRPr="0072522F" w:rsidRDefault="0072522F" w:rsidP="0072522F">
      <w:pPr>
        <w:spacing w:after="240"/>
        <w:outlineLvl w:val="1"/>
        <w:rPr>
          <w:rFonts w:ascii="Times New Roman" w:hAnsi="Times New Roman" w:cs="Times New Roman"/>
          <w:b/>
          <w:sz w:val="26"/>
          <w:szCs w:val="26"/>
        </w:rPr>
      </w:pPr>
    </w:p>
    <w:p w14:paraId="4E99D656" w14:textId="0BF3124F" w:rsidR="00FA6F3B" w:rsidRDefault="00FA6F3B">
      <w:pPr>
        <w:pStyle w:val="Style1"/>
        <w:rPr>
          <w:ins w:id="2997" w:author="EndlessLove" w:date="2016-11-06T15:10:00Z"/>
        </w:rPr>
        <w:pPrChange w:id="2998" w:author="EndlessLove" w:date="2016-11-07T09:39:00Z">
          <w:pPr>
            <w:pStyle w:val="Heading1"/>
            <w:spacing w:after="360" w:line="360" w:lineRule="auto"/>
          </w:pPr>
        </w:pPrChange>
      </w:pPr>
      <w:bookmarkStart w:id="2999" w:name="_Toc466284215"/>
      <w:bookmarkStart w:id="3000" w:name="_Toc466285963"/>
      <w:bookmarkStart w:id="3001" w:name="_Toc466287911"/>
      <w:bookmarkStart w:id="3002" w:name="_Toc466289129"/>
      <w:ins w:id="3003" w:author="EndlessLove" w:date="2016-11-06T15:10:00Z">
        <w:r>
          <w:lastRenderedPageBreak/>
          <w:t xml:space="preserve">PHẦN 3: </w:t>
        </w:r>
        <w:bookmarkEnd w:id="2999"/>
        <w:r w:rsidR="00313815">
          <w:t>KẾT LUẬN</w:t>
        </w:r>
        <w:bookmarkEnd w:id="3000"/>
        <w:bookmarkEnd w:id="3001"/>
        <w:bookmarkEnd w:id="3002"/>
      </w:ins>
    </w:p>
    <w:p w14:paraId="7EC08C89" w14:textId="07AC34E3" w:rsidR="00FA6F3B" w:rsidRDefault="00DF0391">
      <w:pPr>
        <w:pStyle w:val="Style2"/>
        <w:ind w:firstLine="720"/>
        <w:rPr>
          <w:ins w:id="3004" w:author="EndlessLove" w:date="2016-11-07T20:00:00Z"/>
        </w:rPr>
        <w:pPrChange w:id="3005" w:author="EndlessLove" w:date="2016-11-07T19:56:00Z">
          <w:pPr>
            <w:pStyle w:val="ListParagraph"/>
            <w:numPr>
              <w:numId w:val="44"/>
            </w:numPr>
            <w:ind w:hanging="360"/>
          </w:pPr>
        </w:pPrChange>
      </w:pPr>
      <w:bookmarkStart w:id="3006" w:name="_Toc466284216"/>
      <w:bookmarkStart w:id="3007" w:name="_Toc466285964"/>
      <w:bookmarkStart w:id="3008" w:name="_Toc466287912"/>
      <w:bookmarkStart w:id="3009" w:name="_Toc466289130"/>
      <w:ins w:id="3010" w:author="EndlessLove" w:date="2016-11-07T12:12:00Z">
        <w:r>
          <w:t>1.</w:t>
        </w:r>
      </w:ins>
      <w:ins w:id="3011" w:author="EndlessLove" w:date="2016-11-06T15:10:00Z">
        <w:r w:rsidR="00FA6F3B" w:rsidRPr="001A3A98">
          <w:t>KẾT Q</w:t>
        </w:r>
      </w:ins>
      <w:ins w:id="3012" w:author="EndlessLove" w:date="2016-11-06T15:11:00Z">
        <w:r w:rsidR="00FA6F3B" w:rsidRPr="006B5E4E">
          <w:t>U</w:t>
        </w:r>
      </w:ins>
      <w:ins w:id="3013" w:author="EndlessLove" w:date="2016-11-06T15:10:00Z">
        <w:r w:rsidR="00FA6F3B" w:rsidRPr="006B5E4E">
          <w:t>Ả</w:t>
        </w:r>
      </w:ins>
      <w:ins w:id="3014" w:author="EndlessLove" w:date="2016-11-06T15:11:00Z">
        <w:r w:rsidR="00FA6F3B" w:rsidRPr="006B5E4E">
          <w:t xml:space="preserve"> ĐẠT ĐƯƠ</w:t>
        </w:r>
        <w:r w:rsidR="00FA6F3B" w:rsidRPr="00556F8E">
          <w:t>̣C</w:t>
        </w:r>
      </w:ins>
      <w:bookmarkEnd w:id="3006"/>
      <w:bookmarkEnd w:id="3007"/>
      <w:bookmarkEnd w:id="3008"/>
      <w:bookmarkEnd w:id="3009"/>
    </w:p>
    <w:p w14:paraId="51DCCA04" w14:textId="3F9B4FB8" w:rsidR="0038078C" w:rsidRDefault="0038078C">
      <w:pPr>
        <w:pStyle w:val="Style2"/>
        <w:numPr>
          <w:ilvl w:val="0"/>
          <w:numId w:val="101"/>
        </w:numPr>
        <w:rPr>
          <w:ins w:id="3015" w:author="EndlessLove" w:date="2016-11-07T19:57:00Z"/>
        </w:rPr>
        <w:pPrChange w:id="3016" w:author="EndlessLove" w:date="2016-11-07T20:01:00Z">
          <w:pPr>
            <w:pStyle w:val="ListParagraph"/>
            <w:numPr>
              <w:numId w:val="44"/>
            </w:numPr>
            <w:ind w:hanging="360"/>
          </w:pPr>
        </w:pPrChange>
      </w:pPr>
      <w:ins w:id="3017" w:author="EndlessLove" w:date="2016-11-07T20:00:00Z">
        <w:r>
          <w:t>Về kết quả thực tế</w:t>
        </w:r>
        <w:r w:rsidRPr="00B91032">
          <w:t>:</w:t>
        </w:r>
      </w:ins>
    </w:p>
    <w:p w14:paraId="16B2626D" w14:textId="77777777" w:rsidR="00E84527" w:rsidRDefault="00E84527">
      <w:pPr>
        <w:pStyle w:val="Style2"/>
        <w:numPr>
          <w:ilvl w:val="0"/>
          <w:numId w:val="100"/>
        </w:numPr>
        <w:rPr>
          <w:ins w:id="3018" w:author="EndlessLove" w:date="2016-11-07T19:52:00Z"/>
        </w:rPr>
        <w:pPrChange w:id="3019" w:author="EndlessLove" w:date="2016-11-07T19:53:00Z">
          <w:pPr>
            <w:pStyle w:val="ListParagraph"/>
            <w:numPr>
              <w:numId w:val="44"/>
            </w:numPr>
            <w:ind w:hanging="360"/>
          </w:pPr>
        </w:pPrChange>
      </w:pPr>
      <w:ins w:id="3020" w:author="EndlessLove" w:date="2016-11-07T19:52:00Z">
        <w:r w:rsidRPr="001A3A98">
          <w:rPr>
            <w:b w:val="0"/>
          </w:rPr>
          <w:t xml:space="preserve">Xây </w:t>
        </w:r>
        <w:r>
          <w:rPr>
            <w:b w:val="0"/>
          </w:rPr>
          <w:t>dựng được một website bán quần áo online tương đối hoàn chỉnh.</w:t>
        </w:r>
      </w:ins>
    </w:p>
    <w:p w14:paraId="4123811C" w14:textId="1675B2E7" w:rsidR="00E84527" w:rsidRDefault="00E84527">
      <w:pPr>
        <w:pStyle w:val="Style2"/>
        <w:numPr>
          <w:ilvl w:val="0"/>
          <w:numId w:val="100"/>
        </w:numPr>
        <w:rPr>
          <w:ins w:id="3021" w:author="EndlessLove" w:date="2016-11-07T19:54:00Z"/>
        </w:rPr>
        <w:pPrChange w:id="3022" w:author="EndlessLove" w:date="2016-11-07T19:53:00Z">
          <w:pPr>
            <w:pStyle w:val="ListParagraph"/>
            <w:numPr>
              <w:numId w:val="44"/>
            </w:numPr>
            <w:ind w:hanging="360"/>
          </w:pPr>
        </w:pPrChange>
      </w:pPr>
      <w:ins w:id="3023" w:author="EndlessLove" w:date="2016-11-07T19:52:00Z">
        <w:r>
          <w:rPr>
            <w:b w:val="0"/>
          </w:rPr>
          <w:t xml:space="preserve">Thực hiện được các chức năng cơ bản của </w:t>
        </w:r>
      </w:ins>
      <w:ins w:id="3024" w:author="EndlessLove" w:date="2016-11-07T19:54:00Z">
        <w:r w:rsidR="0038078C">
          <w:rPr>
            <w:b w:val="0"/>
          </w:rPr>
          <w:t>một website bán hàng.</w:t>
        </w:r>
      </w:ins>
    </w:p>
    <w:p w14:paraId="26C96007" w14:textId="4AF00F06" w:rsidR="0038078C" w:rsidRDefault="0038078C">
      <w:pPr>
        <w:pStyle w:val="Style2"/>
        <w:numPr>
          <w:ilvl w:val="0"/>
          <w:numId w:val="101"/>
        </w:numPr>
        <w:rPr>
          <w:ins w:id="3025" w:author="EndlessLove" w:date="2016-11-07T19:58:00Z"/>
        </w:rPr>
        <w:pPrChange w:id="3026" w:author="EndlessLove" w:date="2016-11-07T19:58:00Z">
          <w:pPr>
            <w:pStyle w:val="ListParagraph"/>
            <w:numPr>
              <w:numId w:val="44"/>
            </w:numPr>
            <w:ind w:hanging="360"/>
          </w:pPr>
        </w:pPrChange>
      </w:pPr>
      <w:ins w:id="3027" w:author="EndlessLove" w:date="2016-11-07T19:58:00Z">
        <w:r w:rsidRPr="001A3A98">
          <w:t>Về kiến thức</w:t>
        </w:r>
        <w:r w:rsidRPr="006B5E4E">
          <w:t xml:space="preserve"> :</w:t>
        </w:r>
      </w:ins>
    </w:p>
    <w:p w14:paraId="7609C8BF" w14:textId="3A09CE56" w:rsidR="0038078C" w:rsidRDefault="0038078C">
      <w:pPr>
        <w:pStyle w:val="Style2"/>
        <w:numPr>
          <w:ilvl w:val="0"/>
          <w:numId w:val="100"/>
        </w:numPr>
        <w:rPr>
          <w:ins w:id="3028" w:author="EndlessLove" w:date="2016-11-07T20:02:00Z"/>
        </w:rPr>
        <w:pPrChange w:id="3029" w:author="EndlessLove" w:date="2016-11-07T19:58:00Z">
          <w:pPr>
            <w:pStyle w:val="ListParagraph"/>
            <w:numPr>
              <w:numId w:val="44"/>
            </w:numPr>
            <w:ind w:hanging="360"/>
          </w:pPr>
        </w:pPrChange>
      </w:pPr>
      <w:ins w:id="3030" w:author="EndlessLove" w:date="2016-11-07T19:58:00Z">
        <w:r w:rsidRPr="001A3A98">
          <w:rPr>
            <w:b w:val="0"/>
          </w:rPr>
          <w:t>Học được cách thức xây dựng</w:t>
        </w:r>
      </w:ins>
      <w:ins w:id="3031" w:author="EndlessLove" w:date="2016-11-07T20:00:00Z">
        <w:r>
          <w:rPr>
            <w:b w:val="0"/>
          </w:rPr>
          <w:t xml:space="preserve"> một trang web sử dụng framework Spring MVC và Hibernate cùng một số công nghệ khác.</w:t>
        </w:r>
      </w:ins>
    </w:p>
    <w:p w14:paraId="6590EFD0" w14:textId="368A0D27" w:rsidR="0038078C" w:rsidRPr="0038078C" w:rsidRDefault="0038078C">
      <w:pPr>
        <w:pStyle w:val="Style2"/>
        <w:numPr>
          <w:ilvl w:val="0"/>
          <w:numId w:val="100"/>
        </w:numPr>
        <w:rPr>
          <w:ins w:id="3032" w:author="EndlessLove" w:date="2016-11-07T19:57:00Z"/>
          <w:b w:val="0"/>
          <w:rPrChange w:id="3033" w:author="EndlessLove" w:date="2016-11-07T19:59:00Z">
            <w:rPr>
              <w:ins w:id="3034" w:author="EndlessLove" w:date="2016-11-07T19:57:00Z"/>
              <w:b/>
            </w:rPr>
          </w:rPrChange>
        </w:rPr>
        <w:pPrChange w:id="3035" w:author="EndlessLove" w:date="2016-11-07T19:58:00Z">
          <w:pPr>
            <w:pStyle w:val="ListParagraph"/>
            <w:numPr>
              <w:numId w:val="44"/>
            </w:numPr>
            <w:ind w:hanging="360"/>
          </w:pPr>
        </w:pPrChange>
      </w:pPr>
      <w:ins w:id="3036" w:author="EndlessLove" w:date="2016-11-07T20:00:00Z">
        <w:r>
          <w:rPr>
            <w:b w:val="0"/>
          </w:rPr>
          <w:t xml:space="preserve">Tăng khả năng </w:t>
        </w:r>
      </w:ins>
      <w:ins w:id="3037" w:author="EndlessLove" w:date="2016-11-07T20:01:00Z">
        <w:r>
          <w:rPr>
            <w:b w:val="0"/>
          </w:rPr>
          <w:t xml:space="preserve">phát hiện, </w:t>
        </w:r>
      </w:ins>
      <w:ins w:id="3038" w:author="EndlessLove" w:date="2016-11-07T20:00:00Z">
        <w:r>
          <w:rPr>
            <w:b w:val="0"/>
          </w:rPr>
          <w:t xml:space="preserve">xử lí các vấn đề </w:t>
        </w:r>
      </w:ins>
      <w:ins w:id="3039" w:author="EndlessLove" w:date="2016-11-07T20:01:00Z">
        <w:r>
          <w:rPr>
            <w:b w:val="0"/>
          </w:rPr>
          <w:t>phát trong quá trình làm đề tài</w:t>
        </w:r>
      </w:ins>
    </w:p>
    <w:p w14:paraId="3659DFA8" w14:textId="77777777" w:rsidR="0038078C" w:rsidRPr="00E84527" w:rsidRDefault="0038078C">
      <w:pPr>
        <w:pStyle w:val="Style2"/>
        <w:rPr>
          <w:ins w:id="3040" w:author="EndlessLove" w:date="2016-11-06T15:10:00Z"/>
          <w:b w:val="0"/>
          <w:rPrChange w:id="3041" w:author="EndlessLove" w:date="2016-11-07T19:52:00Z">
            <w:rPr>
              <w:ins w:id="3042" w:author="EndlessLove" w:date="2016-11-06T15:10:00Z"/>
              <w:b/>
            </w:rPr>
          </w:rPrChange>
        </w:rPr>
        <w:pPrChange w:id="3043" w:author="EndlessLove" w:date="2016-11-07T19:57:00Z">
          <w:pPr>
            <w:pStyle w:val="ListParagraph"/>
            <w:numPr>
              <w:numId w:val="44"/>
            </w:numPr>
            <w:ind w:hanging="360"/>
          </w:pPr>
        </w:pPrChange>
      </w:pPr>
    </w:p>
    <w:p w14:paraId="5EBF5948" w14:textId="1FFCF1E7" w:rsidR="00DB58A8" w:rsidDel="00DB58A8" w:rsidRDefault="0038078C">
      <w:pPr>
        <w:spacing w:after="240"/>
        <w:ind w:left="1080"/>
        <w:outlineLvl w:val="1"/>
        <w:rPr>
          <w:del w:id="3044" w:author="EndlessLove" w:date="2016-11-06T15:07:00Z"/>
          <w:rFonts w:ascii="Times New Roman" w:hAnsi="Times New Roman" w:cs="Times New Roman"/>
          <w:b/>
          <w:sz w:val="34"/>
          <w:szCs w:val="34"/>
        </w:rPr>
        <w:pPrChange w:id="3045" w:author="EndlessLove" w:date="2016-11-07T19:56:00Z">
          <w:pPr>
            <w:pStyle w:val="ListParagraph"/>
            <w:ind w:left="360"/>
          </w:pPr>
        </w:pPrChange>
      </w:pPr>
      <w:ins w:id="3046" w:author="EndlessLove" w:date="2016-11-07T20:03:00Z">
        <w:r w:rsidRPr="00EA5066">
          <w:rPr>
            <w:rFonts w:ascii="Times New Roman" w:hAnsi="Times New Roman" w:cs="Times New Roman"/>
            <w:b/>
            <w:noProof/>
            <w:sz w:val="26"/>
            <w:szCs w:val="26"/>
            <w:rPrChange w:id="3047" w:author="Unknown">
              <w:rPr>
                <w:noProof/>
              </w:rPr>
            </w:rPrChange>
          </w:rPr>
          <w:drawing>
            <wp:anchor distT="0" distB="0" distL="114300" distR="114300" simplePos="0" relativeHeight="251696128" behindDoc="0" locked="0" layoutInCell="1" allowOverlap="1" wp14:anchorId="518C240E" wp14:editId="5C26FF27">
              <wp:simplePos x="0" y="0"/>
              <wp:positionH relativeFrom="column">
                <wp:posOffset>283210</wp:posOffset>
              </wp:positionH>
              <wp:positionV relativeFrom="paragraph">
                <wp:posOffset>397510</wp:posOffset>
              </wp:positionV>
              <wp:extent cx="5296535" cy="4047490"/>
              <wp:effectExtent l="0" t="0" r="0" b="0"/>
              <wp:wrapThrough wrapText="bothSides">
                <wp:wrapPolygon edited="0">
                  <wp:start x="0" y="0"/>
                  <wp:lineTo x="0" y="21451"/>
                  <wp:lineTo x="21520" y="21451"/>
                  <wp:lineTo x="21520" y="0"/>
                  <wp:lineTo x="0" y="0"/>
                </wp:wrapPolygon>
              </wp:wrapThrough>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DK.PNG"/>
                      <pic:cNvPicPr/>
                    </pic:nvPicPr>
                    <pic:blipFill>
                      <a:blip r:embed="rId57">
                        <a:extLst>
                          <a:ext uri="{28A0092B-C50C-407E-A947-70E740481C1C}">
                            <a14:useLocalDpi xmlns:a14="http://schemas.microsoft.com/office/drawing/2010/main" val="0"/>
                          </a:ext>
                        </a:extLst>
                      </a:blip>
                      <a:stretch>
                        <a:fillRect/>
                      </a:stretch>
                    </pic:blipFill>
                    <pic:spPr>
                      <a:xfrm>
                        <a:off x="0" y="0"/>
                        <a:ext cx="5296535" cy="4047490"/>
                      </a:xfrm>
                      <a:prstGeom prst="rect">
                        <a:avLst/>
                      </a:prstGeom>
                    </pic:spPr>
                  </pic:pic>
                </a:graphicData>
              </a:graphic>
              <wp14:sizeRelH relativeFrom="margin">
                <wp14:pctWidth>0</wp14:pctWidth>
              </wp14:sizeRelH>
            </wp:anchor>
          </w:drawing>
        </w:r>
      </w:ins>
      <w:moveToRangeStart w:id="3048" w:author="EndlessLove" w:date="2016-11-06T15:07:00Z" w:name="move466208195"/>
      <w:moveTo w:id="3049" w:author="EndlessLove" w:date="2016-11-06T15:07:00Z">
        <w:del w:id="3050" w:author="EndlessLove" w:date="2016-11-06T15:10:00Z">
          <w:r w:rsidR="00DB58A8" w:rsidRPr="005F6C75" w:rsidDel="00FA6F3B">
            <w:rPr>
              <w:rFonts w:ascii="Times New Roman" w:hAnsi="Times New Roman" w:cs="Times New Roman"/>
              <w:b/>
              <w:sz w:val="34"/>
              <w:szCs w:val="34"/>
            </w:rPr>
            <w:delText>PHẦN 3 : KẾT LUẬN</w:delText>
          </w:r>
        </w:del>
      </w:moveTo>
    </w:p>
    <w:moveToRangeEnd w:id="3048"/>
    <w:p w14:paraId="4E98D566" w14:textId="7A74D4B6" w:rsidR="003103CA" w:rsidRPr="00DB58A8" w:rsidDel="00FA6F3B" w:rsidRDefault="003103CA">
      <w:pPr>
        <w:spacing w:after="240"/>
        <w:ind w:left="1080"/>
        <w:outlineLvl w:val="1"/>
        <w:rPr>
          <w:del w:id="3051" w:author="EndlessLove" w:date="2016-11-06T15:10:00Z"/>
          <w:rFonts w:ascii="Times New Roman" w:hAnsi="Times New Roman" w:cs="Times New Roman"/>
          <w:b/>
          <w:sz w:val="26"/>
          <w:szCs w:val="26"/>
          <w:rPrChange w:id="3052" w:author="EndlessLove" w:date="2016-11-06T15:07:00Z">
            <w:rPr>
              <w:del w:id="3053" w:author="EndlessLove" w:date="2016-11-06T15:10:00Z"/>
            </w:rPr>
          </w:rPrChange>
        </w:rPr>
        <w:pPrChange w:id="3054" w:author="EndlessLove" w:date="2016-11-07T19:56:00Z">
          <w:pPr>
            <w:pStyle w:val="ListParagraph"/>
            <w:ind w:left="360"/>
          </w:pPr>
        </w:pPrChange>
      </w:pPr>
    </w:p>
    <w:p w14:paraId="266071F4" w14:textId="7FBB2EB0" w:rsidR="00547E86" w:rsidRPr="00547E86" w:rsidRDefault="009D469E" w:rsidP="00547E86">
      <w:pPr>
        <w:pStyle w:val="ListParagraph"/>
        <w:ind w:left="1080"/>
        <w:rPr>
          <w:ins w:id="3055" w:author="EndlessLove" w:date="2016-11-08T21:41:00Z"/>
          <w:rFonts w:ascii="Times New Roman" w:hAnsi="Times New Roman" w:cs="Times New Roman"/>
          <w:b/>
          <w:sz w:val="26"/>
          <w:szCs w:val="26"/>
          <w:rPrChange w:id="3056" w:author="EndlessLove" w:date="2016-11-08T21:41:00Z">
            <w:rPr>
              <w:ins w:id="3057" w:author="EndlessLove" w:date="2016-11-08T21:41:00Z"/>
              <w:noProof/>
            </w:rPr>
          </w:rPrChange>
        </w:rPr>
        <w:pPrChange w:id="3058" w:author="EndlessLove" w:date="2016-11-08T21:41:00Z">
          <w:pPr>
            <w:pStyle w:val="ListParagraph"/>
            <w:numPr>
              <w:numId w:val="1"/>
            </w:numPr>
            <w:ind w:left="450" w:hanging="360"/>
          </w:pPr>
        </w:pPrChange>
      </w:pPr>
      <w:ins w:id="3059" w:author="EndlessLove" w:date="2016-10-20T10:00:00Z">
        <w:r>
          <w:rPr>
            <w:rFonts w:ascii="Times New Roman" w:hAnsi="Times New Roman" w:cs="Times New Roman"/>
            <w:b/>
            <w:sz w:val="26"/>
            <w:szCs w:val="26"/>
          </w:rPr>
          <w:t>Một số giao diện:</w:t>
        </w:r>
      </w:ins>
      <w:ins w:id="3060" w:author="EndlessLove" w:date="2016-11-07T20:03:00Z">
        <w:r w:rsidR="0038078C" w:rsidRPr="0038078C">
          <w:rPr>
            <w:rFonts w:ascii="Times New Roman" w:hAnsi="Times New Roman" w:cs="Times New Roman"/>
            <w:b/>
            <w:noProof/>
            <w:sz w:val="26"/>
            <w:szCs w:val="26"/>
          </w:rPr>
          <w:t xml:space="preserve"> </w:t>
        </w:r>
      </w:ins>
    </w:p>
    <w:p w14:paraId="1FCA965F" w14:textId="34C6777A" w:rsidR="00125E20" w:rsidRDefault="009D469E">
      <w:pPr>
        <w:pStyle w:val="ListParagraph"/>
        <w:ind w:left="360"/>
        <w:rPr>
          <w:ins w:id="3061" w:author="EndlessLove" w:date="2016-10-20T10:07:00Z"/>
          <w:rFonts w:ascii="Times New Roman" w:hAnsi="Times New Roman" w:cs="Times New Roman"/>
          <w:b/>
          <w:noProof/>
          <w:sz w:val="26"/>
          <w:szCs w:val="26"/>
        </w:rPr>
        <w:pPrChange w:id="3062" w:author="EndlessLove" w:date="2016-10-20T09:43:00Z">
          <w:pPr>
            <w:pStyle w:val="ListParagraph"/>
            <w:numPr>
              <w:numId w:val="1"/>
            </w:numPr>
            <w:ind w:left="450" w:hanging="360"/>
          </w:pPr>
        </w:pPrChange>
      </w:pPr>
      <w:ins w:id="3063" w:author="EndlessLove" w:date="2016-10-20T10:03:00Z">
        <w:r>
          <w:rPr>
            <w:rFonts w:ascii="Times New Roman" w:hAnsi="Times New Roman" w:cs="Times New Roman"/>
            <w:b/>
            <w:noProof/>
            <w:sz w:val="26"/>
            <w:szCs w:val="26"/>
            <w:rPrChange w:id="3064" w:author="Unknown">
              <w:rPr>
                <w:noProof/>
              </w:rPr>
            </w:rPrChange>
          </w:rPr>
          <w:lastRenderedPageBreak/>
          <w:drawing>
            <wp:inline distT="0" distB="0" distL="0" distR="0" wp14:anchorId="3A975C95" wp14:editId="729970FC">
              <wp:extent cx="4400550" cy="300990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DN.PNG"/>
                      <pic:cNvPicPr/>
                    </pic:nvPicPr>
                    <pic:blipFill>
                      <a:blip r:embed="rId58">
                        <a:extLst>
                          <a:ext uri="{28A0092B-C50C-407E-A947-70E740481C1C}">
                            <a14:useLocalDpi xmlns:a14="http://schemas.microsoft.com/office/drawing/2010/main" val="0"/>
                          </a:ext>
                        </a:extLst>
                      </a:blip>
                      <a:stretch>
                        <a:fillRect/>
                      </a:stretch>
                    </pic:blipFill>
                    <pic:spPr>
                      <a:xfrm>
                        <a:off x="0" y="0"/>
                        <a:ext cx="4400550" cy="3009900"/>
                      </a:xfrm>
                      <a:prstGeom prst="rect">
                        <a:avLst/>
                      </a:prstGeom>
                    </pic:spPr>
                  </pic:pic>
                </a:graphicData>
              </a:graphic>
            </wp:inline>
          </w:drawing>
        </w:r>
      </w:ins>
      <w:ins w:id="3065" w:author="EndlessLove" w:date="2016-10-20T10:00:00Z">
        <w:r>
          <w:rPr>
            <w:rFonts w:ascii="Times New Roman" w:hAnsi="Times New Roman" w:cs="Times New Roman"/>
            <w:b/>
            <w:sz w:val="26"/>
            <w:szCs w:val="26"/>
          </w:rPr>
          <w:br/>
        </w:r>
      </w:ins>
    </w:p>
    <w:p w14:paraId="57567610" w14:textId="77777777" w:rsidR="00547E86" w:rsidRDefault="00547E86">
      <w:pPr>
        <w:pStyle w:val="ListParagraph"/>
        <w:ind w:left="360"/>
        <w:rPr>
          <w:ins w:id="3066" w:author="EndlessLove" w:date="2016-11-08T21:41:00Z"/>
          <w:rFonts w:ascii="Times New Roman" w:hAnsi="Times New Roman" w:cs="Times New Roman"/>
          <w:b/>
          <w:noProof/>
          <w:sz w:val="26"/>
          <w:szCs w:val="26"/>
        </w:rPr>
        <w:pPrChange w:id="3067" w:author="EndlessLove" w:date="2016-10-20T09:43:00Z">
          <w:pPr>
            <w:pStyle w:val="ListParagraph"/>
            <w:numPr>
              <w:numId w:val="1"/>
            </w:numPr>
            <w:ind w:left="450" w:hanging="360"/>
          </w:pPr>
        </w:pPrChange>
      </w:pPr>
    </w:p>
    <w:p w14:paraId="2AFC2692" w14:textId="77777777" w:rsidR="00547E86" w:rsidRDefault="00547E86">
      <w:pPr>
        <w:pStyle w:val="ListParagraph"/>
        <w:ind w:left="360"/>
        <w:rPr>
          <w:ins w:id="3068" w:author="EndlessLove" w:date="2016-11-08T21:41:00Z"/>
          <w:rFonts w:ascii="Times New Roman" w:hAnsi="Times New Roman" w:cs="Times New Roman"/>
          <w:b/>
          <w:noProof/>
          <w:sz w:val="26"/>
          <w:szCs w:val="26"/>
        </w:rPr>
        <w:pPrChange w:id="3069" w:author="EndlessLove" w:date="2016-10-20T09:43:00Z">
          <w:pPr>
            <w:pStyle w:val="ListParagraph"/>
            <w:numPr>
              <w:numId w:val="1"/>
            </w:numPr>
            <w:ind w:left="450" w:hanging="360"/>
          </w:pPr>
        </w:pPrChange>
      </w:pPr>
    </w:p>
    <w:p w14:paraId="2893CDF7" w14:textId="66823AB7" w:rsidR="00125E20" w:rsidRDefault="00125E20">
      <w:pPr>
        <w:pStyle w:val="ListParagraph"/>
        <w:ind w:left="360"/>
        <w:rPr>
          <w:ins w:id="3070" w:author="EndlessLove" w:date="2016-10-20T10:07:00Z"/>
          <w:rFonts w:ascii="Times New Roman" w:hAnsi="Times New Roman" w:cs="Times New Roman"/>
          <w:b/>
          <w:sz w:val="26"/>
          <w:szCs w:val="26"/>
        </w:rPr>
        <w:pPrChange w:id="3071" w:author="EndlessLove" w:date="2016-10-20T09:43:00Z">
          <w:pPr>
            <w:pStyle w:val="ListParagraph"/>
            <w:numPr>
              <w:numId w:val="1"/>
            </w:numPr>
            <w:ind w:left="450" w:hanging="360"/>
          </w:pPr>
        </w:pPrChange>
      </w:pPr>
      <w:ins w:id="3072" w:author="EndlessLove" w:date="2016-10-20T10:07:00Z">
        <w:r>
          <w:rPr>
            <w:rFonts w:ascii="Times New Roman" w:hAnsi="Times New Roman" w:cs="Times New Roman"/>
            <w:b/>
            <w:noProof/>
            <w:sz w:val="26"/>
            <w:szCs w:val="26"/>
          </w:rPr>
          <w:t>Quản Lí Sản Phẩm</w:t>
        </w:r>
      </w:ins>
      <w:ins w:id="3073" w:author="EndlessLove" w:date="2016-10-20T10:01:00Z">
        <w:r w:rsidR="009D469E">
          <w:rPr>
            <w:rFonts w:ascii="Times New Roman" w:hAnsi="Times New Roman" w:cs="Times New Roman"/>
            <w:b/>
            <w:noProof/>
            <w:sz w:val="26"/>
            <w:szCs w:val="26"/>
            <w:rPrChange w:id="3074" w:author="Unknown">
              <w:rPr>
                <w:noProof/>
              </w:rPr>
            </w:rPrChange>
          </w:rPr>
          <w:drawing>
            <wp:inline distT="0" distB="0" distL="0" distR="0" wp14:anchorId="0AFC3268" wp14:editId="7EA03689">
              <wp:extent cx="5391807" cy="3482975"/>
              <wp:effectExtent l="0" t="0" r="0" b="317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AL_product.PNG"/>
                      <pic:cNvPicPr/>
                    </pic:nvPicPr>
                    <pic:blipFill>
                      <a:blip r:embed="rId59">
                        <a:extLst>
                          <a:ext uri="{28A0092B-C50C-407E-A947-70E740481C1C}">
                            <a14:useLocalDpi xmlns:a14="http://schemas.microsoft.com/office/drawing/2010/main" val="0"/>
                          </a:ext>
                        </a:extLst>
                      </a:blip>
                      <a:stretch>
                        <a:fillRect/>
                      </a:stretch>
                    </pic:blipFill>
                    <pic:spPr>
                      <a:xfrm>
                        <a:off x="0" y="0"/>
                        <a:ext cx="5395237" cy="3485191"/>
                      </a:xfrm>
                      <a:prstGeom prst="rect">
                        <a:avLst/>
                      </a:prstGeom>
                    </pic:spPr>
                  </pic:pic>
                </a:graphicData>
              </a:graphic>
            </wp:inline>
          </w:drawing>
        </w:r>
      </w:ins>
    </w:p>
    <w:p w14:paraId="501CB497" w14:textId="77777777" w:rsidR="00125E20" w:rsidRDefault="00125E20">
      <w:pPr>
        <w:pStyle w:val="ListParagraph"/>
        <w:ind w:left="360"/>
        <w:rPr>
          <w:ins w:id="3075" w:author="EndlessLove" w:date="2016-10-20T10:07:00Z"/>
          <w:rFonts w:ascii="Times New Roman" w:hAnsi="Times New Roman" w:cs="Times New Roman"/>
          <w:b/>
          <w:sz w:val="26"/>
          <w:szCs w:val="26"/>
        </w:rPr>
        <w:pPrChange w:id="3076" w:author="EndlessLove" w:date="2016-10-20T09:43:00Z">
          <w:pPr>
            <w:pStyle w:val="ListParagraph"/>
            <w:numPr>
              <w:numId w:val="1"/>
            </w:numPr>
            <w:ind w:left="450" w:hanging="360"/>
          </w:pPr>
        </w:pPrChange>
      </w:pPr>
    </w:p>
    <w:p w14:paraId="2167592F" w14:textId="77777777" w:rsidR="00CE0446" w:rsidRDefault="00125E20">
      <w:pPr>
        <w:pStyle w:val="ListParagraph"/>
        <w:ind w:left="360"/>
        <w:rPr>
          <w:ins w:id="3077" w:author="EndlessLove" w:date="2016-10-20T10:08:00Z"/>
          <w:rFonts w:ascii="Times New Roman" w:hAnsi="Times New Roman" w:cs="Times New Roman"/>
          <w:b/>
          <w:sz w:val="26"/>
          <w:szCs w:val="26"/>
        </w:rPr>
        <w:pPrChange w:id="3078" w:author="EndlessLove" w:date="2016-10-20T09:43:00Z">
          <w:pPr>
            <w:pStyle w:val="ListParagraph"/>
            <w:numPr>
              <w:numId w:val="1"/>
            </w:numPr>
            <w:ind w:left="450" w:hanging="360"/>
          </w:pPr>
        </w:pPrChange>
      </w:pPr>
      <w:ins w:id="3079" w:author="EndlessLove" w:date="2016-10-20T10:07:00Z">
        <w:r>
          <w:rPr>
            <w:rFonts w:ascii="Times New Roman" w:hAnsi="Times New Roman" w:cs="Times New Roman"/>
            <w:b/>
            <w:sz w:val="26"/>
            <w:szCs w:val="26"/>
          </w:rPr>
          <w:lastRenderedPageBreak/>
          <w:t>Giỏ Hàng</w:t>
        </w:r>
      </w:ins>
      <w:ins w:id="3080" w:author="EndlessLove" w:date="2016-10-20T10:01:00Z">
        <w:r w:rsidR="009D469E">
          <w:rPr>
            <w:rFonts w:ascii="Times New Roman" w:hAnsi="Times New Roman" w:cs="Times New Roman"/>
            <w:b/>
            <w:noProof/>
            <w:sz w:val="26"/>
            <w:szCs w:val="26"/>
            <w:rPrChange w:id="3081" w:author="Unknown">
              <w:rPr>
                <w:noProof/>
              </w:rPr>
            </w:rPrChange>
          </w:rPr>
          <w:drawing>
            <wp:inline distT="0" distB="0" distL="0" distR="0" wp14:anchorId="68C53554" wp14:editId="247AE02D">
              <wp:extent cx="5549462" cy="3459480"/>
              <wp:effectExtent l="0" t="0" r="0" b="762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cart.PNG"/>
                      <pic:cNvPicPr/>
                    </pic:nvPicPr>
                    <pic:blipFill>
                      <a:blip r:embed="rId60">
                        <a:extLst>
                          <a:ext uri="{28A0092B-C50C-407E-A947-70E740481C1C}">
                            <a14:useLocalDpi xmlns:a14="http://schemas.microsoft.com/office/drawing/2010/main" val="0"/>
                          </a:ext>
                        </a:extLst>
                      </a:blip>
                      <a:stretch>
                        <a:fillRect/>
                      </a:stretch>
                    </pic:blipFill>
                    <pic:spPr>
                      <a:xfrm>
                        <a:off x="0" y="0"/>
                        <a:ext cx="5550846" cy="3460343"/>
                      </a:xfrm>
                      <a:prstGeom prst="rect">
                        <a:avLst/>
                      </a:prstGeom>
                    </pic:spPr>
                  </pic:pic>
                </a:graphicData>
              </a:graphic>
            </wp:inline>
          </w:drawing>
        </w:r>
      </w:ins>
    </w:p>
    <w:p w14:paraId="73E2EB73" w14:textId="77777777" w:rsidR="00547E86" w:rsidRDefault="00547E86">
      <w:pPr>
        <w:pStyle w:val="ListParagraph"/>
        <w:ind w:left="360"/>
        <w:rPr>
          <w:ins w:id="3082" w:author="EndlessLove" w:date="2016-11-08T21:40:00Z"/>
          <w:rFonts w:ascii="Times New Roman" w:hAnsi="Times New Roman" w:cs="Times New Roman"/>
          <w:b/>
          <w:sz w:val="26"/>
          <w:szCs w:val="26"/>
        </w:rPr>
        <w:pPrChange w:id="3083" w:author="EndlessLove" w:date="2016-10-20T09:43:00Z">
          <w:pPr>
            <w:pStyle w:val="ListParagraph"/>
            <w:numPr>
              <w:numId w:val="1"/>
            </w:numPr>
            <w:ind w:left="450" w:hanging="360"/>
          </w:pPr>
        </w:pPrChange>
      </w:pPr>
    </w:p>
    <w:p w14:paraId="3D9477AC" w14:textId="38601F30" w:rsidR="009D469E" w:rsidRDefault="00CE0446">
      <w:pPr>
        <w:pStyle w:val="ListParagraph"/>
        <w:ind w:left="360"/>
        <w:rPr>
          <w:ins w:id="3084" w:author="EndlessLove" w:date="2016-10-20T10:04:00Z"/>
          <w:rFonts w:ascii="Times New Roman" w:hAnsi="Times New Roman" w:cs="Times New Roman"/>
          <w:b/>
          <w:sz w:val="26"/>
          <w:szCs w:val="26"/>
        </w:rPr>
        <w:pPrChange w:id="3085" w:author="EndlessLove" w:date="2016-10-20T09:43:00Z">
          <w:pPr>
            <w:pStyle w:val="ListParagraph"/>
            <w:numPr>
              <w:numId w:val="1"/>
            </w:numPr>
            <w:ind w:left="450" w:hanging="360"/>
          </w:pPr>
        </w:pPrChange>
      </w:pPr>
      <w:ins w:id="3086" w:author="EndlessLove" w:date="2016-10-20T10:08:00Z">
        <w:r>
          <w:rPr>
            <w:rFonts w:ascii="Times New Roman" w:hAnsi="Times New Roman" w:cs="Times New Roman"/>
            <w:b/>
            <w:sz w:val="26"/>
            <w:szCs w:val="26"/>
          </w:rPr>
          <w:t>Trang Thanh Toán:</w:t>
        </w:r>
      </w:ins>
      <w:ins w:id="3087" w:author="EndlessLove" w:date="2016-10-20T10:01:00Z">
        <w:r w:rsidR="009D469E">
          <w:rPr>
            <w:rFonts w:ascii="Times New Roman" w:hAnsi="Times New Roman" w:cs="Times New Roman"/>
            <w:b/>
            <w:noProof/>
            <w:sz w:val="26"/>
            <w:szCs w:val="26"/>
            <w:rPrChange w:id="3088" w:author="Unknown">
              <w:rPr>
                <w:noProof/>
              </w:rPr>
            </w:rPrChange>
          </w:rPr>
          <w:drawing>
            <wp:inline distT="0" distB="0" distL="0" distR="0" wp14:anchorId="74B27D7C" wp14:editId="6AC61A86">
              <wp:extent cx="5549265" cy="3472815"/>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checkout.PNG"/>
                      <pic:cNvPicPr/>
                    </pic:nvPicPr>
                    <pic:blipFill>
                      <a:blip r:embed="rId61">
                        <a:extLst>
                          <a:ext uri="{28A0092B-C50C-407E-A947-70E740481C1C}">
                            <a14:useLocalDpi xmlns:a14="http://schemas.microsoft.com/office/drawing/2010/main" val="0"/>
                          </a:ext>
                        </a:extLst>
                      </a:blip>
                      <a:stretch>
                        <a:fillRect/>
                      </a:stretch>
                    </pic:blipFill>
                    <pic:spPr>
                      <a:xfrm>
                        <a:off x="0" y="0"/>
                        <a:ext cx="5549414" cy="3472908"/>
                      </a:xfrm>
                      <a:prstGeom prst="rect">
                        <a:avLst/>
                      </a:prstGeom>
                    </pic:spPr>
                  </pic:pic>
                </a:graphicData>
              </a:graphic>
            </wp:inline>
          </w:drawing>
        </w:r>
      </w:ins>
    </w:p>
    <w:p w14:paraId="72308626" w14:textId="77777777" w:rsidR="00547E86" w:rsidRDefault="00547E86">
      <w:pPr>
        <w:pStyle w:val="ListParagraph"/>
        <w:ind w:left="360"/>
        <w:rPr>
          <w:ins w:id="3089" w:author="EndlessLove" w:date="2016-11-08T21:39:00Z"/>
          <w:rFonts w:ascii="Times New Roman" w:hAnsi="Times New Roman" w:cs="Times New Roman"/>
          <w:b/>
          <w:sz w:val="26"/>
          <w:szCs w:val="26"/>
        </w:rPr>
        <w:pPrChange w:id="3090" w:author="EndlessLove" w:date="2016-10-20T09:43:00Z">
          <w:pPr>
            <w:pStyle w:val="ListParagraph"/>
            <w:numPr>
              <w:numId w:val="1"/>
            </w:numPr>
            <w:ind w:left="450" w:hanging="360"/>
          </w:pPr>
        </w:pPrChange>
      </w:pPr>
    </w:p>
    <w:p w14:paraId="563BF2AE" w14:textId="77777777" w:rsidR="00547E86" w:rsidRDefault="00547E86">
      <w:pPr>
        <w:pStyle w:val="ListParagraph"/>
        <w:ind w:left="360"/>
        <w:rPr>
          <w:ins w:id="3091" w:author="EndlessLove" w:date="2016-11-08T21:39:00Z"/>
          <w:rFonts w:ascii="Times New Roman" w:hAnsi="Times New Roman" w:cs="Times New Roman"/>
          <w:b/>
          <w:sz w:val="26"/>
          <w:szCs w:val="26"/>
        </w:rPr>
        <w:pPrChange w:id="3092" w:author="EndlessLove" w:date="2016-10-20T09:43:00Z">
          <w:pPr>
            <w:pStyle w:val="ListParagraph"/>
            <w:numPr>
              <w:numId w:val="1"/>
            </w:numPr>
            <w:ind w:left="450" w:hanging="360"/>
          </w:pPr>
        </w:pPrChange>
      </w:pPr>
    </w:p>
    <w:p w14:paraId="636F9A87" w14:textId="77777777" w:rsidR="00547E86" w:rsidRDefault="00547E86">
      <w:pPr>
        <w:pStyle w:val="ListParagraph"/>
        <w:ind w:left="360"/>
        <w:rPr>
          <w:ins w:id="3093" w:author="EndlessLove" w:date="2016-11-08T21:39:00Z"/>
          <w:rFonts w:ascii="Times New Roman" w:hAnsi="Times New Roman" w:cs="Times New Roman"/>
          <w:b/>
          <w:sz w:val="26"/>
          <w:szCs w:val="26"/>
        </w:rPr>
        <w:pPrChange w:id="3094" w:author="EndlessLove" w:date="2016-10-20T09:43:00Z">
          <w:pPr>
            <w:pStyle w:val="ListParagraph"/>
            <w:numPr>
              <w:numId w:val="1"/>
            </w:numPr>
            <w:ind w:left="450" w:hanging="360"/>
          </w:pPr>
        </w:pPrChange>
      </w:pPr>
    </w:p>
    <w:p w14:paraId="70E3A11E" w14:textId="77777777" w:rsidR="009D469E" w:rsidRDefault="009D469E">
      <w:pPr>
        <w:pStyle w:val="ListParagraph"/>
        <w:ind w:left="360"/>
        <w:rPr>
          <w:ins w:id="3095" w:author="EndlessLove" w:date="2016-10-20T10:04:00Z"/>
          <w:rFonts w:ascii="Times New Roman" w:hAnsi="Times New Roman" w:cs="Times New Roman"/>
          <w:b/>
          <w:sz w:val="26"/>
          <w:szCs w:val="26"/>
        </w:rPr>
        <w:pPrChange w:id="3096" w:author="EndlessLove" w:date="2016-10-20T09:43:00Z">
          <w:pPr>
            <w:pStyle w:val="ListParagraph"/>
            <w:numPr>
              <w:numId w:val="1"/>
            </w:numPr>
            <w:ind w:left="450" w:hanging="360"/>
          </w:pPr>
        </w:pPrChange>
      </w:pPr>
      <w:ins w:id="3097" w:author="EndlessLove" w:date="2016-10-20T10:04:00Z">
        <w:r>
          <w:rPr>
            <w:rFonts w:ascii="Times New Roman" w:hAnsi="Times New Roman" w:cs="Times New Roman"/>
            <w:b/>
            <w:sz w:val="26"/>
            <w:szCs w:val="26"/>
          </w:rPr>
          <w:t xml:space="preserve">Footer: </w:t>
        </w:r>
      </w:ins>
    </w:p>
    <w:p w14:paraId="36BE6D9F" w14:textId="77777777" w:rsidR="009D469E" w:rsidRDefault="009D469E">
      <w:pPr>
        <w:pStyle w:val="ListParagraph"/>
        <w:ind w:left="360"/>
        <w:rPr>
          <w:ins w:id="3098" w:author="EndlessLove" w:date="2016-10-20T10:04:00Z"/>
          <w:rFonts w:ascii="Times New Roman" w:hAnsi="Times New Roman" w:cs="Times New Roman"/>
          <w:b/>
          <w:noProof/>
          <w:sz w:val="26"/>
          <w:szCs w:val="26"/>
        </w:rPr>
        <w:pPrChange w:id="3099" w:author="EndlessLove" w:date="2016-10-20T09:43:00Z">
          <w:pPr>
            <w:pStyle w:val="ListParagraph"/>
            <w:numPr>
              <w:numId w:val="1"/>
            </w:numPr>
            <w:ind w:left="450" w:hanging="360"/>
          </w:pPr>
        </w:pPrChange>
      </w:pPr>
    </w:p>
    <w:p w14:paraId="4FAF16A2" w14:textId="77777777" w:rsidR="009D469E" w:rsidRDefault="009D469E">
      <w:pPr>
        <w:pStyle w:val="ListParagraph"/>
        <w:ind w:left="360"/>
        <w:rPr>
          <w:ins w:id="3100" w:author="EndlessLove" w:date="2016-10-20T10:04:00Z"/>
          <w:rFonts w:ascii="Times New Roman" w:hAnsi="Times New Roman" w:cs="Times New Roman"/>
          <w:b/>
          <w:sz w:val="26"/>
          <w:szCs w:val="26"/>
        </w:rPr>
        <w:pPrChange w:id="3101" w:author="EndlessLove" w:date="2016-10-20T09:43:00Z">
          <w:pPr>
            <w:pStyle w:val="ListParagraph"/>
            <w:numPr>
              <w:numId w:val="1"/>
            </w:numPr>
            <w:ind w:left="450" w:hanging="360"/>
          </w:pPr>
        </w:pPrChange>
      </w:pPr>
      <w:ins w:id="3102" w:author="EndlessLove" w:date="2016-10-20T10:01:00Z">
        <w:r>
          <w:rPr>
            <w:rFonts w:ascii="Times New Roman" w:hAnsi="Times New Roman" w:cs="Times New Roman"/>
            <w:b/>
            <w:noProof/>
            <w:sz w:val="26"/>
            <w:szCs w:val="26"/>
            <w:rPrChange w:id="3103" w:author="Unknown">
              <w:rPr>
                <w:noProof/>
              </w:rPr>
            </w:rPrChange>
          </w:rPr>
          <w:drawing>
            <wp:inline distT="0" distB="0" distL="0" distR="0" wp14:anchorId="3E26B51C" wp14:editId="31ED0FAB">
              <wp:extent cx="5486400" cy="108585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footer.PNG"/>
                      <pic:cNvPicPr/>
                    </pic:nvPicPr>
                    <pic:blipFill>
                      <a:blip r:embed="rId62">
                        <a:extLst>
                          <a:ext uri="{28A0092B-C50C-407E-A947-70E740481C1C}">
                            <a14:useLocalDpi xmlns:a14="http://schemas.microsoft.com/office/drawing/2010/main" val="0"/>
                          </a:ext>
                        </a:extLst>
                      </a:blip>
                      <a:stretch>
                        <a:fillRect/>
                      </a:stretch>
                    </pic:blipFill>
                    <pic:spPr>
                      <a:xfrm>
                        <a:off x="0" y="0"/>
                        <a:ext cx="5487514" cy="1086070"/>
                      </a:xfrm>
                      <a:prstGeom prst="rect">
                        <a:avLst/>
                      </a:prstGeom>
                    </pic:spPr>
                  </pic:pic>
                </a:graphicData>
              </a:graphic>
            </wp:inline>
          </w:drawing>
        </w:r>
      </w:ins>
    </w:p>
    <w:p w14:paraId="54D9EC54" w14:textId="77777777" w:rsidR="00547E86" w:rsidRDefault="00547E86">
      <w:pPr>
        <w:pStyle w:val="ListParagraph"/>
        <w:ind w:left="360"/>
        <w:rPr>
          <w:ins w:id="3104" w:author="EndlessLove" w:date="2016-11-08T21:39:00Z"/>
          <w:rFonts w:ascii="Times New Roman" w:hAnsi="Times New Roman" w:cs="Times New Roman"/>
          <w:b/>
          <w:noProof/>
          <w:sz w:val="26"/>
          <w:szCs w:val="26"/>
        </w:rPr>
        <w:pPrChange w:id="3105" w:author="EndlessLove" w:date="2016-10-20T09:43:00Z">
          <w:pPr>
            <w:pStyle w:val="ListParagraph"/>
            <w:numPr>
              <w:numId w:val="1"/>
            </w:numPr>
            <w:ind w:left="450" w:hanging="360"/>
          </w:pPr>
        </w:pPrChange>
      </w:pPr>
    </w:p>
    <w:p w14:paraId="474C3AAA" w14:textId="77777777" w:rsidR="00547E86" w:rsidRDefault="00547E86">
      <w:pPr>
        <w:pStyle w:val="ListParagraph"/>
        <w:ind w:left="360"/>
        <w:rPr>
          <w:ins w:id="3106" w:author="EndlessLove" w:date="2016-11-08T21:39:00Z"/>
          <w:rFonts w:ascii="Times New Roman" w:hAnsi="Times New Roman" w:cs="Times New Roman"/>
          <w:b/>
          <w:noProof/>
          <w:sz w:val="26"/>
          <w:szCs w:val="26"/>
        </w:rPr>
        <w:pPrChange w:id="3107" w:author="EndlessLove" w:date="2016-10-20T09:43:00Z">
          <w:pPr>
            <w:pStyle w:val="ListParagraph"/>
            <w:numPr>
              <w:numId w:val="1"/>
            </w:numPr>
            <w:ind w:left="450" w:hanging="360"/>
          </w:pPr>
        </w:pPrChange>
      </w:pPr>
    </w:p>
    <w:p w14:paraId="52737807" w14:textId="77777777" w:rsidR="00547E86" w:rsidRDefault="00547E86">
      <w:pPr>
        <w:pStyle w:val="ListParagraph"/>
        <w:ind w:left="360"/>
        <w:rPr>
          <w:ins w:id="3108" w:author="EndlessLove" w:date="2016-11-08T21:39:00Z"/>
          <w:rFonts w:ascii="Times New Roman" w:hAnsi="Times New Roman" w:cs="Times New Roman"/>
          <w:b/>
          <w:noProof/>
          <w:sz w:val="26"/>
          <w:szCs w:val="26"/>
        </w:rPr>
        <w:pPrChange w:id="3109" w:author="EndlessLove" w:date="2016-10-20T09:43:00Z">
          <w:pPr>
            <w:pStyle w:val="ListParagraph"/>
            <w:numPr>
              <w:numId w:val="1"/>
            </w:numPr>
            <w:ind w:left="450" w:hanging="360"/>
          </w:pPr>
        </w:pPrChange>
      </w:pPr>
    </w:p>
    <w:p w14:paraId="32D09071" w14:textId="77777777" w:rsidR="00547E86" w:rsidRDefault="00547E86">
      <w:pPr>
        <w:pStyle w:val="ListParagraph"/>
        <w:ind w:left="360"/>
        <w:rPr>
          <w:ins w:id="3110" w:author="EndlessLove" w:date="2016-11-08T21:39:00Z"/>
          <w:rFonts w:ascii="Times New Roman" w:hAnsi="Times New Roman" w:cs="Times New Roman"/>
          <w:b/>
          <w:noProof/>
          <w:sz w:val="26"/>
          <w:szCs w:val="26"/>
        </w:rPr>
        <w:pPrChange w:id="3111" w:author="EndlessLove" w:date="2016-10-20T09:43:00Z">
          <w:pPr>
            <w:pStyle w:val="ListParagraph"/>
            <w:numPr>
              <w:numId w:val="1"/>
            </w:numPr>
            <w:ind w:left="450" w:hanging="360"/>
          </w:pPr>
        </w:pPrChange>
      </w:pPr>
    </w:p>
    <w:p w14:paraId="0642081C" w14:textId="77777777" w:rsidR="00547E86" w:rsidRDefault="00547E86">
      <w:pPr>
        <w:pStyle w:val="ListParagraph"/>
        <w:ind w:left="360"/>
        <w:rPr>
          <w:ins w:id="3112" w:author="EndlessLove" w:date="2016-11-08T21:39:00Z"/>
          <w:rFonts w:ascii="Times New Roman" w:hAnsi="Times New Roman" w:cs="Times New Roman"/>
          <w:b/>
          <w:noProof/>
          <w:sz w:val="26"/>
          <w:szCs w:val="26"/>
        </w:rPr>
        <w:pPrChange w:id="3113" w:author="EndlessLove" w:date="2016-10-20T09:43:00Z">
          <w:pPr>
            <w:pStyle w:val="ListParagraph"/>
            <w:numPr>
              <w:numId w:val="1"/>
            </w:numPr>
            <w:ind w:left="450" w:hanging="360"/>
          </w:pPr>
        </w:pPrChange>
      </w:pPr>
    </w:p>
    <w:p w14:paraId="6BA4C88D" w14:textId="77777777" w:rsidR="009D469E" w:rsidRDefault="009D469E">
      <w:pPr>
        <w:pStyle w:val="ListParagraph"/>
        <w:ind w:left="360"/>
        <w:rPr>
          <w:ins w:id="3114" w:author="EndlessLove" w:date="2016-10-20T10:07:00Z"/>
          <w:rFonts w:ascii="Times New Roman" w:hAnsi="Times New Roman" w:cs="Times New Roman"/>
          <w:b/>
          <w:noProof/>
          <w:sz w:val="26"/>
          <w:szCs w:val="26"/>
        </w:rPr>
        <w:pPrChange w:id="3115" w:author="EndlessLove" w:date="2016-10-20T09:43:00Z">
          <w:pPr>
            <w:pStyle w:val="ListParagraph"/>
            <w:numPr>
              <w:numId w:val="1"/>
            </w:numPr>
            <w:ind w:left="450" w:hanging="360"/>
          </w:pPr>
        </w:pPrChange>
      </w:pPr>
      <w:ins w:id="3116" w:author="EndlessLove" w:date="2016-10-20T10:04:00Z">
        <w:r>
          <w:rPr>
            <w:rFonts w:ascii="Times New Roman" w:hAnsi="Times New Roman" w:cs="Times New Roman"/>
            <w:b/>
            <w:noProof/>
            <w:sz w:val="26"/>
            <w:szCs w:val="26"/>
          </w:rPr>
          <w:t>Hiển thị các sản phẩm</w:t>
        </w:r>
      </w:ins>
      <w:ins w:id="3117" w:author="EndlessLove" w:date="2016-10-20T10:01:00Z">
        <w:r>
          <w:rPr>
            <w:rFonts w:ascii="Times New Roman" w:hAnsi="Times New Roman" w:cs="Times New Roman"/>
            <w:b/>
            <w:noProof/>
            <w:sz w:val="26"/>
            <w:szCs w:val="26"/>
            <w:rPrChange w:id="3118" w:author="Unknown">
              <w:rPr>
                <w:noProof/>
              </w:rPr>
            </w:rPrChange>
          </w:rPr>
          <w:drawing>
            <wp:inline distT="0" distB="0" distL="0" distR="0" wp14:anchorId="7C1A06F8" wp14:editId="507D7240">
              <wp:extent cx="5486400" cy="3324225"/>
              <wp:effectExtent l="0" t="0" r="0"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tems.PNG"/>
                      <pic:cNvPicPr/>
                    </pic:nvPicPr>
                    <pic:blipFill>
                      <a:blip r:embed="rId63">
                        <a:extLst>
                          <a:ext uri="{28A0092B-C50C-407E-A947-70E740481C1C}">
                            <a14:useLocalDpi xmlns:a14="http://schemas.microsoft.com/office/drawing/2010/main" val="0"/>
                          </a:ext>
                        </a:extLst>
                      </a:blip>
                      <a:stretch>
                        <a:fillRect/>
                      </a:stretch>
                    </pic:blipFill>
                    <pic:spPr>
                      <a:xfrm>
                        <a:off x="0" y="0"/>
                        <a:ext cx="5487580" cy="3324940"/>
                      </a:xfrm>
                      <a:prstGeom prst="rect">
                        <a:avLst/>
                      </a:prstGeom>
                    </pic:spPr>
                  </pic:pic>
                </a:graphicData>
              </a:graphic>
            </wp:inline>
          </w:drawing>
        </w:r>
      </w:ins>
    </w:p>
    <w:p w14:paraId="52590A9A" w14:textId="77777777" w:rsidR="00125E20" w:rsidRDefault="00125E20">
      <w:pPr>
        <w:pStyle w:val="ListParagraph"/>
        <w:ind w:left="360"/>
        <w:rPr>
          <w:ins w:id="3119" w:author="EndlessLove" w:date="2016-10-20T10:07:00Z"/>
          <w:rFonts w:ascii="Times New Roman" w:hAnsi="Times New Roman" w:cs="Times New Roman"/>
          <w:b/>
          <w:noProof/>
          <w:sz w:val="26"/>
          <w:szCs w:val="26"/>
        </w:rPr>
        <w:pPrChange w:id="3120" w:author="EndlessLove" w:date="2016-10-20T09:43:00Z">
          <w:pPr>
            <w:pStyle w:val="ListParagraph"/>
            <w:numPr>
              <w:numId w:val="1"/>
            </w:numPr>
            <w:ind w:left="450" w:hanging="360"/>
          </w:pPr>
        </w:pPrChange>
      </w:pPr>
    </w:p>
    <w:p w14:paraId="3CF89C5F" w14:textId="77777777" w:rsidR="00125E20" w:rsidRDefault="00125E20">
      <w:pPr>
        <w:pStyle w:val="ListParagraph"/>
        <w:ind w:left="360"/>
        <w:rPr>
          <w:ins w:id="3121" w:author="EndlessLove" w:date="2016-10-20T10:05:00Z"/>
          <w:rFonts w:ascii="Times New Roman" w:hAnsi="Times New Roman" w:cs="Times New Roman"/>
          <w:b/>
          <w:noProof/>
          <w:sz w:val="26"/>
          <w:szCs w:val="26"/>
        </w:rPr>
        <w:pPrChange w:id="3122" w:author="EndlessLove" w:date="2016-10-20T09:43:00Z">
          <w:pPr>
            <w:pStyle w:val="ListParagraph"/>
            <w:numPr>
              <w:numId w:val="1"/>
            </w:numPr>
            <w:ind w:left="450" w:hanging="360"/>
          </w:pPr>
        </w:pPrChange>
      </w:pPr>
    </w:p>
    <w:p w14:paraId="09E9AA10" w14:textId="52C7B434" w:rsidR="009D469E" w:rsidRDefault="009D469E">
      <w:pPr>
        <w:pStyle w:val="ListParagraph"/>
        <w:ind w:left="360"/>
        <w:rPr>
          <w:ins w:id="3123" w:author="EndlessLove" w:date="2016-10-20T10:05:00Z"/>
          <w:rFonts w:ascii="Times New Roman" w:hAnsi="Times New Roman" w:cs="Times New Roman"/>
          <w:b/>
          <w:noProof/>
          <w:sz w:val="26"/>
          <w:szCs w:val="26"/>
        </w:rPr>
        <w:pPrChange w:id="3124" w:author="EndlessLove" w:date="2016-10-20T09:43:00Z">
          <w:pPr>
            <w:pStyle w:val="ListParagraph"/>
            <w:numPr>
              <w:numId w:val="1"/>
            </w:numPr>
            <w:ind w:left="450" w:hanging="360"/>
          </w:pPr>
        </w:pPrChange>
      </w:pPr>
      <w:ins w:id="3125" w:author="EndlessLove" w:date="2016-10-20T10:05:00Z">
        <w:r>
          <w:rPr>
            <w:rFonts w:ascii="Times New Roman" w:hAnsi="Times New Roman" w:cs="Times New Roman"/>
            <w:b/>
            <w:noProof/>
            <w:sz w:val="26"/>
            <w:szCs w:val="26"/>
          </w:rPr>
          <w:lastRenderedPageBreak/>
          <w:t>Trang tin tức:</w:t>
        </w:r>
      </w:ins>
      <w:ins w:id="3126" w:author="EndlessLove" w:date="2016-10-20T10:01:00Z">
        <w:r>
          <w:rPr>
            <w:rFonts w:ascii="Times New Roman" w:hAnsi="Times New Roman" w:cs="Times New Roman"/>
            <w:b/>
            <w:noProof/>
            <w:sz w:val="26"/>
            <w:szCs w:val="26"/>
            <w:rPrChange w:id="3127" w:author="Unknown">
              <w:rPr>
                <w:noProof/>
              </w:rPr>
            </w:rPrChange>
          </w:rPr>
          <w:drawing>
            <wp:inline distT="0" distB="0" distL="0" distR="0" wp14:anchorId="153599AF" wp14:editId="1E1724CE">
              <wp:extent cx="5422900" cy="3744595"/>
              <wp:effectExtent l="0" t="0" r="6350" b="825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news.PNG"/>
                      <pic:cNvPicPr/>
                    </pic:nvPicPr>
                    <pic:blipFill>
                      <a:blip r:embed="rId64">
                        <a:extLst>
                          <a:ext uri="{28A0092B-C50C-407E-A947-70E740481C1C}">
                            <a14:useLocalDpi xmlns:a14="http://schemas.microsoft.com/office/drawing/2010/main" val="0"/>
                          </a:ext>
                        </a:extLst>
                      </a:blip>
                      <a:stretch>
                        <a:fillRect/>
                      </a:stretch>
                    </pic:blipFill>
                    <pic:spPr>
                      <a:xfrm>
                        <a:off x="0" y="0"/>
                        <a:ext cx="5423967" cy="3745332"/>
                      </a:xfrm>
                      <a:prstGeom prst="rect">
                        <a:avLst/>
                      </a:prstGeom>
                    </pic:spPr>
                  </pic:pic>
                </a:graphicData>
              </a:graphic>
            </wp:inline>
          </w:drawing>
        </w:r>
      </w:ins>
    </w:p>
    <w:p w14:paraId="354993BA" w14:textId="5D157C77" w:rsidR="00992DA8" w:rsidRDefault="009D469E">
      <w:pPr>
        <w:pStyle w:val="ListParagraph"/>
        <w:ind w:left="360"/>
        <w:rPr>
          <w:ins w:id="3128" w:author="EndlessLove" w:date="2016-10-20T10:05:00Z"/>
          <w:rFonts w:ascii="Times New Roman" w:hAnsi="Times New Roman" w:cs="Times New Roman"/>
          <w:b/>
          <w:noProof/>
          <w:sz w:val="26"/>
          <w:szCs w:val="26"/>
        </w:rPr>
        <w:pPrChange w:id="3129" w:author="EndlessLove" w:date="2016-10-20T09:43:00Z">
          <w:pPr>
            <w:pStyle w:val="ListParagraph"/>
            <w:numPr>
              <w:numId w:val="1"/>
            </w:numPr>
            <w:ind w:left="450" w:hanging="360"/>
          </w:pPr>
        </w:pPrChange>
      </w:pPr>
      <w:ins w:id="3130" w:author="EndlessLove" w:date="2016-10-20T10:05:00Z">
        <w:r>
          <w:rPr>
            <w:rFonts w:ascii="Times New Roman" w:hAnsi="Times New Roman" w:cs="Times New Roman"/>
            <w:b/>
            <w:noProof/>
            <w:sz w:val="26"/>
            <w:szCs w:val="26"/>
          </w:rPr>
          <w:t>Trang xem chi tiết tin tức:</w:t>
        </w:r>
      </w:ins>
      <w:ins w:id="3131" w:author="EndlessLove" w:date="2016-11-08T21:37:00Z">
        <w:r w:rsidR="00556F8E">
          <w:rPr>
            <w:rFonts w:ascii="Times New Roman" w:hAnsi="Times New Roman" w:cs="Times New Roman"/>
            <w:b/>
            <w:noProof/>
            <w:sz w:val="26"/>
            <w:szCs w:val="26"/>
          </w:rPr>
          <w:softHyphen/>
        </w:r>
        <w:r w:rsidR="00556F8E">
          <w:rPr>
            <w:rFonts w:ascii="Times New Roman" w:hAnsi="Times New Roman" w:cs="Times New Roman"/>
            <w:b/>
            <w:noProof/>
            <w:sz w:val="26"/>
            <w:szCs w:val="26"/>
          </w:rPr>
          <w:softHyphen/>
        </w:r>
      </w:ins>
      <w:ins w:id="3132" w:author="EndlessLove" w:date="2016-10-20T10:01:00Z">
        <w:r>
          <w:rPr>
            <w:rFonts w:ascii="Times New Roman" w:hAnsi="Times New Roman" w:cs="Times New Roman"/>
            <w:b/>
            <w:noProof/>
            <w:sz w:val="26"/>
            <w:szCs w:val="26"/>
            <w:rPrChange w:id="3133" w:author="Unknown">
              <w:rPr>
                <w:noProof/>
              </w:rPr>
            </w:rPrChange>
          </w:rPr>
          <w:drawing>
            <wp:inline distT="0" distB="0" distL="0" distR="0" wp14:anchorId="5107C6BC" wp14:editId="19B203CC">
              <wp:extent cx="5423338" cy="3481705"/>
              <wp:effectExtent l="0" t="0" r="6350" b="444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news_detail.PNG"/>
                      <pic:cNvPicPr/>
                    </pic:nvPicPr>
                    <pic:blipFill>
                      <a:blip r:embed="rId65">
                        <a:extLst>
                          <a:ext uri="{28A0092B-C50C-407E-A947-70E740481C1C}">
                            <a14:useLocalDpi xmlns:a14="http://schemas.microsoft.com/office/drawing/2010/main" val="0"/>
                          </a:ext>
                        </a:extLst>
                      </a:blip>
                      <a:stretch>
                        <a:fillRect/>
                      </a:stretch>
                    </pic:blipFill>
                    <pic:spPr>
                      <a:xfrm>
                        <a:off x="0" y="0"/>
                        <a:ext cx="5425638" cy="3483182"/>
                      </a:xfrm>
                      <a:prstGeom prst="rect">
                        <a:avLst/>
                      </a:prstGeom>
                    </pic:spPr>
                  </pic:pic>
                </a:graphicData>
              </a:graphic>
            </wp:inline>
          </w:drawing>
        </w:r>
      </w:ins>
    </w:p>
    <w:p w14:paraId="27B67DD7" w14:textId="77777777" w:rsidR="00125E20" w:rsidRDefault="00125E20">
      <w:pPr>
        <w:pStyle w:val="ListParagraph"/>
        <w:ind w:left="360"/>
        <w:rPr>
          <w:ins w:id="3134" w:author="EndlessLove" w:date="2016-10-20T10:06:00Z"/>
          <w:rFonts w:ascii="Times New Roman" w:hAnsi="Times New Roman" w:cs="Times New Roman"/>
          <w:b/>
          <w:noProof/>
          <w:sz w:val="26"/>
          <w:szCs w:val="26"/>
        </w:rPr>
        <w:pPrChange w:id="3135" w:author="EndlessLove" w:date="2016-10-20T09:43:00Z">
          <w:pPr>
            <w:pStyle w:val="ListParagraph"/>
            <w:numPr>
              <w:numId w:val="1"/>
            </w:numPr>
            <w:ind w:left="450" w:hanging="360"/>
          </w:pPr>
        </w:pPrChange>
      </w:pPr>
    </w:p>
    <w:p w14:paraId="1F066119" w14:textId="77777777" w:rsidR="00125E20" w:rsidRDefault="00125E20">
      <w:pPr>
        <w:pStyle w:val="ListParagraph"/>
        <w:ind w:left="360"/>
        <w:rPr>
          <w:ins w:id="3136" w:author="EndlessLove" w:date="2016-10-20T10:05:00Z"/>
          <w:rFonts w:ascii="Times New Roman" w:hAnsi="Times New Roman" w:cs="Times New Roman"/>
          <w:b/>
          <w:noProof/>
          <w:sz w:val="26"/>
          <w:szCs w:val="26"/>
        </w:rPr>
        <w:pPrChange w:id="3137" w:author="EndlessLove" w:date="2016-10-20T09:43:00Z">
          <w:pPr>
            <w:pStyle w:val="ListParagraph"/>
            <w:numPr>
              <w:numId w:val="1"/>
            </w:numPr>
            <w:ind w:left="450" w:hanging="360"/>
          </w:pPr>
        </w:pPrChange>
      </w:pPr>
    </w:p>
    <w:p w14:paraId="44B37212" w14:textId="77777777" w:rsidR="009A4618" w:rsidRDefault="00992DA8">
      <w:pPr>
        <w:pStyle w:val="ListParagraph"/>
        <w:ind w:left="360"/>
        <w:rPr>
          <w:ins w:id="3138" w:author="EndlessLove" w:date="2016-10-20T10:06:00Z"/>
          <w:rFonts w:ascii="Times New Roman" w:hAnsi="Times New Roman" w:cs="Times New Roman"/>
          <w:b/>
          <w:noProof/>
          <w:sz w:val="26"/>
          <w:szCs w:val="26"/>
        </w:rPr>
        <w:pPrChange w:id="3139" w:author="EndlessLove" w:date="2016-10-20T09:43:00Z">
          <w:pPr>
            <w:pStyle w:val="ListParagraph"/>
            <w:numPr>
              <w:numId w:val="1"/>
            </w:numPr>
            <w:ind w:left="450" w:hanging="360"/>
          </w:pPr>
        </w:pPrChange>
      </w:pPr>
      <w:ins w:id="3140" w:author="EndlessLove" w:date="2016-10-20T10:05:00Z">
        <w:r>
          <w:rPr>
            <w:rFonts w:ascii="Times New Roman" w:hAnsi="Times New Roman" w:cs="Times New Roman"/>
            <w:b/>
            <w:noProof/>
            <w:sz w:val="26"/>
            <w:szCs w:val="26"/>
          </w:rPr>
          <w:lastRenderedPageBreak/>
          <w:t>Quản lí tin tức:</w:t>
        </w:r>
      </w:ins>
    </w:p>
    <w:p w14:paraId="39CB4B13" w14:textId="77777777" w:rsidR="009A4618" w:rsidRDefault="009D469E">
      <w:pPr>
        <w:pStyle w:val="ListParagraph"/>
        <w:ind w:left="360"/>
        <w:rPr>
          <w:ins w:id="3141" w:author="EndlessLove" w:date="2016-10-20T10:06:00Z"/>
          <w:rFonts w:ascii="Times New Roman" w:hAnsi="Times New Roman" w:cs="Times New Roman"/>
          <w:b/>
          <w:sz w:val="26"/>
          <w:szCs w:val="26"/>
        </w:rPr>
        <w:pPrChange w:id="3142" w:author="EndlessLove" w:date="2016-10-20T09:43:00Z">
          <w:pPr>
            <w:pStyle w:val="ListParagraph"/>
            <w:numPr>
              <w:numId w:val="1"/>
            </w:numPr>
            <w:ind w:left="450" w:hanging="360"/>
          </w:pPr>
        </w:pPrChange>
      </w:pPr>
      <w:ins w:id="3143" w:author="EndlessLove" w:date="2016-10-20T10:01:00Z">
        <w:r>
          <w:rPr>
            <w:rFonts w:ascii="Times New Roman" w:hAnsi="Times New Roman" w:cs="Times New Roman"/>
            <w:b/>
            <w:noProof/>
            <w:sz w:val="26"/>
            <w:szCs w:val="26"/>
            <w:rPrChange w:id="3144" w:author="Unknown">
              <w:rPr>
                <w:noProof/>
              </w:rPr>
            </w:rPrChange>
          </w:rPr>
          <w:drawing>
            <wp:inline distT="0" distB="0" distL="0" distR="0" wp14:anchorId="6B775599" wp14:editId="1782EAD0">
              <wp:extent cx="5429250" cy="345186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QL_tintuc.PNG"/>
                      <pic:cNvPicPr/>
                    </pic:nvPicPr>
                    <pic:blipFill>
                      <a:blip r:embed="rId66">
                        <a:extLst>
                          <a:ext uri="{28A0092B-C50C-407E-A947-70E740481C1C}">
                            <a14:useLocalDpi xmlns:a14="http://schemas.microsoft.com/office/drawing/2010/main" val="0"/>
                          </a:ext>
                        </a:extLst>
                      </a:blip>
                      <a:stretch>
                        <a:fillRect/>
                      </a:stretch>
                    </pic:blipFill>
                    <pic:spPr>
                      <a:xfrm>
                        <a:off x="0" y="0"/>
                        <a:ext cx="5429250" cy="3451860"/>
                      </a:xfrm>
                      <a:prstGeom prst="rect">
                        <a:avLst/>
                      </a:prstGeom>
                    </pic:spPr>
                  </pic:pic>
                </a:graphicData>
              </a:graphic>
            </wp:inline>
          </w:drawing>
        </w:r>
      </w:ins>
    </w:p>
    <w:p w14:paraId="2D5D5931" w14:textId="77777777" w:rsidR="009A4618" w:rsidRDefault="009A4618">
      <w:pPr>
        <w:pStyle w:val="ListParagraph"/>
        <w:ind w:left="360"/>
        <w:rPr>
          <w:ins w:id="3145" w:author="EndlessLove" w:date="2016-10-20T10:06:00Z"/>
          <w:rFonts w:ascii="Times New Roman" w:hAnsi="Times New Roman" w:cs="Times New Roman"/>
          <w:b/>
          <w:noProof/>
          <w:sz w:val="26"/>
          <w:szCs w:val="26"/>
        </w:rPr>
        <w:pPrChange w:id="3146" w:author="EndlessLove" w:date="2016-10-20T09:43:00Z">
          <w:pPr>
            <w:pStyle w:val="ListParagraph"/>
            <w:numPr>
              <w:numId w:val="1"/>
            </w:numPr>
            <w:ind w:left="450" w:hanging="360"/>
          </w:pPr>
        </w:pPrChange>
      </w:pPr>
    </w:p>
    <w:p w14:paraId="583F78BA" w14:textId="71337F5E" w:rsidR="00877684" w:rsidRPr="00877684" w:rsidRDefault="009A4618">
      <w:pPr>
        <w:pStyle w:val="ListParagraph"/>
        <w:ind w:left="360"/>
        <w:rPr>
          <w:rFonts w:ascii="Times New Roman" w:hAnsi="Times New Roman" w:cs="Times New Roman"/>
          <w:b/>
          <w:sz w:val="26"/>
          <w:szCs w:val="26"/>
        </w:rPr>
        <w:pPrChange w:id="3147" w:author="EndlessLove" w:date="2016-10-20T09:43:00Z">
          <w:pPr>
            <w:pStyle w:val="ListParagraph"/>
            <w:numPr>
              <w:numId w:val="1"/>
            </w:numPr>
            <w:ind w:left="450" w:hanging="360"/>
          </w:pPr>
        </w:pPrChange>
      </w:pPr>
      <w:ins w:id="3148" w:author="EndlessLove" w:date="2016-10-20T10:06:00Z">
        <w:r>
          <w:rPr>
            <w:rFonts w:ascii="Times New Roman" w:hAnsi="Times New Roman" w:cs="Times New Roman"/>
            <w:b/>
            <w:noProof/>
            <w:sz w:val="26"/>
            <w:szCs w:val="26"/>
          </w:rPr>
          <w:t>Quản lí sản phẩm</w:t>
        </w:r>
      </w:ins>
      <w:ins w:id="3149" w:author="EndlessLove" w:date="2016-10-20T10:01:00Z">
        <w:r w:rsidR="009D469E">
          <w:rPr>
            <w:rFonts w:ascii="Times New Roman" w:hAnsi="Times New Roman" w:cs="Times New Roman"/>
            <w:b/>
            <w:noProof/>
            <w:sz w:val="26"/>
            <w:szCs w:val="26"/>
            <w:rPrChange w:id="3150" w:author="Unknown">
              <w:rPr>
                <w:noProof/>
              </w:rPr>
            </w:rPrChange>
          </w:rPr>
          <w:drawing>
            <wp:inline distT="0" distB="0" distL="0" distR="0" wp14:anchorId="44E703AF" wp14:editId="26C4D993">
              <wp:extent cx="5429250" cy="352679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ThemSanPham.PNG"/>
                      <pic:cNvPicPr/>
                    </pic:nvPicPr>
                    <pic:blipFill>
                      <a:blip r:embed="rId67">
                        <a:extLst>
                          <a:ext uri="{28A0092B-C50C-407E-A947-70E740481C1C}">
                            <a14:useLocalDpi xmlns:a14="http://schemas.microsoft.com/office/drawing/2010/main" val="0"/>
                          </a:ext>
                        </a:extLst>
                      </a:blip>
                      <a:stretch>
                        <a:fillRect/>
                      </a:stretch>
                    </pic:blipFill>
                    <pic:spPr>
                      <a:xfrm>
                        <a:off x="0" y="0"/>
                        <a:ext cx="5429250" cy="3526790"/>
                      </a:xfrm>
                      <a:prstGeom prst="rect">
                        <a:avLst/>
                      </a:prstGeom>
                    </pic:spPr>
                  </pic:pic>
                </a:graphicData>
              </a:graphic>
            </wp:inline>
          </w:drawing>
        </w:r>
      </w:ins>
      <w:del w:id="3151" w:author="EndlessLove" w:date="2016-10-20T09:43:00Z">
        <w:r w:rsidR="00877684" w:rsidDel="00E160E6">
          <w:rPr>
            <w:rFonts w:ascii="Times New Roman" w:hAnsi="Times New Roman" w:cs="Times New Roman"/>
            <w:b/>
            <w:sz w:val="26"/>
            <w:szCs w:val="26"/>
          </w:rPr>
          <w:delText>ĐÁNH GIÁ KIỂM THỬ</w:delText>
        </w:r>
      </w:del>
    </w:p>
    <w:bookmarkEnd w:id="9"/>
    <w:p w14:paraId="16076D23" w14:textId="77777777" w:rsidR="00580DD7" w:rsidRPr="009F111B" w:rsidRDefault="00580DD7" w:rsidP="00580DD7">
      <w:pPr>
        <w:jc w:val="center"/>
        <w:rPr>
          <w:sz w:val="28"/>
          <w:szCs w:val="28"/>
          <w:lang w:val="nl-NL"/>
        </w:rPr>
      </w:pPr>
    </w:p>
    <w:p w14:paraId="596E5EC2" w14:textId="261A25D3" w:rsidR="00FA6F3B" w:rsidRDefault="00FA6F3B">
      <w:pPr>
        <w:pStyle w:val="Style2"/>
        <w:numPr>
          <w:ilvl w:val="0"/>
          <w:numId w:val="90"/>
        </w:numPr>
        <w:rPr>
          <w:ins w:id="3152" w:author="EndlessLove" w:date="2016-11-07T20:04:00Z"/>
        </w:rPr>
        <w:pPrChange w:id="3153" w:author="EndlessLove" w:date="2016-11-07T20:04:00Z">
          <w:pPr>
            <w:pStyle w:val="ListParagraph"/>
            <w:numPr>
              <w:numId w:val="44"/>
            </w:numPr>
            <w:ind w:hanging="360"/>
          </w:pPr>
        </w:pPrChange>
      </w:pPr>
      <w:bookmarkStart w:id="3154" w:name="_Toc466284217"/>
      <w:bookmarkStart w:id="3155" w:name="_Toc466285965"/>
      <w:bookmarkStart w:id="3156" w:name="_Toc466287913"/>
      <w:bookmarkStart w:id="3157" w:name="_Toc466289131"/>
      <w:ins w:id="3158" w:author="EndlessLove" w:date="2016-11-06T15:12:00Z">
        <w:r w:rsidRPr="001A3A98">
          <w:lastRenderedPageBreak/>
          <w:t>HƯỚNG PHÁT TRIỂN CHO WEBSITE</w:t>
        </w:r>
      </w:ins>
      <w:bookmarkEnd w:id="3154"/>
      <w:bookmarkEnd w:id="3155"/>
      <w:bookmarkEnd w:id="3156"/>
      <w:bookmarkEnd w:id="3157"/>
    </w:p>
    <w:p w14:paraId="769A0AE7" w14:textId="6FDF817E" w:rsidR="0038078C" w:rsidRDefault="00404C67">
      <w:pPr>
        <w:pStyle w:val="Style2"/>
        <w:numPr>
          <w:ilvl w:val="0"/>
          <w:numId w:val="100"/>
        </w:numPr>
        <w:rPr>
          <w:ins w:id="3159" w:author="EndlessLove" w:date="2016-11-07T20:06:00Z"/>
        </w:rPr>
        <w:pPrChange w:id="3160" w:author="EndlessLove" w:date="2016-11-07T20:06:00Z">
          <w:pPr>
            <w:pStyle w:val="ListParagraph"/>
            <w:numPr>
              <w:numId w:val="44"/>
            </w:numPr>
            <w:ind w:hanging="360"/>
          </w:pPr>
        </w:pPrChange>
      </w:pPr>
      <w:ins w:id="3161" w:author="EndlessLove" w:date="2016-11-07T20:06:00Z">
        <w:r>
          <w:rPr>
            <w:b w:val="0"/>
          </w:rPr>
          <w:t>Thiết kế lại website theo giao diện phẳng để việc trải nghiệm, mua sắm trên website được tốt hơn</w:t>
        </w:r>
      </w:ins>
    </w:p>
    <w:p w14:paraId="35F28AF7" w14:textId="11E427DB" w:rsidR="00580DD7" w:rsidRDefault="00404C67">
      <w:pPr>
        <w:pStyle w:val="Style2"/>
        <w:numPr>
          <w:ilvl w:val="0"/>
          <w:numId w:val="100"/>
        </w:numPr>
        <w:rPr>
          <w:ins w:id="3162" w:author="EndlessLove" w:date="2016-11-07T20:17:00Z"/>
        </w:rPr>
        <w:pPrChange w:id="3163" w:author="EndlessLove" w:date="2016-11-07T20:17:00Z">
          <w:pPr>
            <w:jc w:val="center"/>
          </w:pPr>
        </w:pPrChange>
      </w:pPr>
      <w:ins w:id="3164" w:author="EndlessLove" w:date="2016-11-07T20:08:00Z">
        <w:r>
          <w:rPr>
            <w:b w:val="0"/>
          </w:rPr>
          <w:t>Tích hợp thanh toán trực tuyến cho khách hàng</w:t>
        </w:r>
      </w:ins>
    </w:p>
    <w:p w14:paraId="78D9BF77" w14:textId="037F08D1" w:rsidR="00B004B8" w:rsidRDefault="00B004B8">
      <w:pPr>
        <w:pStyle w:val="Style2"/>
        <w:numPr>
          <w:ilvl w:val="0"/>
          <w:numId w:val="100"/>
        </w:numPr>
        <w:rPr>
          <w:ins w:id="3165" w:author="EndlessLove" w:date="2016-11-07T20:17:00Z"/>
        </w:rPr>
        <w:pPrChange w:id="3166" w:author="EndlessLove" w:date="2016-11-07T20:17:00Z">
          <w:pPr>
            <w:jc w:val="center"/>
          </w:pPr>
        </w:pPrChange>
      </w:pPr>
      <w:ins w:id="3167" w:author="EndlessLove" w:date="2016-11-07T20:17:00Z">
        <w:r>
          <w:rPr>
            <w:b w:val="0"/>
          </w:rPr>
          <w:t>Mở rộng qui mô của website, cho phép kinh doanh nhiều mặt hàng hơn</w:t>
        </w:r>
      </w:ins>
    </w:p>
    <w:p w14:paraId="4D926023" w14:textId="5814EBB3" w:rsidR="00B004B8" w:rsidRDefault="00B004B8">
      <w:pPr>
        <w:pStyle w:val="Style2"/>
        <w:numPr>
          <w:ilvl w:val="0"/>
          <w:numId w:val="100"/>
        </w:numPr>
        <w:rPr>
          <w:ins w:id="3168" w:author="EndlessLove" w:date="2016-11-07T20:19:00Z"/>
        </w:rPr>
        <w:pPrChange w:id="3169" w:author="EndlessLove" w:date="2016-11-07T20:17:00Z">
          <w:pPr>
            <w:jc w:val="center"/>
          </w:pPr>
        </w:pPrChange>
      </w:pPr>
      <w:ins w:id="3170" w:author="EndlessLove" w:date="2016-11-07T20:19:00Z">
        <w:r>
          <w:rPr>
            <w:b w:val="0"/>
          </w:rPr>
          <w:t>Nâng cao tính bảo mật của website</w:t>
        </w:r>
      </w:ins>
    </w:p>
    <w:p w14:paraId="6A91025F" w14:textId="77777777" w:rsidR="00B004B8" w:rsidRDefault="00B004B8">
      <w:pPr>
        <w:pStyle w:val="Style2"/>
        <w:ind w:left="1440"/>
        <w:rPr>
          <w:ins w:id="3171" w:author="EndlessLove" w:date="2016-11-07T20:19:00Z"/>
        </w:rPr>
        <w:pPrChange w:id="3172" w:author="EndlessLove" w:date="2016-11-07T20:19:00Z">
          <w:pPr>
            <w:jc w:val="center"/>
          </w:pPr>
        </w:pPrChange>
      </w:pPr>
    </w:p>
    <w:p w14:paraId="35A30F2A" w14:textId="77777777" w:rsidR="00B004B8" w:rsidRDefault="00B004B8">
      <w:pPr>
        <w:pStyle w:val="Style2"/>
        <w:ind w:left="1440"/>
        <w:rPr>
          <w:ins w:id="3173" w:author="EndlessLove" w:date="2016-11-07T20:19:00Z"/>
        </w:rPr>
        <w:pPrChange w:id="3174" w:author="EndlessLove" w:date="2016-11-07T20:19:00Z">
          <w:pPr>
            <w:jc w:val="center"/>
          </w:pPr>
        </w:pPrChange>
      </w:pPr>
    </w:p>
    <w:p w14:paraId="04B9AFDD" w14:textId="77777777" w:rsidR="00B004B8" w:rsidRDefault="00B004B8">
      <w:pPr>
        <w:pStyle w:val="Style2"/>
        <w:ind w:left="1440"/>
        <w:rPr>
          <w:ins w:id="3175" w:author="EndlessLove" w:date="2016-11-07T20:19:00Z"/>
        </w:rPr>
        <w:pPrChange w:id="3176" w:author="EndlessLove" w:date="2016-11-07T20:19:00Z">
          <w:pPr>
            <w:jc w:val="center"/>
          </w:pPr>
        </w:pPrChange>
      </w:pPr>
    </w:p>
    <w:p w14:paraId="629C552D" w14:textId="77777777" w:rsidR="00B004B8" w:rsidRDefault="00B004B8">
      <w:pPr>
        <w:pStyle w:val="Style2"/>
        <w:ind w:left="1440"/>
        <w:rPr>
          <w:ins w:id="3177" w:author="EndlessLove" w:date="2016-11-07T20:19:00Z"/>
        </w:rPr>
        <w:pPrChange w:id="3178" w:author="EndlessLove" w:date="2016-11-07T20:19:00Z">
          <w:pPr>
            <w:jc w:val="center"/>
          </w:pPr>
        </w:pPrChange>
      </w:pPr>
    </w:p>
    <w:p w14:paraId="227C796A" w14:textId="77777777" w:rsidR="00B004B8" w:rsidRDefault="00B004B8">
      <w:pPr>
        <w:pStyle w:val="Style2"/>
        <w:ind w:left="1440"/>
        <w:rPr>
          <w:ins w:id="3179" w:author="EndlessLove" w:date="2016-11-07T20:19:00Z"/>
        </w:rPr>
        <w:pPrChange w:id="3180" w:author="EndlessLove" w:date="2016-11-07T20:19:00Z">
          <w:pPr>
            <w:jc w:val="center"/>
          </w:pPr>
        </w:pPrChange>
      </w:pPr>
    </w:p>
    <w:p w14:paraId="1C4A97B9" w14:textId="77777777" w:rsidR="00B004B8" w:rsidRDefault="00B004B8">
      <w:pPr>
        <w:pStyle w:val="Style2"/>
        <w:ind w:left="1440"/>
        <w:rPr>
          <w:ins w:id="3181" w:author="EndlessLove" w:date="2016-11-07T20:19:00Z"/>
        </w:rPr>
        <w:pPrChange w:id="3182" w:author="EndlessLove" w:date="2016-11-07T20:19:00Z">
          <w:pPr>
            <w:jc w:val="center"/>
          </w:pPr>
        </w:pPrChange>
      </w:pPr>
    </w:p>
    <w:p w14:paraId="74AB613B" w14:textId="77777777" w:rsidR="00B004B8" w:rsidRDefault="00B004B8">
      <w:pPr>
        <w:pStyle w:val="Style2"/>
        <w:ind w:left="1440"/>
        <w:rPr>
          <w:ins w:id="3183" w:author="EndlessLove" w:date="2016-11-07T20:19:00Z"/>
        </w:rPr>
        <w:pPrChange w:id="3184" w:author="EndlessLove" w:date="2016-11-07T20:19:00Z">
          <w:pPr>
            <w:jc w:val="center"/>
          </w:pPr>
        </w:pPrChange>
      </w:pPr>
    </w:p>
    <w:p w14:paraId="6DBE0A25" w14:textId="77777777" w:rsidR="00B004B8" w:rsidRDefault="00B004B8">
      <w:pPr>
        <w:pStyle w:val="Style2"/>
        <w:ind w:left="1440"/>
        <w:rPr>
          <w:ins w:id="3185" w:author="EndlessLove" w:date="2016-11-07T20:19:00Z"/>
        </w:rPr>
        <w:pPrChange w:id="3186" w:author="EndlessLove" w:date="2016-11-07T20:19:00Z">
          <w:pPr>
            <w:jc w:val="center"/>
          </w:pPr>
        </w:pPrChange>
      </w:pPr>
    </w:p>
    <w:p w14:paraId="2E981512" w14:textId="77777777" w:rsidR="00B004B8" w:rsidRDefault="00B004B8">
      <w:pPr>
        <w:pStyle w:val="Style2"/>
        <w:ind w:left="1440"/>
        <w:rPr>
          <w:ins w:id="3187" w:author="EndlessLove" w:date="2016-11-07T20:19:00Z"/>
        </w:rPr>
        <w:pPrChange w:id="3188" w:author="EndlessLove" w:date="2016-11-07T20:19:00Z">
          <w:pPr>
            <w:jc w:val="center"/>
          </w:pPr>
        </w:pPrChange>
      </w:pPr>
    </w:p>
    <w:p w14:paraId="1B6D0F1C" w14:textId="77777777" w:rsidR="00B004B8" w:rsidRDefault="00B004B8">
      <w:pPr>
        <w:pStyle w:val="Style2"/>
        <w:ind w:left="1440"/>
        <w:rPr>
          <w:ins w:id="3189" w:author="EndlessLove" w:date="2016-11-07T20:19:00Z"/>
        </w:rPr>
        <w:pPrChange w:id="3190" w:author="EndlessLove" w:date="2016-11-07T20:19:00Z">
          <w:pPr>
            <w:jc w:val="center"/>
          </w:pPr>
        </w:pPrChange>
      </w:pPr>
    </w:p>
    <w:p w14:paraId="41E96828" w14:textId="77777777" w:rsidR="00B004B8" w:rsidRDefault="00B004B8">
      <w:pPr>
        <w:pStyle w:val="Style2"/>
        <w:ind w:left="1440"/>
        <w:rPr>
          <w:ins w:id="3191" w:author="EndlessLove" w:date="2016-11-07T20:19:00Z"/>
        </w:rPr>
        <w:pPrChange w:id="3192" w:author="EndlessLove" w:date="2016-11-07T20:19:00Z">
          <w:pPr>
            <w:jc w:val="center"/>
          </w:pPr>
        </w:pPrChange>
      </w:pPr>
    </w:p>
    <w:p w14:paraId="324DAF35" w14:textId="77777777" w:rsidR="00B004B8" w:rsidRDefault="00B004B8">
      <w:pPr>
        <w:pStyle w:val="Style2"/>
        <w:ind w:left="1440"/>
        <w:rPr>
          <w:ins w:id="3193" w:author="EndlessLove" w:date="2016-11-07T20:19:00Z"/>
        </w:rPr>
        <w:pPrChange w:id="3194" w:author="EndlessLove" w:date="2016-11-07T20:19:00Z">
          <w:pPr>
            <w:jc w:val="center"/>
          </w:pPr>
        </w:pPrChange>
      </w:pPr>
    </w:p>
    <w:p w14:paraId="69475493" w14:textId="77777777" w:rsidR="00B004B8" w:rsidRDefault="00B004B8">
      <w:pPr>
        <w:pStyle w:val="Style2"/>
        <w:ind w:left="1440"/>
        <w:rPr>
          <w:ins w:id="3195" w:author="EndlessLove" w:date="2016-11-07T20:19:00Z"/>
        </w:rPr>
        <w:pPrChange w:id="3196" w:author="EndlessLove" w:date="2016-11-07T20:19:00Z">
          <w:pPr>
            <w:jc w:val="center"/>
          </w:pPr>
        </w:pPrChange>
      </w:pPr>
    </w:p>
    <w:p w14:paraId="708480D0" w14:textId="77777777" w:rsidR="00B004B8" w:rsidRDefault="00B004B8">
      <w:pPr>
        <w:pStyle w:val="Style2"/>
        <w:ind w:left="1440"/>
        <w:rPr>
          <w:ins w:id="3197" w:author="EndlessLove" w:date="2016-11-07T20:19:00Z"/>
        </w:rPr>
        <w:pPrChange w:id="3198" w:author="EndlessLove" w:date="2016-11-07T20:19:00Z">
          <w:pPr>
            <w:jc w:val="center"/>
          </w:pPr>
        </w:pPrChange>
      </w:pPr>
    </w:p>
    <w:p w14:paraId="264E9D9B" w14:textId="77777777" w:rsidR="00B004B8" w:rsidRDefault="00B004B8">
      <w:pPr>
        <w:pStyle w:val="Style2"/>
        <w:ind w:left="1440"/>
        <w:rPr>
          <w:ins w:id="3199" w:author="EndlessLove" w:date="2016-11-07T20:19:00Z"/>
        </w:rPr>
        <w:pPrChange w:id="3200" w:author="EndlessLove" w:date="2016-11-07T20:19:00Z">
          <w:pPr>
            <w:jc w:val="center"/>
          </w:pPr>
        </w:pPrChange>
      </w:pPr>
    </w:p>
    <w:p w14:paraId="31010878" w14:textId="77777777" w:rsidR="00B004B8" w:rsidRDefault="00B004B8">
      <w:pPr>
        <w:pStyle w:val="Style2"/>
        <w:ind w:left="1440"/>
        <w:rPr>
          <w:ins w:id="3201" w:author="EndlessLove" w:date="2016-11-07T20:19:00Z"/>
        </w:rPr>
        <w:pPrChange w:id="3202" w:author="EndlessLove" w:date="2016-11-07T20:19:00Z">
          <w:pPr>
            <w:jc w:val="center"/>
          </w:pPr>
        </w:pPrChange>
      </w:pPr>
    </w:p>
    <w:p w14:paraId="0FAEB02C" w14:textId="77777777" w:rsidR="00B004B8" w:rsidRDefault="00B004B8">
      <w:pPr>
        <w:pStyle w:val="Style2"/>
        <w:ind w:left="1440"/>
        <w:rPr>
          <w:ins w:id="3203" w:author="EndlessLove" w:date="2016-11-07T20:19:00Z"/>
        </w:rPr>
        <w:pPrChange w:id="3204" w:author="EndlessLove" w:date="2016-11-07T20:19:00Z">
          <w:pPr>
            <w:jc w:val="center"/>
          </w:pPr>
        </w:pPrChange>
      </w:pPr>
    </w:p>
    <w:p w14:paraId="3BA953E3" w14:textId="77777777" w:rsidR="00B004B8" w:rsidRDefault="00B004B8">
      <w:pPr>
        <w:pStyle w:val="Style2"/>
        <w:ind w:left="1440"/>
        <w:rPr>
          <w:ins w:id="3205" w:author="EndlessLove" w:date="2016-11-07T20:19:00Z"/>
        </w:rPr>
        <w:pPrChange w:id="3206" w:author="EndlessLove" w:date="2016-11-07T20:19:00Z">
          <w:pPr>
            <w:jc w:val="center"/>
          </w:pPr>
        </w:pPrChange>
      </w:pPr>
    </w:p>
    <w:p w14:paraId="6A040560" w14:textId="77777777" w:rsidR="00B004B8" w:rsidRDefault="00B004B8">
      <w:pPr>
        <w:pStyle w:val="Style2"/>
        <w:ind w:left="1440"/>
        <w:rPr>
          <w:ins w:id="3207" w:author="EndlessLove" w:date="2016-11-07T20:19:00Z"/>
        </w:rPr>
        <w:pPrChange w:id="3208" w:author="EndlessLove" w:date="2016-11-07T20:19:00Z">
          <w:pPr>
            <w:jc w:val="center"/>
          </w:pPr>
        </w:pPrChange>
      </w:pPr>
    </w:p>
    <w:p w14:paraId="374F32E1" w14:textId="77777777" w:rsidR="00B004B8" w:rsidRDefault="00B004B8">
      <w:pPr>
        <w:pStyle w:val="Style2"/>
        <w:ind w:left="1440"/>
        <w:rPr>
          <w:ins w:id="3209" w:author="EndlessLove" w:date="2016-11-07T20:19:00Z"/>
        </w:rPr>
        <w:pPrChange w:id="3210" w:author="EndlessLove" w:date="2016-11-07T20:19:00Z">
          <w:pPr>
            <w:jc w:val="center"/>
          </w:pPr>
        </w:pPrChange>
      </w:pPr>
    </w:p>
    <w:p w14:paraId="745FB701" w14:textId="77777777" w:rsidR="00B004B8" w:rsidRDefault="00B004B8">
      <w:pPr>
        <w:pStyle w:val="Style2"/>
        <w:ind w:left="1440"/>
        <w:rPr>
          <w:ins w:id="3211" w:author="EndlessLove" w:date="2016-11-07T20:19:00Z"/>
        </w:rPr>
        <w:pPrChange w:id="3212" w:author="EndlessLove" w:date="2016-11-07T20:19:00Z">
          <w:pPr>
            <w:jc w:val="center"/>
          </w:pPr>
        </w:pPrChange>
      </w:pPr>
    </w:p>
    <w:p w14:paraId="16FC9654" w14:textId="77777777" w:rsidR="00B004B8" w:rsidRDefault="00B004B8">
      <w:pPr>
        <w:pStyle w:val="Style2"/>
        <w:ind w:left="1440"/>
        <w:rPr>
          <w:ins w:id="3213" w:author="EndlessLove" w:date="2016-11-07T20:19:00Z"/>
        </w:rPr>
        <w:pPrChange w:id="3214" w:author="EndlessLove" w:date="2016-11-07T20:19:00Z">
          <w:pPr>
            <w:jc w:val="center"/>
          </w:pPr>
        </w:pPrChange>
      </w:pPr>
    </w:p>
    <w:p w14:paraId="731FDCD2" w14:textId="77777777" w:rsidR="00B004B8" w:rsidRDefault="00B004B8">
      <w:pPr>
        <w:pStyle w:val="Style2"/>
        <w:ind w:left="1440"/>
        <w:rPr>
          <w:ins w:id="3215" w:author="EndlessLove" w:date="2016-11-07T20:19:00Z"/>
        </w:rPr>
        <w:pPrChange w:id="3216" w:author="EndlessLove" w:date="2016-11-07T20:19:00Z">
          <w:pPr>
            <w:jc w:val="center"/>
          </w:pPr>
        </w:pPrChange>
      </w:pPr>
    </w:p>
    <w:p w14:paraId="286748FF" w14:textId="77777777" w:rsidR="00B004B8" w:rsidRDefault="00B004B8">
      <w:pPr>
        <w:pStyle w:val="Style2"/>
        <w:ind w:left="1440"/>
        <w:rPr>
          <w:ins w:id="3217" w:author="EndlessLove" w:date="2016-11-07T20:19:00Z"/>
        </w:rPr>
        <w:pPrChange w:id="3218" w:author="EndlessLove" w:date="2016-11-07T20:19:00Z">
          <w:pPr>
            <w:jc w:val="center"/>
          </w:pPr>
        </w:pPrChange>
      </w:pPr>
    </w:p>
    <w:p w14:paraId="1D6816E9" w14:textId="77777777" w:rsidR="00B004B8" w:rsidRDefault="00B004B8">
      <w:pPr>
        <w:pStyle w:val="Style2"/>
        <w:ind w:left="1440"/>
        <w:rPr>
          <w:ins w:id="3219" w:author="EndlessLove" w:date="2016-11-07T20:19:00Z"/>
        </w:rPr>
        <w:pPrChange w:id="3220" w:author="EndlessLove" w:date="2016-11-07T20:19:00Z">
          <w:pPr>
            <w:jc w:val="center"/>
          </w:pPr>
        </w:pPrChange>
      </w:pPr>
    </w:p>
    <w:p w14:paraId="3D43ABEE" w14:textId="77777777" w:rsidR="00B004B8" w:rsidRDefault="00B004B8">
      <w:pPr>
        <w:pStyle w:val="Style2"/>
        <w:ind w:left="1440"/>
        <w:rPr>
          <w:ins w:id="3221" w:author="EndlessLove" w:date="2016-11-07T20:19:00Z"/>
        </w:rPr>
        <w:pPrChange w:id="3222" w:author="EndlessLove" w:date="2016-11-07T20:19:00Z">
          <w:pPr>
            <w:jc w:val="center"/>
          </w:pPr>
        </w:pPrChange>
      </w:pPr>
    </w:p>
    <w:p w14:paraId="6827A7A5" w14:textId="77777777" w:rsidR="00B004B8" w:rsidRDefault="00B004B8">
      <w:pPr>
        <w:pStyle w:val="Style2"/>
        <w:ind w:left="1440"/>
        <w:rPr>
          <w:ins w:id="3223" w:author="EndlessLove" w:date="2016-11-07T20:19:00Z"/>
        </w:rPr>
        <w:pPrChange w:id="3224" w:author="EndlessLove" w:date="2016-11-07T20:19:00Z">
          <w:pPr>
            <w:jc w:val="center"/>
          </w:pPr>
        </w:pPrChange>
      </w:pPr>
    </w:p>
    <w:p w14:paraId="54574B25" w14:textId="77777777" w:rsidR="00B004B8" w:rsidRDefault="00B004B8">
      <w:pPr>
        <w:pStyle w:val="Style2"/>
        <w:ind w:left="1440"/>
        <w:rPr>
          <w:ins w:id="3225" w:author="EndlessLove" w:date="2016-11-07T20:19:00Z"/>
        </w:rPr>
        <w:pPrChange w:id="3226" w:author="EndlessLove" w:date="2016-11-07T20:19:00Z">
          <w:pPr>
            <w:jc w:val="center"/>
          </w:pPr>
        </w:pPrChange>
      </w:pPr>
    </w:p>
    <w:p w14:paraId="33EA9AFE" w14:textId="77777777" w:rsidR="00B004B8" w:rsidRDefault="00B004B8">
      <w:pPr>
        <w:pStyle w:val="Style2"/>
        <w:ind w:left="1440"/>
        <w:rPr>
          <w:ins w:id="3227" w:author="EndlessLove" w:date="2016-11-07T20:19:00Z"/>
        </w:rPr>
        <w:pPrChange w:id="3228" w:author="EndlessLove" w:date="2016-11-07T20:19:00Z">
          <w:pPr>
            <w:jc w:val="center"/>
          </w:pPr>
        </w:pPrChange>
      </w:pPr>
    </w:p>
    <w:p w14:paraId="587BD7DD" w14:textId="77777777" w:rsidR="00B004B8" w:rsidRPr="00B004B8" w:rsidRDefault="00B004B8">
      <w:pPr>
        <w:pStyle w:val="Style2"/>
        <w:ind w:left="1440"/>
        <w:rPr>
          <w:rPrChange w:id="3229" w:author="EndlessLove" w:date="2016-11-07T20:17:00Z">
            <w:rPr>
              <w:lang w:val="nl-NL"/>
            </w:rPr>
          </w:rPrChange>
        </w:rPr>
        <w:pPrChange w:id="3230" w:author="EndlessLove" w:date="2016-11-07T20:19:00Z">
          <w:pPr>
            <w:jc w:val="center"/>
          </w:pPr>
        </w:pPrChange>
      </w:pPr>
    </w:p>
    <w:p w14:paraId="1BB3C7CD" w14:textId="3DFE5A2A" w:rsidR="00D81B46" w:rsidRDefault="005F6C75" w:rsidP="005F6C75">
      <w:pPr>
        <w:spacing w:after="240"/>
        <w:outlineLvl w:val="1"/>
        <w:rPr>
          <w:ins w:id="3231" w:author="EndlessLove" w:date="2016-09-27T13:12:00Z"/>
          <w:rFonts w:ascii="Times New Roman" w:hAnsi="Times New Roman" w:cs="Times New Roman"/>
          <w:b/>
          <w:sz w:val="34"/>
          <w:szCs w:val="34"/>
        </w:rPr>
      </w:pPr>
      <w:moveFromRangeStart w:id="3232" w:author="EndlessLove" w:date="2016-11-06T15:07:00Z" w:name="move466208195"/>
      <w:moveFrom w:id="3233" w:author="EndlessLove" w:date="2016-11-06T15:07:00Z">
        <w:r w:rsidRPr="005F6C75" w:rsidDel="00DB58A8">
          <w:rPr>
            <w:rFonts w:ascii="Times New Roman" w:hAnsi="Times New Roman" w:cs="Times New Roman"/>
            <w:b/>
            <w:sz w:val="34"/>
            <w:szCs w:val="34"/>
          </w:rPr>
          <w:lastRenderedPageBreak/>
          <w:t>PHẦN 3 : KẾT LUẬN</w:t>
        </w:r>
      </w:moveFrom>
      <w:moveFromRangeEnd w:id="3232"/>
      <w:ins w:id="3234" w:author="EndlessLove" w:date="2016-09-27T13:12:00Z">
        <w:r w:rsidR="00D81B46">
          <w:rPr>
            <w:rFonts w:ascii="Times New Roman" w:hAnsi="Times New Roman" w:cs="Times New Roman"/>
            <w:b/>
            <w:sz w:val="34"/>
            <w:szCs w:val="34"/>
          </w:rPr>
          <w:t>CÁC CÔNG CỤ HỖ TRỢ</w:t>
        </w:r>
      </w:ins>
    </w:p>
    <w:p w14:paraId="71DBCA4F" w14:textId="35914BB8" w:rsidR="00D81B46" w:rsidRDefault="00D81B46">
      <w:pPr>
        <w:pStyle w:val="ListParagraph"/>
        <w:numPr>
          <w:ilvl w:val="0"/>
          <w:numId w:val="18"/>
        </w:numPr>
        <w:spacing w:after="240"/>
        <w:outlineLvl w:val="1"/>
        <w:rPr>
          <w:ins w:id="3235" w:author="EndlessLove" w:date="2016-09-27T13:12:00Z"/>
          <w:rFonts w:ascii="Times New Roman" w:hAnsi="Times New Roman" w:cs="Times New Roman"/>
          <w:sz w:val="26"/>
          <w:szCs w:val="26"/>
        </w:rPr>
        <w:pPrChange w:id="3236" w:author="EndlessLove" w:date="2016-09-27T13:12:00Z">
          <w:pPr>
            <w:spacing w:after="240"/>
            <w:outlineLvl w:val="1"/>
          </w:pPr>
        </w:pPrChange>
      </w:pPr>
      <w:ins w:id="3237" w:author="EndlessLove" w:date="2016-09-27T13:12:00Z">
        <w:r>
          <w:rPr>
            <w:rFonts w:ascii="Times New Roman" w:hAnsi="Times New Roman" w:cs="Times New Roman"/>
            <w:sz w:val="26"/>
            <w:szCs w:val="26"/>
          </w:rPr>
          <w:t>Netbeans IDE 8.0.2</w:t>
        </w:r>
      </w:ins>
    </w:p>
    <w:p w14:paraId="5B7BC068" w14:textId="580DDDBE" w:rsidR="00D81B46" w:rsidRDefault="00D81B46">
      <w:pPr>
        <w:pStyle w:val="ListParagraph"/>
        <w:numPr>
          <w:ilvl w:val="0"/>
          <w:numId w:val="18"/>
        </w:numPr>
        <w:spacing w:after="240"/>
        <w:outlineLvl w:val="1"/>
        <w:rPr>
          <w:ins w:id="3238" w:author="EndlessLove" w:date="2016-09-27T13:13:00Z"/>
          <w:rFonts w:ascii="Times New Roman" w:hAnsi="Times New Roman" w:cs="Times New Roman"/>
          <w:sz w:val="26"/>
          <w:szCs w:val="26"/>
        </w:rPr>
        <w:pPrChange w:id="3239" w:author="EndlessLove" w:date="2016-09-27T13:12:00Z">
          <w:pPr>
            <w:spacing w:after="240"/>
            <w:outlineLvl w:val="1"/>
          </w:pPr>
        </w:pPrChange>
      </w:pPr>
      <w:ins w:id="3240" w:author="EndlessLove" w:date="2016-09-27T13:12:00Z">
        <w:r>
          <w:rPr>
            <w:rFonts w:ascii="Times New Roman" w:hAnsi="Times New Roman" w:cs="Times New Roman"/>
            <w:sz w:val="26"/>
            <w:szCs w:val="26"/>
          </w:rPr>
          <w:t>XAMPP</w:t>
        </w:r>
      </w:ins>
      <w:ins w:id="3241" w:author="EndlessLove" w:date="2016-09-27T13:13:00Z">
        <w:r>
          <w:rPr>
            <w:rFonts w:ascii="Times New Roman" w:hAnsi="Times New Roman" w:cs="Times New Roman"/>
            <w:sz w:val="26"/>
            <w:szCs w:val="26"/>
          </w:rPr>
          <w:t xml:space="preserve"> v3.2.1: sử dụng Apache, Mysql, Tomcat</w:t>
        </w:r>
      </w:ins>
    </w:p>
    <w:p w14:paraId="40C170B6" w14:textId="18C38CB7" w:rsidR="00D81B46" w:rsidRDefault="00D81B46">
      <w:pPr>
        <w:pStyle w:val="ListParagraph"/>
        <w:numPr>
          <w:ilvl w:val="0"/>
          <w:numId w:val="18"/>
        </w:numPr>
        <w:spacing w:after="240"/>
        <w:outlineLvl w:val="1"/>
        <w:rPr>
          <w:ins w:id="3242" w:author="EndlessLove" w:date="2016-10-06T22:38:00Z"/>
          <w:rFonts w:ascii="Times New Roman" w:hAnsi="Times New Roman" w:cs="Times New Roman"/>
          <w:sz w:val="26"/>
          <w:szCs w:val="26"/>
        </w:rPr>
        <w:pPrChange w:id="3243" w:author="EndlessLove" w:date="2016-09-27T13:12:00Z">
          <w:pPr>
            <w:spacing w:after="240"/>
            <w:outlineLvl w:val="1"/>
          </w:pPr>
        </w:pPrChange>
      </w:pPr>
      <w:ins w:id="3244" w:author="EndlessLove" w:date="2016-09-27T13:13:00Z">
        <w:r>
          <w:rPr>
            <w:rFonts w:ascii="Times New Roman" w:hAnsi="Times New Roman" w:cs="Times New Roman"/>
            <w:sz w:val="26"/>
            <w:szCs w:val="26"/>
          </w:rPr>
          <w:t>Tortoise v</w:t>
        </w:r>
        <w:r w:rsidR="00BB6262">
          <w:rPr>
            <w:rFonts w:ascii="Times New Roman" w:hAnsi="Times New Roman" w:cs="Times New Roman"/>
            <w:sz w:val="26"/>
            <w:szCs w:val="26"/>
          </w:rPr>
          <w:t>2.0.0.0</w:t>
        </w:r>
      </w:ins>
    </w:p>
    <w:p w14:paraId="65C2238C" w14:textId="3A48A750" w:rsidR="000C6026" w:rsidRPr="00D81B46" w:rsidRDefault="000C6026">
      <w:pPr>
        <w:pStyle w:val="ListParagraph"/>
        <w:numPr>
          <w:ilvl w:val="0"/>
          <w:numId w:val="18"/>
        </w:numPr>
        <w:spacing w:after="240"/>
        <w:outlineLvl w:val="1"/>
        <w:rPr>
          <w:rFonts w:ascii="Times New Roman" w:hAnsi="Times New Roman" w:cs="Times New Roman"/>
          <w:sz w:val="26"/>
          <w:szCs w:val="26"/>
          <w:rPrChange w:id="3245" w:author="EndlessLove" w:date="2016-09-27T13:12:00Z">
            <w:rPr/>
          </w:rPrChange>
        </w:rPr>
        <w:pPrChange w:id="3246" w:author="EndlessLove" w:date="2016-09-27T13:12:00Z">
          <w:pPr>
            <w:spacing w:after="240"/>
            <w:outlineLvl w:val="1"/>
          </w:pPr>
        </w:pPrChange>
      </w:pPr>
      <w:ins w:id="3247" w:author="EndlessLove" w:date="2016-10-06T22:38:00Z">
        <w:r>
          <w:rPr>
            <w:rFonts w:ascii="Times New Roman" w:hAnsi="Times New Roman" w:cs="Times New Roman"/>
            <w:sz w:val="26"/>
            <w:szCs w:val="26"/>
          </w:rPr>
          <w:t>Power Designer 16.1</w:t>
        </w:r>
      </w:ins>
    </w:p>
    <w:p w14:paraId="5E084AF0" w14:textId="7598C0D9" w:rsidR="000C4965" w:rsidRPr="005F6C75" w:rsidRDefault="000C4965" w:rsidP="000C4965">
      <w:pPr>
        <w:spacing w:after="240"/>
        <w:outlineLvl w:val="1"/>
        <w:rPr>
          <w:ins w:id="3248" w:author="EndlessLove" w:date="2016-09-27T12:12:00Z"/>
          <w:rFonts w:ascii="Times New Roman" w:hAnsi="Times New Roman" w:cs="Times New Roman"/>
          <w:b/>
          <w:sz w:val="34"/>
          <w:szCs w:val="34"/>
        </w:rPr>
      </w:pPr>
      <w:ins w:id="3249" w:author="EndlessLove" w:date="2016-09-27T12:12:00Z">
        <w:r>
          <w:rPr>
            <w:rFonts w:ascii="Times New Roman" w:hAnsi="Times New Roman" w:cs="Times New Roman"/>
            <w:b/>
            <w:sz w:val="34"/>
            <w:szCs w:val="34"/>
          </w:rPr>
          <w:t>TÀI LIỆU THAM KHẢO</w:t>
        </w:r>
      </w:ins>
    </w:p>
    <w:p w14:paraId="45C2C5AD" w14:textId="77777777" w:rsidR="0030556D" w:rsidRPr="0030556D" w:rsidRDefault="0030556D" w:rsidP="0030556D">
      <w:pPr>
        <w:pStyle w:val="ListParagraph"/>
        <w:spacing w:after="240"/>
        <w:outlineLvl w:val="1"/>
        <w:rPr>
          <w:rFonts w:ascii="Times New Roman" w:hAnsi="Times New Roman" w:cs="Times New Roman"/>
          <w:b/>
          <w:sz w:val="26"/>
          <w:szCs w:val="26"/>
        </w:rPr>
      </w:pPr>
    </w:p>
    <w:p w14:paraId="0644046B" w14:textId="77777777" w:rsidR="000C4965" w:rsidRDefault="000C4965" w:rsidP="0030556D">
      <w:pPr>
        <w:pStyle w:val="ListParagraph"/>
        <w:ind w:left="360"/>
        <w:rPr>
          <w:ins w:id="3250" w:author="EndlessLove" w:date="2016-09-27T12:12:00Z"/>
        </w:rPr>
      </w:pPr>
    </w:p>
    <w:p w14:paraId="7A6A343D" w14:textId="77777777" w:rsidR="000C4965" w:rsidRDefault="000C4965" w:rsidP="0030556D">
      <w:pPr>
        <w:pStyle w:val="ListParagraph"/>
        <w:ind w:left="360"/>
        <w:rPr>
          <w:ins w:id="3251" w:author="EndlessLove" w:date="2016-09-27T12:12:00Z"/>
        </w:rPr>
      </w:pPr>
    </w:p>
    <w:p w14:paraId="57631147" w14:textId="77777777" w:rsidR="000C4965" w:rsidRDefault="000C4965" w:rsidP="0030556D">
      <w:pPr>
        <w:pStyle w:val="ListParagraph"/>
        <w:ind w:left="360"/>
        <w:rPr>
          <w:ins w:id="3252" w:author="EndlessLove" w:date="2016-09-27T12:12:00Z"/>
        </w:rPr>
      </w:pPr>
    </w:p>
    <w:p w14:paraId="0E9ABA38" w14:textId="77777777" w:rsidR="000C4965" w:rsidRDefault="000C4965" w:rsidP="0030556D">
      <w:pPr>
        <w:pStyle w:val="ListParagraph"/>
        <w:ind w:left="360"/>
      </w:pPr>
    </w:p>
    <w:sectPr w:rsidR="000C4965" w:rsidSect="00556F8E">
      <w:headerReference w:type="default" r:id="rId68"/>
      <w:footerReference w:type="default" r:id="rId69"/>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80" w:author="ThieuCo" w:date="2016-09-03T13:46:00Z" w:initials="T">
    <w:p w14:paraId="0C1FFCD1" w14:textId="77777777" w:rsidR="00556F8E" w:rsidRDefault="00556F8E">
      <w:pPr>
        <w:pStyle w:val="CommentText"/>
      </w:pPr>
      <w:r>
        <w:rPr>
          <w:rStyle w:val="CommentReference"/>
        </w:rPr>
        <w:annotationRef/>
      </w:r>
      <w:r>
        <w:t>????</w:t>
      </w:r>
    </w:p>
  </w:comment>
  <w:comment w:id="1156" w:author="ThieuCo" w:date="2016-09-03T13:47:00Z" w:initials="T">
    <w:p w14:paraId="2751C17E" w14:textId="77777777" w:rsidR="00556F8E" w:rsidRPr="006B46A6" w:rsidRDefault="00556F8E">
      <w:pPr>
        <w:pStyle w:val="CommentText"/>
        <w:rPr>
          <w:rFonts w:ascii="Arial" w:hAnsi="Arial" w:cs="Arial"/>
        </w:rPr>
      </w:pPr>
      <w:r>
        <w:rPr>
          <w:rStyle w:val="CommentReference"/>
        </w:rPr>
        <w:annotationRef/>
      </w:r>
      <w:r>
        <w:t>Vi</w:t>
      </w:r>
      <w:r>
        <w:rPr>
          <w:rFonts w:ascii="Arial" w:hAnsi="Arial" w:cs="Arial"/>
        </w:rPr>
        <w:t>ết tiếng Việt</w:t>
      </w:r>
    </w:p>
  </w:comment>
  <w:comment w:id="1176" w:author="ThieuCo" w:date="2016-09-03T13:53:00Z" w:initials="T">
    <w:p w14:paraId="0678B626" w14:textId="77777777" w:rsidR="00556F8E" w:rsidRPr="009150A8" w:rsidRDefault="00556F8E">
      <w:pPr>
        <w:pStyle w:val="CommentText"/>
        <w:rPr>
          <w:rFonts w:ascii="Arial" w:hAnsi="Arial" w:cs="Arial"/>
        </w:rPr>
      </w:pPr>
      <w:r>
        <w:rPr>
          <w:rStyle w:val="CommentReference"/>
        </w:rPr>
        <w:annotationRef/>
      </w:r>
      <w:r>
        <w:t>VI</w:t>
      </w:r>
      <w:r>
        <w:rPr>
          <w:rFonts w:ascii="Arial" w:hAnsi="Arial" w:cs="Arial"/>
        </w:rPr>
        <w:t>ẾT LẠI TOÀN BỘ THEO EM HIỂU, KHÔNG COPY CỦA NGƯỜI KHÁC</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C1FFCD1" w15:done="0"/>
  <w15:commentEx w15:paraId="2751C17E" w15:done="0"/>
  <w15:commentEx w15:paraId="0678B62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58E5F2" w14:textId="77777777" w:rsidR="009D6263" w:rsidRDefault="009D6263" w:rsidP="00CA750A">
      <w:pPr>
        <w:spacing w:after="0" w:line="240" w:lineRule="auto"/>
      </w:pPr>
      <w:r>
        <w:separator/>
      </w:r>
    </w:p>
  </w:endnote>
  <w:endnote w:type="continuationSeparator" w:id="0">
    <w:p w14:paraId="6BE81BF2" w14:textId="77777777" w:rsidR="009D6263" w:rsidRDefault="009D6263" w:rsidP="00CA75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0" w:author="EndlessLove" w:date="2016-11-07T08:57:00Z"/>
  <w:sdt>
    <w:sdtPr>
      <w:id w:val="1553272481"/>
      <w:docPartObj>
        <w:docPartGallery w:val="Page Numbers (Bottom of Page)"/>
        <w:docPartUnique/>
      </w:docPartObj>
    </w:sdtPr>
    <w:sdtEndPr>
      <w:rPr>
        <w:noProof/>
      </w:rPr>
    </w:sdtEndPr>
    <w:sdtContent>
      <w:customXmlInsRangeEnd w:id="0"/>
      <w:p w14:paraId="23B811B3" w14:textId="76582330" w:rsidR="00556F8E" w:rsidRDefault="00556F8E">
        <w:pPr>
          <w:pStyle w:val="Footer"/>
          <w:jc w:val="right"/>
          <w:rPr>
            <w:ins w:id="1" w:author="EndlessLove" w:date="2016-11-07T08:57:00Z"/>
          </w:rPr>
        </w:pPr>
        <w:ins w:id="2" w:author="EndlessLove" w:date="2016-11-07T08:57:00Z">
          <w:r>
            <w:fldChar w:fldCharType="begin"/>
          </w:r>
          <w:r>
            <w:instrText xml:space="preserve"> PAGE   \* MERGEFORMAT </w:instrText>
          </w:r>
          <w:r>
            <w:fldChar w:fldCharType="separate"/>
          </w:r>
        </w:ins>
        <w:r>
          <w:rPr>
            <w:noProof/>
          </w:rPr>
          <w:t>6</w:t>
        </w:r>
        <w:ins w:id="3" w:author="EndlessLove" w:date="2016-11-07T08:57:00Z">
          <w:r>
            <w:rPr>
              <w:noProof/>
            </w:rPr>
            <w:fldChar w:fldCharType="end"/>
          </w:r>
        </w:ins>
      </w:p>
      <w:customXmlInsRangeStart w:id="4" w:author="EndlessLove" w:date="2016-11-07T08:57:00Z"/>
    </w:sdtContent>
  </w:sdt>
  <w:customXmlInsRangeEnd w:id="4"/>
  <w:p w14:paraId="739C574E" w14:textId="77777777" w:rsidR="00556F8E" w:rsidRDefault="00556F8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A713ED" w14:textId="2B3F69B4" w:rsidR="00556F8E" w:rsidRDefault="00556F8E">
    <w:pPr>
      <w:pStyle w:val="Footer"/>
      <w:jc w:val="right"/>
      <w:rPr>
        <w:ins w:id="749" w:author="EndlessLove" w:date="2016-11-07T08:59:00Z"/>
      </w:rPr>
    </w:pPr>
  </w:p>
  <w:p w14:paraId="7365B250" w14:textId="77777777" w:rsidR="00556F8E" w:rsidRDefault="00556F8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3253" w:author="EndlessLove" w:date="2016-11-07T09:03:00Z"/>
  <w:sdt>
    <w:sdtPr>
      <w:id w:val="-1171782255"/>
      <w:docPartObj>
        <w:docPartGallery w:val="Page Numbers (Bottom of Page)"/>
        <w:docPartUnique/>
      </w:docPartObj>
    </w:sdtPr>
    <w:sdtEndPr>
      <w:rPr>
        <w:noProof/>
      </w:rPr>
    </w:sdtEndPr>
    <w:sdtContent>
      <w:customXmlInsRangeEnd w:id="3253"/>
      <w:p w14:paraId="612F9ED1" w14:textId="620B0D94" w:rsidR="00556F8E" w:rsidRDefault="00556F8E">
        <w:pPr>
          <w:pStyle w:val="Footer"/>
          <w:jc w:val="right"/>
          <w:rPr>
            <w:ins w:id="3254" w:author="EndlessLove" w:date="2016-11-07T09:03:00Z"/>
          </w:rPr>
        </w:pPr>
        <w:ins w:id="3255" w:author="EndlessLove" w:date="2016-11-07T09:03:00Z">
          <w:r>
            <w:fldChar w:fldCharType="begin"/>
          </w:r>
          <w:r>
            <w:instrText xml:space="preserve"> PAGE   \* MERGEFORMAT </w:instrText>
          </w:r>
          <w:r>
            <w:fldChar w:fldCharType="separate"/>
          </w:r>
        </w:ins>
        <w:r w:rsidR="00674AC2">
          <w:rPr>
            <w:noProof/>
          </w:rPr>
          <w:t>64</w:t>
        </w:r>
        <w:ins w:id="3256" w:author="EndlessLove" w:date="2016-11-07T09:03:00Z">
          <w:r>
            <w:rPr>
              <w:noProof/>
            </w:rPr>
            <w:fldChar w:fldCharType="end"/>
          </w:r>
        </w:ins>
      </w:p>
      <w:customXmlInsRangeStart w:id="3257" w:author="EndlessLove" w:date="2016-11-07T09:03:00Z"/>
    </w:sdtContent>
  </w:sdt>
  <w:customXmlInsRangeEnd w:id="3257"/>
  <w:p w14:paraId="472B43CE" w14:textId="77777777" w:rsidR="00556F8E" w:rsidRDefault="00556F8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3BF769" w14:textId="77777777" w:rsidR="009D6263" w:rsidRDefault="009D6263" w:rsidP="00CA750A">
      <w:pPr>
        <w:spacing w:after="0" w:line="240" w:lineRule="auto"/>
      </w:pPr>
      <w:r>
        <w:separator/>
      </w:r>
    </w:p>
  </w:footnote>
  <w:footnote w:type="continuationSeparator" w:id="0">
    <w:p w14:paraId="09C70061" w14:textId="77777777" w:rsidR="009D6263" w:rsidRDefault="009D6263" w:rsidP="00CA750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866033" w14:textId="77777777" w:rsidR="00556F8E" w:rsidRPr="00323F4D" w:rsidRDefault="00556F8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B8E282" w14:textId="77777777" w:rsidR="00556F8E" w:rsidRDefault="00556F8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B61ED"/>
    <w:multiLevelType w:val="hybridMultilevel"/>
    <w:tmpl w:val="AE940E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33B2B91"/>
    <w:multiLevelType w:val="hybridMultilevel"/>
    <w:tmpl w:val="2A5C956A"/>
    <w:lvl w:ilvl="0" w:tplc="04090003">
      <w:start w:val="1"/>
      <w:numFmt w:val="bullet"/>
      <w:lvlText w:val="o"/>
      <w:lvlJc w:val="left"/>
      <w:pPr>
        <w:ind w:left="1800" w:hanging="360"/>
      </w:pPr>
      <w:rPr>
        <w:rFonts w:ascii="Courier New" w:hAnsi="Courier New" w:cs="Courier New" w:hint="default"/>
      </w:rPr>
    </w:lvl>
    <w:lvl w:ilvl="1" w:tplc="2702FD08">
      <w:start w:val="1"/>
      <w:numFmt w:val="decimal"/>
      <w:lvlText w:val="%2."/>
      <w:lvlJc w:val="left"/>
      <w:pPr>
        <w:ind w:left="1890" w:hanging="360"/>
      </w:pPr>
      <w:rPr>
        <w:rFonts w:hint="default"/>
        <w:b w:val="0"/>
        <w:i w:val="0"/>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
    <w:nsid w:val="04403511"/>
    <w:multiLevelType w:val="hybridMultilevel"/>
    <w:tmpl w:val="062ACB22"/>
    <w:lvl w:ilvl="0" w:tplc="C71ADEA2">
      <w:start w:val="1"/>
      <w:numFmt w:val="decimal"/>
      <w:lvlText w:val="2.%1."/>
      <w:lvlJc w:val="left"/>
      <w:pPr>
        <w:ind w:left="720" w:hanging="360"/>
      </w:pPr>
      <w:rPr>
        <w:rFonts w:hint="default"/>
      </w:rPr>
    </w:lvl>
    <w:lvl w:ilvl="1" w:tplc="F75AFB8E">
      <w:start w:val="1"/>
      <w:numFmt w:val="decimal"/>
      <w:lvlText w:val="2.2.%2"/>
      <w:lvlJc w:val="left"/>
      <w:pPr>
        <w:ind w:left="1440" w:hanging="360"/>
      </w:pPr>
      <w:rPr>
        <w:rFonts w:hint="default"/>
      </w:rPr>
    </w:lvl>
    <w:lvl w:ilvl="2" w:tplc="04090019">
      <w:start w:val="1"/>
      <w:numFmt w:val="lowerLetter"/>
      <w:lvlText w:val="%3."/>
      <w:lvlJc w:val="left"/>
      <w:pPr>
        <w:ind w:left="2449"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902D53"/>
    <w:multiLevelType w:val="multilevel"/>
    <w:tmpl w:val="F95E3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5762C65"/>
    <w:multiLevelType w:val="hybridMultilevel"/>
    <w:tmpl w:val="CE26251A"/>
    <w:lvl w:ilvl="0" w:tplc="25CA4118">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5D864F7"/>
    <w:multiLevelType w:val="hybridMultilevel"/>
    <w:tmpl w:val="70E43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6E70F66"/>
    <w:multiLevelType w:val="multilevel"/>
    <w:tmpl w:val="5E4CE27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nsid w:val="09A93F36"/>
    <w:multiLevelType w:val="multilevel"/>
    <w:tmpl w:val="37A407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b w:val="0"/>
        <w:i w:val="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9FD6413"/>
    <w:multiLevelType w:val="multilevel"/>
    <w:tmpl w:val="17BAB600"/>
    <w:lvl w:ilvl="0">
      <w:start w:val="1"/>
      <w:numFmt w:val="decimal"/>
      <w:lvlText w:val="%1"/>
      <w:lvlJc w:val="left"/>
      <w:pPr>
        <w:ind w:left="540" w:hanging="540"/>
      </w:pPr>
      <w:rPr>
        <w:rFonts w:hint="default"/>
      </w:rPr>
    </w:lvl>
    <w:lvl w:ilvl="1">
      <w:start w:val="1"/>
      <w:numFmt w:val="decimal"/>
      <w:lvlText w:val="%1.%2"/>
      <w:lvlJc w:val="left"/>
      <w:pPr>
        <w:ind w:left="630" w:hanging="54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9">
    <w:nsid w:val="0C6365E7"/>
    <w:multiLevelType w:val="hybridMultilevel"/>
    <w:tmpl w:val="1136CA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E6B4B3D"/>
    <w:multiLevelType w:val="multilevel"/>
    <w:tmpl w:val="430CB48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0EB56D63"/>
    <w:multiLevelType w:val="hybridMultilevel"/>
    <w:tmpl w:val="5882E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F0A2261"/>
    <w:multiLevelType w:val="hybridMultilevel"/>
    <w:tmpl w:val="1D222890"/>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3">
    <w:nsid w:val="11215479"/>
    <w:multiLevelType w:val="multilevel"/>
    <w:tmpl w:val="F878AA92"/>
    <w:lvl w:ilvl="0">
      <w:start w:val="3"/>
      <w:numFmt w:val="decimal"/>
      <w:lvlText w:val="%1"/>
      <w:lvlJc w:val="left"/>
      <w:pPr>
        <w:ind w:left="525" w:hanging="525"/>
      </w:pPr>
      <w:rPr>
        <w:rFonts w:hint="default"/>
      </w:rPr>
    </w:lvl>
    <w:lvl w:ilvl="1">
      <w:start w:val="2"/>
      <w:numFmt w:val="decimal"/>
      <w:lvlText w:val="%1.%2"/>
      <w:lvlJc w:val="left"/>
      <w:pPr>
        <w:ind w:left="1065" w:hanging="525"/>
      </w:pPr>
      <w:rPr>
        <w:rFonts w:hint="default"/>
      </w:rPr>
    </w:lvl>
    <w:lvl w:ilvl="2">
      <w:start w:val="5"/>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14">
    <w:nsid w:val="11BB68E5"/>
    <w:multiLevelType w:val="hybridMultilevel"/>
    <w:tmpl w:val="A976B4F0"/>
    <w:lvl w:ilvl="0" w:tplc="04090001">
      <w:start w:val="1"/>
      <w:numFmt w:val="bullet"/>
      <w:lvlText w:val=""/>
      <w:lvlJc w:val="left"/>
      <w:pPr>
        <w:ind w:left="990" w:hanging="360"/>
      </w:pPr>
      <w:rPr>
        <w:rFonts w:ascii="Symbol" w:hAnsi="Symbol" w:hint="default"/>
      </w:rPr>
    </w:lvl>
    <w:lvl w:ilvl="1" w:tplc="04090001">
      <w:start w:val="1"/>
      <w:numFmt w:val="bullet"/>
      <w:lvlText w:val=""/>
      <w:lvlJc w:val="left"/>
      <w:pPr>
        <w:ind w:left="1800" w:hanging="360"/>
      </w:pPr>
      <w:rPr>
        <w:rFonts w:ascii="Symbol" w:hAnsi="Symbol" w:hint="default"/>
        <w:b w:val="0"/>
        <w:i w:val="0"/>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14262436"/>
    <w:multiLevelType w:val="hybridMultilevel"/>
    <w:tmpl w:val="AE9C0ABA"/>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6">
    <w:nsid w:val="145062C7"/>
    <w:multiLevelType w:val="hybridMultilevel"/>
    <w:tmpl w:val="73085AC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16ED3413"/>
    <w:multiLevelType w:val="hybridMultilevel"/>
    <w:tmpl w:val="C1E4EA86"/>
    <w:lvl w:ilvl="0" w:tplc="04090003">
      <w:start w:val="1"/>
      <w:numFmt w:val="bullet"/>
      <w:lvlText w:val="o"/>
      <w:lvlJc w:val="left"/>
      <w:pPr>
        <w:ind w:left="990" w:hanging="360"/>
      </w:pPr>
      <w:rPr>
        <w:rFonts w:ascii="Courier New" w:hAnsi="Courier New" w:cs="Courier New" w:hint="default"/>
      </w:rPr>
    </w:lvl>
    <w:lvl w:ilvl="1" w:tplc="2702FD08">
      <w:start w:val="1"/>
      <w:numFmt w:val="decimal"/>
      <w:lvlText w:val="%2."/>
      <w:lvlJc w:val="left"/>
      <w:pPr>
        <w:ind w:left="1800" w:hanging="360"/>
      </w:pPr>
      <w:rPr>
        <w:rFonts w:hint="default"/>
        <w:b w:val="0"/>
        <w:i w:val="0"/>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190206BA"/>
    <w:multiLevelType w:val="multilevel"/>
    <w:tmpl w:val="5E4CE27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nsid w:val="1AB5555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1AD8175D"/>
    <w:multiLevelType w:val="multilevel"/>
    <w:tmpl w:val="FC56F78C"/>
    <w:lvl w:ilvl="0">
      <w:start w:val="1"/>
      <w:numFmt w:val="decimal"/>
      <w:lvlText w:val="%1"/>
      <w:lvlJc w:val="left"/>
      <w:pPr>
        <w:ind w:left="390" w:hanging="390"/>
      </w:pPr>
      <w:rPr>
        <w:rFonts w:hint="default"/>
      </w:rPr>
    </w:lvl>
    <w:lvl w:ilvl="1">
      <w:start w:val="1"/>
      <w:numFmt w:val="decimal"/>
      <w:lvlText w:val="%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1BD27BC0"/>
    <w:multiLevelType w:val="hybridMultilevel"/>
    <w:tmpl w:val="8E409EBE"/>
    <w:lvl w:ilvl="0" w:tplc="E346B442">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CB46E01"/>
    <w:multiLevelType w:val="multilevel"/>
    <w:tmpl w:val="AA422FA2"/>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pStyle w:val="Style4"/>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1FA54533"/>
    <w:multiLevelType w:val="multilevel"/>
    <w:tmpl w:val="EDBE371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20657642"/>
    <w:multiLevelType w:val="hybridMultilevel"/>
    <w:tmpl w:val="25C41240"/>
    <w:lvl w:ilvl="0" w:tplc="04090003">
      <w:start w:val="1"/>
      <w:numFmt w:val="bullet"/>
      <w:lvlText w:val="o"/>
      <w:lvlJc w:val="left"/>
      <w:pPr>
        <w:ind w:left="990" w:hanging="360"/>
      </w:pPr>
      <w:rPr>
        <w:rFonts w:ascii="Courier New" w:hAnsi="Courier New" w:cs="Courier New" w:hint="default"/>
      </w:rPr>
    </w:lvl>
    <w:lvl w:ilvl="1" w:tplc="2702FD08">
      <w:start w:val="1"/>
      <w:numFmt w:val="decimal"/>
      <w:lvlText w:val="%2."/>
      <w:lvlJc w:val="left"/>
      <w:pPr>
        <w:ind w:left="1800" w:hanging="360"/>
      </w:pPr>
      <w:rPr>
        <w:rFonts w:hint="default"/>
        <w:b w:val="0"/>
        <w:i w:val="0"/>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226E2068"/>
    <w:multiLevelType w:val="hybridMultilevel"/>
    <w:tmpl w:val="CB76076C"/>
    <w:lvl w:ilvl="0" w:tplc="25CA4118">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257D6952"/>
    <w:multiLevelType w:val="multilevel"/>
    <w:tmpl w:val="734A6CF2"/>
    <w:lvl w:ilvl="0">
      <w:start w:val="1"/>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7">
    <w:nsid w:val="260B24AD"/>
    <w:multiLevelType w:val="hybridMultilevel"/>
    <w:tmpl w:val="7F8EC9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8B86101"/>
    <w:multiLevelType w:val="multilevel"/>
    <w:tmpl w:val="75BC2B0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nsid w:val="29FC65DB"/>
    <w:multiLevelType w:val="hybridMultilevel"/>
    <w:tmpl w:val="6D003A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BE117C2"/>
    <w:multiLevelType w:val="multilevel"/>
    <w:tmpl w:val="4CD61AF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nsid w:val="2DCB0E59"/>
    <w:multiLevelType w:val="hybridMultilevel"/>
    <w:tmpl w:val="C7B4F7A0"/>
    <w:lvl w:ilvl="0" w:tplc="04090003">
      <w:start w:val="1"/>
      <w:numFmt w:val="bullet"/>
      <w:lvlText w:val="o"/>
      <w:lvlJc w:val="left"/>
      <w:pPr>
        <w:ind w:left="99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b w:val="0"/>
        <w:i w:val="0"/>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2F285369"/>
    <w:multiLevelType w:val="multilevel"/>
    <w:tmpl w:val="7E1469FC"/>
    <w:lvl w:ilvl="0">
      <w:start w:val="1"/>
      <w:numFmt w:val="decimal"/>
      <w:lvlText w:val="%1."/>
      <w:lvlJc w:val="left"/>
      <w:pPr>
        <w:ind w:left="450" w:hanging="360"/>
      </w:pPr>
      <w:rPr>
        <w:rFonts w:hint="default"/>
      </w:rPr>
    </w:lvl>
    <w:lvl w:ilvl="1">
      <w:start w:val="1"/>
      <w:numFmt w:val="decimal"/>
      <w:pStyle w:val="Style3"/>
      <w:lvlText w:val="%1.%2."/>
      <w:lvlJc w:val="left"/>
      <w:pPr>
        <w:ind w:left="180" w:hanging="360"/>
      </w:pPr>
      <w:rPr>
        <w:rFonts w:hint="default"/>
      </w:rPr>
    </w:lvl>
    <w:lvl w:ilvl="2">
      <w:start w:val="1"/>
      <w:numFmt w:val="decimal"/>
      <w:lvlText w:val="%1.%2.%3."/>
      <w:lvlJc w:val="left"/>
      <w:pPr>
        <w:ind w:left="540" w:hanging="720"/>
      </w:pPr>
      <w:rPr>
        <w:rFonts w:hint="default"/>
      </w:rPr>
    </w:lvl>
    <w:lvl w:ilvl="3">
      <w:start w:val="1"/>
      <w:numFmt w:val="decimal"/>
      <w:lvlText w:val="%1.%2.%3.%4."/>
      <w:lvlJc w:val="left"/>
      <w:pPr>
        <w:ind w:left="540" w:hanging="720"/>
      </w:pPr>
      <w:rPr>
        <w:rFonts w:hint="default"/>
      </w:rPr>
    </w:lvl>
    <w:lvl w:ilvl="4">
      <w:start w:val="1"/>
      <w:numFmt w:val="decimal"/>
      <w:lvlText w:val="%1.%2.%3.%4.%5."/>
      <w:lvlJc w:val="left"/>
      <w:pPr>
        <w:ind w:left="900" w:hanging="1080"/>
      </w:pPr>
      <w:rPr>
        <w:rFonts w:hint="default"/>
      </w:rPr>
    </w:lvl>
    <w:lvl w:ilvl="5">
      <w:start w:val="1"/>
      <w:numFmt w:val="decimal"/>
      <w:lvlText w:val="%1.%2.%3.%4.%5.%6."/>
      <w:lvlJc w:val="left"/>
      <w:pPr>
        <w:ind w:left="900" w:hanging="1080"/>
      </w:pPr>
      <w:rPr>
        <w:rFonts w:hint="default"/>
      </w:rPr>
    </w:lvl>
    <w:lvl w:ilvl="6">
      <w:start w:val="1"/>
      <w:numFmt w:val="decimal"/>
      <w:lvlText w:val="%1.%2.%3.%4.%5.%6.%7."/>
      <w:lvlJc w:val="left"/>
      <w:pPr>
        <w:ind w:left="1260" w:hanging="1440"/>
      </w:pPr>
      <w:rPr>
        <w:rFonts w:hint="default"/>
      </w:rPr>
    </w:lvl>
    <w:lvl w:ilvl="7">
      <w:start w:val="1"/>
      <w:numFmt w:val="decimal"/>
      <w:lvlText w:val="%1.%2.%3.%4.%5.%6.%7.%8."/>
      <w:lvlJc w:val="left"/>
      <w:pPr>
        <w:ind w:left="1260" w:hanging="1440"/>
      </w:pPr>
      <w:rPr>
        <w:rFonts w:hint="default"/>
      </w:rPr>
    </w:lvl>
    <w:lvl w:ilvl="8">
      <w:start w:val="1"/>
      <w:numFmt w:val="decimal"/>
      <w:lvlText w:val="%1.%2.%3.%4.%5.%6.%7.%8.%9."/>
      <w:lvlJc w:val="left"/>
      <w:pPr>
        <w:ind w:left="1620" w:hanging="1800"/>
      </w:pPr>
      <w:rPr>
        <w:rFonts w:hint="default"/>
      </w:rPr>
    </w:lvl>
  </w:abstractNum>
  <w:abstractNum w:abstractNumId="33">
    <w:nsid w:val="2FDE17AC"/>
    <w:multiLevelType w:val="hybridMultilevel"/>
    <w:tmpl w:val="A22AC632"/>
    <w:lvl w:ilvl="0" w:tplc="04090003">
      <w:start w:val="1"/>
      <w:numFmt w:val="bullet"/>
      <w:lvlText w:val="o"/>
      <w:lvlJc w:val="left"/>
      <w:pPr>
        <w:ind w:left="990" w:hanging="360"/>
      </w:pPr>
      <w:rPr>
        <w:rFonts w:ascii="Courier New" w:hAnsi="Courier New" w:cs="Courier New" w:hint="default"/>
      </w:rPr>
    </w:lvl>
    <w:lvl w:ilvl="1" w:tplc="2702FD08">
      <w:start w:val="1"/>
      <w:numFmt w:val="decimal"/>
      <w:lvlText w:val="%2."/>
      <w:lvlJc w:val="left"/>
      <w:pPr>
        <w:ind w:left="1800" w:hanging="360"/>
      </w:pPr>
      <w:rPr>
        <w:rFonts w:hint="default"/>
        <w:b w:val="0"/>
        <w:i w:val="0"/>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2FE6496C"/>
    <w:multiLevelType w:val="hybridMultilevel"/>
    <w:tmpl w:val="0DA24CAC"/>
    <w:lvl w:ilvl="0" w:tplc="3FA405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30707AC1"/>
    <w:multiLevelType w:val="multilevel"/>
    <w:tmpl w:val="29CE1B3A"/>
    <w:lvl w:ilvl="0">
      <w:start w:val="3"/>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6">
    <w:nsid w:val="30AA22AC"/>
    <w:multiLevelType w:val="multilevel"/>
    <w:tmpl w:val="AF0CEB54"/>
    <w:lvl w:ilvl="0">
      <w:start w:val="1"/>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7">
    <w:nsid w:val="317C2491"/>
    <w:multiLevelType w:val="hybridMultilevel"/>
    <w:tmpl w:val="BF4EB69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31D323B8"/>
    <w:multiLevelType w:val="multilevel"/>
    <w:tmpl w:val="137490A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nsid w:val="328E32A3"/>
    <w:multiLevelType w:val="hybridMultilevel"/>
    <w:tmpl w:val="CB00778A"/>
    <w:lvl w:ilvl="0" w:tplc="04090001">
      <w:start w:val="1"/>
      <w:numFmt w:val="bullet"/>
      <w:lvlText w:val=""/>
      <w:lvlJc w:val="left"/>
      <w:pPr>
        <w:ind w:left="990" w:hanging="360"/>
      </w:pPr>
      <w:rPr>
        <w:rFonts w:ascii="Symbol" w:hAnsi="Symbol" w:hint="default"/>
      </w:rPr>
    </w:lvl>
    <w:lvl w:ilvl="1" w:tplc="2702FD08">
      <w:start w:val="1"/>
      <w:numFmt w:val="decimal"/>
      <w:lvlText w:val="%2."/>
      <w:lvlJc w:val="left"/>
      <w:pPr>
        <w:ind w:left="1800" w:hanging="360"/>
      </w:pPr>
      <w:rPr>
        <w:rFonts w:hint="default"/>
        <w:b w:val="0"/>
        <w:i w:val="0"/>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34887D9A"/>
    <w:multiLevelType w:val="hybridMultilevel"/>
    <w:tmpl w:val="97B44450"/>
    <w:lvl w:ilvl="0" w:tplc="04090001">
      <w:start w:val="1"/>
      <w:numFmt w:val="bullet"/>
      <w:lvlText w:val=""/>
      <w:lvlJc w:val="left"/>
      <w:pPr>
        <w:ind w:left="990" w:hanging="360"/>
      </w:pPr>
      <w:rPr>
        <w:rFonts w:ascii="Symbol" w:hAnsi="Symbol" w:hint="default"/>
      </w:rPr>
    </w:lvl>
    <w:lvl w:ilvl="1" w:tplc="0409000F">
      <w:start w:val="1"/>
      <w:numFmt w:val="decimal"/>
      <w:lvlText w:val="%2."/>
      <w:lvlJc w:val="left"/>
      <w:pPr>
        <w:ind w:left="1800" w:hanging="360"/>
      </w:pPr>
      <w:rPr>
        <w:rFonts w:hint="default"/>
        <w:b w:val="0"/>
        <w:i w:val="0"/>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35897486"/>
    <w:multiLevelType w:val="hybridMultilevel"/>
    <w:tmpl w:val="318E8FC2"/>
    <w:lvl w:ilvl="0" w:tplc="E346B442">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61B67A1"/>
    <w:multiLevelType w:val="hybridMultilevel"/>
    <w:tmpl w:val="A918A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3B090C17"/>
    <w:multiLevelType w:val="hybridMultilevel"/>
    <w:tmpl w:val="DA744ECA"/>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b w:val="0"/>
        <w:i w:val="0"/>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3BDB1194"/>
    <w:multiLevelType w:val="hybridMultilevel"/>
    <w:tmpl w:val="F7120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3E934CCB"/>
    <w:multiLevelType w:val="multilevel"/>
    <w:tmpl w:val="A788B3A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6">
    <w:nsid w:val="40A70C03"/>
    <w:multiLevelType w:val="hybridMultilevel"/>
    <w:tmpl w:val="F83EEB48"/>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7">
    <w:nsid w:val="41176040"/>
    <w:multiLevelType w:val="hybridMultilevel"/>
    <w:tmpl w:val="F4CA7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4BB07C5"/>
    <w:multiLevelType w:val="hybridMultilevel"/>
    <w:tmpl w:val="BEFC5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540647E"/>
    <w:multiLevelType w:val="hybridMultilevel"/>
    <w:tmpl w:val="F9E8CCFC"/>
    <w:lvl w:ilvl="0" w:tplc="04090003">
      <w:start w:val="1"/>
      <w:numFmt w:val="bullet"/>
      <w:lvlText w:val="o"/>
      <w:lvlJc w:val="left"/>
      <w:pPr>
        <w:ind w:left="990" w:hanging="360"/>
      </w:pPr>
      <w:rPr>
        <w:rFonts w:ascii="Courier New" w:hAnsi="Courier New" w:cs="Courier New" w:hint="default"/>
      </w:rPr>
    </w:lvl>
    <w:lvl w:ilvl="1" w:tplc="2702FD08">
      <w:start w:val="1"/>
      <w:numFmt w:val="decimal"/>
      <w:lvlText w:val="%2."/>
      <w:lvlJc w:val="left"/>
      <w:pPr>
        <w:ind w:left="1800" w:hanging="360"/>
      </w:pPr>
      <w:rPr>
        <w:rFonts w:hint="default"/>
        <w:b w:val="0"/>
        <w:i w:val="0"/>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45910ADE"/>
    <w:multiLevelType w:val="hybridMultilevel"/>
    <w:tmpl w:val="24F8C694"/>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nsid w:val="45A16322"/>
    <w:multiLevelType w:val="hybridMultilevel"/>
    <w:tmpl w:val="50E86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46F60086"/>
    <w:multiLevelType w:val="hybridMultilevel"/>
    <w:tmpl w:val="719CFA4A"/>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b w:val="0"/>
        <w:i w:val="0"/>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nsid w:val="47B11943"/>
    <w:multiLevelType w:val="multilevel"/>
    <w:tmpl w:val="5E4CE27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4">
    <w:nsid w:val="498C3C55"/>
    <w:multiLevelType w:val="hybridMultilevel"/>
    <w:tmpl w:val="55224F1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nsid w:val="4AF300BB"/>
    <w:multiLevelType w:val="multilevel"/>
    <w:tmpl w:val="5E4CE27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6">
    <w:nsid w:val="4C017B9E"/>
    <w:multiLevelType w:val="multilevel"/>
    <w:tmpl w:val="CF9E6486"/>
    <w:lvl w:ilvl="0">
      <w:start w:val="1"/>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7">
    <w:nsid w:val="4C5E6B69"/>
    <w:multiLevelType w:val="hybridMultilevel"/>
    <w:tmpl w:val="BE00B354"/>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b w:val="0"/>
        <w:i w:val="0"/>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4CD9565D"/>
    <w:multiLevelType w:val="multilevel"/>
    <w:tmpl w:val="29CE1B3A"/>
    <w:lvl w:ilvl="0">
      <w:start w:val="3"/>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59">
    <w:nsid w:val="4E280CDB"/>
    <w:multiLevelType w:val="hybridMultilevel"/>
    <w:tmpl w:val="B7BC5B04"/>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60">
    <w:nsid w:val="4EC06852"/>
    <w:multiLevelType w:val="multilevel"/>
    <w:tmpl w:val="CF9E6486"/>
    <w:lvl w:ilvl="0">
      <w:start w:val="1"/>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61">
    <w:nsid w:val="52641B2E"/>
    <w:multiLevelType w:val="hybridMultilevel"/>
    <w:tmpl w:val="AE30DB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59E576DF"/>
    <w:multiLevelType w:val="multilevel"/>
    <w:tmpl w:val="5E4CE27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3">
    <w:nsid w:val="5A0A08C6"/>
    <w:multiLevelType w:val="multilevel"/>
    <w:tmpl w:val="A8DEF8F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b/>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4">
    <w:nsid w:val="5C881D0B"/>
    <w:multiLevelType w:val="hybridMultilevel"/>
    <w:tmpl w:val="ECB8DA1A"/>
    <w:lvl w:ilvl="0" w:tplc="25CA4118">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nsid w:val="5E86751E"/>
    <w:multiLevelType w:val="hybridMultilevel"/>
    <w:tmpl w:val="A4BE7A48"/>
    <w:lvl w:ilvl="0" w:tplc="C1542D4A">
      <w:start w:val="2"/>
      <w:numFmt w:val="bullet"/>
      <w:lvlText w:val="-"/>
      <w:lvlJc w:val="left"/>
      <w:pPr>
        <w:ind w:left="1080" w:hanging="360"/>
      </w:pPr>
      <w:rPr>
        <w:rFonts w:ascii="Times New Roman" w:eastAsiaTheme="minorHAnsi" w:hAnsi="Times New Roman" w:cs="Times New Roman" w:hint="default"/>
        <w:b/>
      </w:rPr>
    </w:lvl>
    <w:lvl w:ilvl="1" w:tplc="25CA4118">
      <w:numFmt w:val="bullet"/>
      <w:lvlText w:val="-"/>
      <w:lvlJc w:val="left"/>
      <w:pPr>
        <w:ind w:left="1800" w:hanging="360"/>
      </w:pPr>
      <w:rPr>
        <w:rFonts w:ascii="Times New Roman" w:eastAsiaTheme="minorHAnsi" w:hAnsi="Times New Roman" w:cs="Times New Roman"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nsid w:val="5FAE510C"/>
    <w:multiLevelType w:val="hybridMultilevel"/>
    <w:tmpl w:val="0EF29A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61F25BD0"/>
    <w:multiLevelType w:val="hybridMultilevel"/>
    <w:tmpl w:val="23CA89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nsid w:val="644625F9"/>
    <w:multiLevelType w:val="multilevel"/>
    <w:tmpl w:val="B3C05D8C"/>
    <w:lvl w:ilvl="0">
      <w:start w:val="1"/>
      <w:numFmt w:val="decimal"/>
      <w:pStyle w:val="OK"/>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9">
    <w:nsid w:val="656C36FD"/>
    <w:multiLevelType w:val="multilevel"/>
    <w:tmpl w:val="29CE1B3A"/>
    <w:lvl w:ilvl="0">
      <w:start w:val="3"/>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70">
    <w:nsid w:val="658A331E"/>
    <w:multiLevelType w:val="multilevel"/>
    <w:tmpl w:val="6DCE16EA"/>
    <w:lvl w:ilvl="0">
      <w:start w:val="1"/>
      <w:numFmt w:val="decimal"/>
      <w:lvlText w:val="%1"/>
      <w:lvlJc w:val="left"/>
      <w:pPr>
        <w:ind w:left="360" w:hanging="360"/>
      </w:pPr>
      <w:rPr>
        <w:rFonts w:hint="default"/>
      </w:rPr>
    </w:lvl>
    <w:lvl w:ilvl="1">
      <w:start w:val="2"/>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71">
    <w:nsid w:val="66675495"/>
    <w:multiLevelType w:val="multilevel"/>
    <w:tmpl w:val="2E7CB2E4"/>
    <w:lvl w:ilvl="0">
      <w:start w:val="2"/>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72">
    <w:nsid w:val="66882ED1"/>
    <w:multiLevelType w:val="hybridMultilevel"/>
    <w:tmpl w:val="BF0EF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6713100C"/>
    <w:multiLevelType w:val="multilevel"/>
    <w:tmpl w:val="B5AC2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6752729B"/>
    <w:multiLevelType w:val="multilevel"/>
    <w:tmpl w:val="FB663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68111EA0"/>
    <w:multiLevelType w:val="hybridMultilevel"/>
    <w:tmpl w:val="769A7B78"/>
    <w:lvl w:ilvl="0" w:tplc="78E0AC52">
      <w:start w:val="2"/>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6">
    <w:nsid w:val="6ACA0AC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7">
    <w:nsid w:val="6C012A32"/>
    <w:multiLevelType w:val="hybridMultilevel"/>
    <w:tmpl w:val="ACDC1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6C4D0B59"/>
    <w:multiLevelType w:val="hybridMultilevel"/>
    <w:tmpl w:val="F898A9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nsid w:val="6C6C47F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nsid w:val="6CA422B4"/>
    <w:multiLevelType w:val="multilevel"/>
    <w:tmpl w:val="FA0AD7D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1">
    <w:nsid w:val="6E630B45"/>
    <w:multiLevelType w:val="multilevel"/>
    <w:tmpl w:val="34C243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2">
    <w:nsid w:val="70A707B9"/>
    <w:multiLevelType w:val="multilevel"/>
    <w:tmpl w:val="29CE1B3A"/>
    <w:lvl w:ilvl="0">
      <w:start w:val="2"/>
      <w:numFmt w:val="decimal"/>
      <w:lvlText w:val="%1"/>
      <w:lvlJc w:val="left"/>
      <w:pPr>
        <w:ind w:left="360" w:hanging="360"/>
      </w:pPr>
      <w:rPr>
        <w:rFonts w:hint="default"/>
      </w:rPr>
    </w:lvl>
    <w:lvl w:ilvl="1">
      <w:start w:val="2"/>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83">
    <w:nsid w:val="72A32D5F"/>
    <w:multiLevelType w:val="multilevel"/>
    <w:tmpl w:val="8B22FE0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4">
    <w:nsid w:val="767C4832"/>
    <w:multiLevelType w:val="multilevel"/>
    <w:tmpl w:val="E4B6976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5">
    <w:nsid w:val="76C074C4"/>
    <w:multiLevelType w:val="hybridMultilevel"/>
    <w:tmpl w:val="8B2A4A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nsid w:val="77025F6C"/>
    <w:multiLevelType w:val="hybridMultilevel"/>
    <w:tmpl w:val="1E04C538"/>
    <w:lvl w:ilvl="0" w:tplc="04090001">
      <w:start w:val="1"/>
      <w:numFmt w:val="bullet"/>
      <w:lvlText w:val=""/>
      <w:lvlJc w:val="left"/>
      <w:pPr>
        <w:ind w:left="990" w:hanging="360"/>
      </w:pPr>
      <w:rPr>
        <w:rFonts w:ascii="Symbol" w:hAnsi="Symbol" w:hint="default"/>
      </w:rPr>
    </w:lvl>
    <w:lvl w:ilvl="1" w:tplc="2702FD08">
      <w:start w:val="1"/>
      <w:numFmt w:val="decimal"/>
      <w:lvlText w:val="%2."/>
      <w:lvlJc w:val="left"/>
      <w:pPr>
        <w:ind w:left="1800" w:hanging="360"/>
      </w:pPr>
      <w:rPr>
        <w:rFonts w:hint="default"/>
        <w:b w:val="0"/>
        <w:i w:val="0"/>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nsid w:val="778443A9"/>
    <w:multiLevelType w:val="hybridMultilevel"/>
    <w:tmpl w:val="2E304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789A115E"/>
    <w:multiLevelType w:val="hybridMultilevel"/>
    <w:tmpl w:val="1D324C9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7A4C06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0">
    <w:nsid w:val="7DAA30CF"/>
    <w:multiLevelType w:val="hybridMultilevel"/>
    <w:tmpl w:val="810070DC"/>
    <w:lvl w:ilvl="0" w:tplc="04090003">
      <w:start w:val="1"/>
      <w:numFmt w:val="bullet"/>
      <w:lvlText w:val="o"/>
      <w:lvlJc w:val="left"/>
      <w:pPr>
        <w:ind w:left="990" w:hanging="360"/>
      </w:pPr>
      <w:rPr>
        <w:rFonts w:ascii="Courier New" w:hAnsi="Courier New" w:cs="Courier New" w:hint="default"/>
      </w:rPr>
    </w:lvl>
    <w:lvl w:ilvl="1" w:tplc="2702FD08">
      <w:start w:val="1"/>
      <w:numFmt w:val="decimal"/>
      <w:lvlText w:val="%2."/>
      <w:lvlJc w:val="left"/>
      <w:pPr>
        <w:ind w:left="1800" w:hanging="360"/>
      </w:pPr>
      <w:rPr>
        <w:rFonts w:hint="default"/>
        <w:b w:val="0"/>
        <w:i w:val="0"/>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2"/>
  </w:num>
  <w:num w:numId="2">
    <w:abstractNumId w:val="41"/>
  </w:num>
  <w:num w:numId="3">
    <w:abstractNumId w:val="21"/>
  </w:num>
  <w:num w:numId="4">
    <w:abstractNumId w:val="30"/>
  </w:num>
  <w:num w:numId="5">
    <w:abstractNumId w:val="83"/>
  </w:num>
  <w:num w:numId="6">
    <w:abstractNumId w:val="38"/>
  </w:num>
  <w:num w:numId="7">
    <w:abstractNumId w:val="2"/>
  </w:num>
  <w:num w:numId="8">
    <w:abstractNumId w:val="55"/>
  </w:num>
  <w:num w:numId="9">
    <w:abstractNumId w:val="18"/>
  </w:num>
  <w:num w:numId="10">
    <w:abstractNumId w:val="6"/>
  </w:num>
  <w:num w:numId="11">
    <w:abstractNumId w:val="9"/>
  </w:num>
  <w:num w:numId="12">
    <w:abstractNumId w:val="67"/>
  </w:num>
  <w:num w:numId="13">
    <w:abstractNumId w:val="42"/>
  </w:num>
  <w:num w:numId="14">
    <w:abstractNumId w:val="45"/>
  </w:num>
  <w:num w:numId="15">
    <w:abstractNumId w:val="62"/>
  </w:num>
  <w:num w:numId="16">
    <w:abstractNumId w:val="53"/>
  </w:num>
  <w:num w:numId="17">
    <w:abstractNumId w:val="68"/>
  </w:num>
  <w:num w:numId="18">
    <w:abstractNumId w:val="31"/>
  </w:num>
  <w:num w:numId="19">
    <w:abstractNumId w:val="54"/>
  </w:num>
  <w:num w:numId="20">
    <w:abstractNumId w:val="22"/>
  </w:num>
  <w:num w:numId="21">
    <w:abstractNumId w:val="74"/>
  </w:num>
  <w:num w:numId="22">
    <w:abstractNumId w:val="3"/>
  </w:num>
  <w:num w:numId="23">
    <w:abstractNumId w:val="7"/>
  </w:num>
  <w:num w:numId="24">
    <w:abstractNumId w:val="73"/>
  </w:num>
  <w:num w:numId="25">
    <w:abstractNumId w:val="65"/>
  </w:num>
  <w:num w:numId="26">
    <w:abstractNumId w:val="85"/>
  </w:num>
  <w:num w:numId="27">
    <w:abstractNumId w:val="14"/>
  </w:num>
  <w:num w:numId="28">
    <w:abstractNumId w:val="50"/>
  </w:num>
  <w:num w:numId="29">
    <w:abstractNumId w:val="40"/>
  </w:num>
  <w:num w:numId="30">
    <w:abstractNumId w:val="52"/>
  </w:num>
  <w:num w:numId="31">
    <w:abstractNumId w:val="57"/>
  </w:num>
  <w:num w:numId="32">
    <w:abstractNumId w:val="1"/>
  </w:num>
  <w:num w:numId="33">
    <w:abstractNumId w:val="24"/>
  </w:num>
  <w:num w:numId="34">
    <w:abstractNumId w:val="49"/>
  </w:num>
  <w:num w:numId="35">
    <w:abstractNumId w:val="17"/>
  </w:num>
  <w:num w:numId="36">
    <w:abstractNumId w:val="33"/>
  </w:num>
  <w:num w:numId="37">
    <w:abstractNumId w:val="90"/>
  </w:num>
  <w:num w:numId="38">
    <w:abstractNumId w:val="86"/>
  </w:num>
  <w:num w:numId="39">
    <w:abstractNumId w:val="39"/>
  </w:num>
  <w:num w:numId="40">
    <w:abstractNumId w:val="0"/>
  </w:num>
  <w:num w:numId="41">
    <w:abstractNumId w:val="37"/>
  </w:num>
  <w:num w:numId="42">
    <w:abstractNumId w:val="43"/>
  </w:num>
  <w:num w:numId="43">
    <w:abstractNumId w:val="66"/>
  </w:num>
  <w:num w:numId="44">
    <w:abstractNumId w:val="44"/>
  </w:num>
  <w:num w:numId="45">
    <w:abstractNumId w:val="15"/>
  </w:num>
  <w:num w:numId="46">
    <w:abstractNumId w:val="59"/>
  </w:num>
  <w:num w:numId="47">
    <w:abstractNumId w:val="87"/>
  </w:num>
  <w:num w:numId="48">
    <w:abstractNumId w:val="84"/>
  </w:num>
  <w:num w:numId="49">
    <w:abstractNumId w:val="47"/>
  </w:num>
  <w:num w:numId="50">
    <w:abstractNumId w:val="22"/>
    <w:lvlOverride w:ilvl="0">
      <w:startOverride w:val="1"/>
    </w:lvlOverride>
    <w:lvlOverride w:ilvl="1">
      <w:startOverride w:val="2"/>
    </w:lvlOverride>
    <w:lvlOverride w:ilvl="2">
      <w:startOverride w:val="1"/>
    </w:lvlOverride>
  </w:num>
  <w:num w:numId="51">
    <w:abstractNumId w:val="22"/>
    <w:lvlOverride w:ilvl="0">
      <w:startOverride w:val="1"/>
    </w:lvlOverride>
    <w:lvlOverride w:ilvl="1">
      <w:startOverride w:val="2"/>
    </w:lvlOverride>
    <w:lvlOverride w:ilvl="2">
      <w:startOverride w:val="1"/>
    </w:lvlOverride>
  </w:num>
  <w:num w:numId="52">
    <w:abstractNumId w:val="22"/>
    <w:lvlOverride w:ilvl="0">
      <w:startOverride w:val="4"/>
    </w:lvlOverride>
    <w:lvlOverride w:ilvl="1">
      <w:startOverride w:val="2"/>
    </w:lvlOverride>
    <w:lvlOverride w:ilvl="2">
      <w:startOverride w:val="1"/>
    </w:lvlOverride>
  </w:num>
  <w:num w:numId="53">
    <w:abstractNumId w:val="22"/>
    <w:lvlOverride w:ilvl="0">
      <w:startOverride w:val="4"/>
    </w:lvlOverride>
    <w:lvlOverride w:ilvl="1">
      <w:startOverride w:val="2"/>
    </w:lvlOverride>
    <w:lvlOverride w:ilvl="2">
      <w:startOverride w:val="1"/>
    </w:lvlOverride>
  </w:num>
  <w:num w:numId="54">
    <w:abstractNumId w:val="22"/>
    <w:lvlOverride w:ilvl="0">
      <w:startOverride w:val="4"/>
    </w:lvlOverride>
    <w:lvlOverride w:ilvl="1">
      <w:startOverride w:val="2"/>
    </w:lvlOverride>
    <w:lvlOverride w:ilvl="2">
      <w:startOverride w:val="5"/>
    </w:lvlOverride>
  </w:num>
  <w:num w:numId="55">
    <w:abstractNumId w:val="22"/>
    <w:lvlOverride w:ilvl="0">
      <w:startOverride w:val="4"/>
    </w:lvlOverride>
    <w:lvlOverride w:ilvl="1">
      <w:startOverride w:val="2"/>
    </w:lvlOverride>
    <w:lvlOverride w:ilvl="2">
      <w:startOverride w:val="9"/>
    </w:lvlOverride>
  </w:num>
  <w:num w:numId="56">
    <w:abstractNumId w:val="22"/>
    <w:lvlOverride w:ilvl="0">
      <w:startOverride w:val="3"/>
    </w:lvlOverride>
    <w:lvlOverride w:ilvl="1">
      <w:startOverride w:val="1"/>
    </w:lvlOverride>
  </w:num>
  <w:num w:numId="57">
    <w:abstractNumId w:val="32"/>
    <w:lvlOverride w:ilvl="0">
      <w:startOverride w:val="3"/>
    </w:lvlOverride>
    <w:lvlOverride w:ilvl="1">
      <w:startOverride w:val="1"/>
    </w:lvlOverride>
  </w:num>
  <w:num w:numId="58">
    <w:abstractNumId w:val="34"/>
  </w:num>
  <w:num w:numId="59">
    <w:abstractNumId w:val="11"/>
  </w:num>
  <w:num w:numId="60">
    <w:abstractNumId w:val="48"/>
  </w:num>
  <w:num w:numId="61">
    <w:abstractNumId w:val="29"/>
  </w:num>
  <w:num w:numId="62">
    <w:abstractNumId w:val="22"/>
    <w:lvlOverride w:ilvl="0">
      <w:startOverride w:val="1"/>
    </w:lvlOverride>
    <w:lvlOverride w:ilvl="1">
      <w:startOverride w:val="2"/>
    </w:lvlOverride>
    <w:lvlOverride w:ilvl="2">
      <w:startOverride w:val="1"/>
    </w:lvlOverride>
  </w:num>
  <w:num w:numId="63">
    <w:abstractNumId w:val="68"/>
    <w:lvlOverride w:ilvl="0">
      <w:startOverride w:val="1"/>
    </w:lvlOverride>
  </w:num>
  <w:num w:numId="64">
    <w:abstractNumId w:val="72"/>
  </w:num>
  <w:num w:numId="65">
    <w:abstractNumId w:val="51"/>
  </w:num>
  <w:num w:numId="66">
    <w:abstractNumId w:val="77"/>
  </w:num>
  <w:num w:numId="67">
    <w:abstractNumId w:val="5"/>
  </w:num>
  <w:num w:numId="68">
    <w:abstractNumId w:val="27"/>
  </w:num>
  <w:num w:numId="69">
    <w:abstractNumId w:val="61"/>
  </w:num>
  <w:num w:numId="70">
    <w:abstractNumId w:val="28"/>
  </w:num>
  <w:num w:numId="71">
    <w:abstractNumId w:val="20"/>
  </w:num>
  <w:num w:numId="72">
    <w:abstractNumId w:val="26"/>
  </w:num>
  <w:num w:numId="73">
    <w:abstractNumId w:val="81"/>
  </w:num>
  <w:num w:numId="74">
    <w:abstractNumId w:val="36"/>
  </w:num>
  <w:num w:numId="75">
    <w:abstractNumId w:val="46"/>
  </w:num>
  <w:num w:numId="76">
    <w:abstractNumId w:val="70"/>
  </w:num>
  <w:num w:numId="77">
    <w:abstractNumId w:val="71"/>
  </w:num>
  <w:num w:numId="78">
    <w:abstractNumId w:val="35"/>
  </w:num>
  <w:num w:numId="79">
    <w:abstractNumId w:val="69"/>
  </w:num>
  <w:num w:numId="80">
    <w:abstractNumId w:val="58"/>
  </w:num>
  <w:num w:numId="81">
    <w:abstractNumId w:val="16"/>
  </w:num>
  <w:num w:numId="82">
    <w:abstractNumId w:val="13"/>
  </w:num>
  <w:num w:numId="83">
    <w:abstractNumId w:val="75"/>
  </w:num>
  <w:num w:numId="84">
    <w:abstractNumId w:val="88"/>
  </w:num>
  <w:num w:numId="85">
    <w:abstractNumId w:val="10"/>
  </w:num>
  <w:num w:numId="86">
    <w:abstractNumId w:val="80"/>
  </w:num>
  <w:num w:numId="87">
    <w:abstractNumId w:val="82"/>
  </w:num>
  <w:num w:numId="88">
    <w:abstractNumId w:val="23"/>
  </w:num>
  <w:num w:numId="89">
    <w:abstractNumId w:val="63"/>
  </w:num>
  <w:num w:numId="90">
    <w:abstractNumId w:val="19"/>
  </w:num>
  <w:num w:numId="91">
    <w:abstractNumId w:val="8"/>
  </w:num>
  <w:num w:numId="92">
    <w:abstractNumId w:val="79"/>
  </w:num>
  <w:num w:numId="93">
    <w:abstractNumId w:val="76"/>
  </w:num>
  <w:num w:numId="94">
    <w:abstractNumId w:val="60"/>
  </w:num>
  <w:num w:numId="95">
    <w:abstractNumId w:val="56"/>
  </w:num>
  <w:num w:numId="96">
    <w:abstractNumId w:val="12"/>
  </w:num>
  <w:num w:numId="97">
    <w:abstractNumId w:val="89"/>
  </w:num>
  <w:num w:numId="98">
    <w:abstractNumId w:val="64"/>
  </w:num>
  <w:num w:numId="99">
    <w:abstractNumId w:val="25"/>
  </w:num>
  <w:num w:numId="100">
    <w:abstractNumId w:val="4"/>
  </w:num>
  <w:num w:numId="101">
    <w:abstractNumId w:val="78"/>
  </w:num>
  <w:numIdMacAtCleanup w:val="9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ndlessLove">
    <w15:presenceInfo w15:providerId="None" w15:userId="EndlessLov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0"/>
  <w:doNotDisplayPageBoundaries/>
  <w:hideSpellingErrors/>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0DD7"/>
    <w:rsid w:val="00012325"/>
    <w:rsid w:val="0001630A"/>
    <w:rsid w:val="00020193"/>
    <w:rsid w:val="00035B76"/>
    <w:rsid w:val="00037014"/>
    <w:rsid w:val="0004112F"/>
    <w:rsid w:val="00043D7D"/>
    <w:rsid w:val="00044E58"/>
    <w:rsid w:val="00046535"/>
    <w:rsid w:val="000504AF"/>
    <w:rsid w:val="00070EBD"/>
    <w:rsid w:val="00076320"/>
    <w:rsid w:val="000866FD"/>
    <w:rsid w:val="00093FB4"/>
    <w:rsid w:val="000955C3"/>
    <w:rsid w:val="000B15C1"/>
    <w:rsid w:val="000B2646"/>
    <w:rsid w:val="000C4216"/>
    <w:rsid w:val="000C4965"/>
    <w:rsid w:val="000C4C0F"/>
    <w:rsid w:val="000C6026"/>
    <w:rsid w:val="000D1ED4"/>
    <w:rsid w:val="000D3547"/>
    <w:rsid w:val="000D6046"/>
    <w:rsid w:val="000E54E6"/>
    <w:rsid w:val="00100611"/>
    <w:rsid w:val="00106F15"/>
    <w:rsid w:val="0011589D"/>
    <w:rsid w:val="001221AA"/>
    <w:rsid w:val="00125E20"/>
    <w:rsid w:val="001420AA"/>
    <w:rsid w:val="001505C0"/>
    <w:rsid w:val="0015149D"/>
    <w:rsid w:val="001530BF"/>
    <w:rsid w:val="00157E36"/>
    <w:rsid w:val="0016217A"/>
    <w:rsid w:val="00186BE8"/>
    <w:rsid w:val="00191CD4"/>
    <w:rsid w:val="001935FE"/>
    <w:rsid w:val="00194ED7"/>
    <w:rsid w:val="001A3A98"/>
    <w:rsid w:val="001C1180"/>
    <w:rsid w:val="001C37F9"/>
    <w:rsid w:val="001C4A8F"/>
    <w:rsid w:val="001E4D13"/>
    <w:rsid w:val="001E572A"/>
    <w:rsid w:val="001F0E6A"/>
    <w:rsid w:val="002276E2"/>
    <w:rsid w:val="0023613B"/>
    <w:rsid w:val="00240C3B"/>
    <w:rsid w:val="00245F49"/>
    <w:rsid w:val="002528C2"/>
    <w:rsid w:val="00264E75"/>
    <w:rsid w:val="00276B78"/>
    <w:rsid w:val="0028068F"/>
    <w:rsid w:val="00280B31"/>
    <w:rsid w:val="00282291"/>
    <w:rsid w:val="002B02A5"/>
    <w:rsid w:val="002B0E64"/>
    <w:rsid w:val="002B7DE7"/>
    <w:rsid w:val="002D0A96"/>
    <w:rsid w:val="002D351B"/>
    <w:rsid w:val="002E6E5C"/>
    <w:rsid w:val="00302E25"/>
    <w:rsid w:val="0030556D"/>
    <w:rsid w:val="0031032A"/>
    <w:rsid w:val="003103CA"/>
    <w:rsid w:val="00313815"/>
    <w:rsid w:val="00323F4D"/>
    <w:rsid w:val="00326FF6"/>
    <w:rsid w:val="0035539F"/>
    <w:rsid w:val="003567DB"/>
    <w:rsid w:val="00356BB9"/>
    <w:rsid w:val="003730D6"/>
    <w:rsid w:val="00377F5D"/>
    <w:rsid w:val="0038078C"/>
    <w:rsid w:val="003920B6"/>
    <w:rsid w:val="003B73F4"/>
    <w:rsid w:val="003C4CC6"/>
    <w:rsid w:val="003D766E"/>
    <w:rsid w:val="0040399D"/>
    <w:rsid w:val="00404C67"/>
    <w:rsid w:val="00412D78"/>
    <w:rsid w:val="00414E41"/>
    <w:rsid w:val="0041629C"/>
    <w:rsid w:val="004430D4"/>
    <w:rsid w:val="00455B78"/>
    <w:rsid w:val="00464649"/>
    <w:rsid w:val="00472DF6"/>
    <w:rsid w:val="0047330D"/>
    <w:rsid w:val="00473BD9"/>
    <w:rsid w:val="00477E0D"/>
    <w:rsid w:val="0048115E"/>
    <w:rsid w:val="00493A3E"/>
    <w:rsid w:val="004A4A0F"/>
    <w:rsid w:val="004B5F1F"/>
    <w:rsid w:val="004C69A1"/>
    <w:rsid w:val="004C7907"/>
    <w:rsid w:val="004D0A21"/>
    <w:rsid w:val="004D7643"/>
    <w:rsid w:val="004E3BB3"/>
    <w:rsid w:val="004E5C9E"/>
    <w:rsid w:val="004E697F"/>
    <w:rsid w:val="004F0A44"/>
    <w:rsid w:val="004F15D7"/>
    <w:rsid w:val="004F615D"/>
    <w:rsid w:val="0050325C"/>
    <w:rsid w:val="0051432E"/>
    <w:rsid w:val="005218A5"/>
    <w:rsid w:val="00526096"/>
    <w:rsid w:val="00526D9E"/>
    <w:rsid w:val="00527DC0"/>
    <w:rsid w:val="005325A3"/>
    <w:rsid w:val="00537A2E"/>
    <w:rsid w:val="00547E86"/>
    <w:rsid w:val="00556F8E"/>
    <w:rsid w:val="00565F5A"/>
    <w:rsid w:val="00571135"/>
    <w:rsid w:val="00580DD7"/>
    <w:rsid w:val="00584971"/>
    <w:rsid w:val="00585F66"/>
    <w:rsid w:val="005B2D9F"/>
    <w:rsid w:val="005C7E4E"/>
    <w:rsid w:val="005E1197"/>
    <w:rsid w:val="005F041C"/>
    <w:rsid w:val="005F4A62"/>
    <w:rsid w:val="005F684F"/>
    <w:rsid w:val="005F6C75"/>
    <w:rsid w:val="00600170"/>
    <w:rsid w:val="00623787"/>
    <w:rsid w:val="006248A9"/>
    <w:rsid w:val="006312B6"/>
    <w:rsid w:val="0063455A"/>
    <w:rsid w:val="00644C12"/>
    <w:rsid w:val="0065615D"/>
    <w:rsid w:val="00664C25"/>
    <w:rsid w:val="00674AC2"/>
    <w:rsid w:val="006774B1"/>
    <w:rsid w:val="0068508C"/>
    <w:rsid w:val="00692A41"/>
    <w:rsid w:val="00695FEC"/>
    <w:rsid w:val="006A53AC"/>
    <w:rsid w:val="006B46A6"/>
    <w:rsid w:val="006B58AB"/>
    <w:rsid w:val="006B5E4E"/>
    <w:rsid w:val="006B6291"/>
    <w:rsid w:val="006C056D"/>
    <w:rsid w:val="006D14DF"/>
    <w:rsid w:val="006F066A"/>
    <w:rsid w:val="0070764E"/>
    <w:rsid w:val="00710888"/>
    <w:rsid w:val="007233AE"/>
    <w:rsid w:val="00723F40"/>
    <w:rsid w:val="00724021"/>
    <w:rsid w:val="0072522F"/>
    <w:rsid w:val="00725AB5"/>
    <w:rsid w:val="00731F09"/>
    <w:rsid w:val="00733F3F"/>
    <w:rsid w:val="007344DA"/>
    <w:rsid w:val="00735C00"/>
    <w:rsid w:val="00736DDA"/>
    <w:rsid w:val="00741BD1"/>
    <w:rsid w:val="007557CF"/>
    <w:rsid w:val="007622C1"/>
    <w:rsid w:val="007705B5"/>
    <w:rsid w:val="00771BDE"/>
    <w:rsid w:val="00772F77"/>
    <w:rsid w:val="00781362"/>
    <w:rsid w:val="0079551D"/>
    <w:rsid w:val="00795DC2"/>
    <w:rsid w:val="0079681D"/>
    <w:rsid w:val="007976FC"/>
    <w:rsid w:val="00797C17"/>
    <w:rsid w:val="007A7EA4"/>
    <w:rsid w:val="007B1FF6"/>
    <w:rsid w:val="00803EFA"/>
    <w:rsid w:val="008163B6"/>
    <w:rsid w:val="00817031"/>
    <w:rsid w:val="0082204D"/>
    <w:rsid w:val="00822595"/>
    <w:rsid w:val="00830B18"/>
    <w:rsid w:val="008313C8"/>
    <w:rsid w:val="008319F8"/>
    <w:rsid w:val="00833E10"/>
    <w:rsid w:val="00837816"/>
    <w:rsid w:val="00837DE9"/>
    <w:rsid w:val="00843A65"/>
    <w:rsid w:val="008447F4"/>
    <w:rsid w:val="00852748"/>
    <w:rsid w:val="008553E6"/>
    <w:rsid w:val="00871F10"/>
    <w:rsid w:val="00877684"/>
    <w:rsid w:val="00880FE2"/>
    <w:rsid w:val="00881CE4"/>
    <w:rsid w:val="00882710"/>
    <w:rsid w:val="00883FC3"/>
    <w:rsid w:val="00886BF1"/>
    <w:rsid w:val="008C62E3"/>
    <w:rsid w:val="008D1446"/>
    <w:rsid w:val="008D1A13"/>
    <w:rsid w:val="008D3445"/>
    <w:rsid w:val="008E1EDB"/>
    <w:rsid w:val="008E2D91"/>
    <w:rsid w:val="008E43F8"/>
    <w:rsid w:val="008E6D32"/>
    <w:rsid w:val="008E787F"/>
    <w:rsid w:val="0090640C"/>
    <w:rsid w:val="00913F0F"/>
    <w:rsid w:val="009150A8"/>
    <w:rsid w:val="009312C0"/>
    <w:rsid w:val="00947C5E"/>
    <w:rsid w:val="00953CD2"/>
    <w:rsid w:val="009627BF"/>
    <w:rsid w:val="00970447"/>
    <w:rsid w:val="00972E2C"/>
    <w:rsid w:val="00974A7D"/>
    <w:rsid w:val="0097515B"/>
    <w:rsid w:val="00976365"/>
    <w:rsid w:val="009814B6"/>
    <w:rsid w:val="009823D6"/>
    <w:rsid w:val="00990955"/>
    <w:rsid w:val="00992DA8"/>
    <w:rsid w:val="00994B30"/>
    <w:rsid w:val="00995785"/>
    <w:rsid w:val="009A4618"/>
    <w:rsid w:val="009C002A"/>
    <w:rsid w:val="009D469E"/>
    <w:rsid w:val="009D6263"/>
    <w:rsid w:val="009E68F3"/>
    <w:rsid w:val="009F591A"/>
    <w:rsid w:val="00A0172C"/>
    <w:rsid w:val="00A16BDD"/>
    <w:rsid w:val="00A24690"/>
    <w:rsid w:val="00A24D2F"/>
    <w:rsid w:val="00A37F15"/>
    <w:rsid w:val="00A5230B"/>
    <w:rsid w:val="00A52D18"/>
    <w:rsid w:val="00A678C5"/>
    <w:rsid w:val="00A70EFA"/>
    <w:rsid w:val="00A75538"/>
    <w:rsid w:val="00A7797D"/>
    <w:rsid w:val="00A847DE"/>
    <w:rsid w:val="00AB3EBC"/>
    <w:rsid w:val="00AC2A87"/>
    <w:rsid w:val="00AC6279"/>
    <w:rsid w:val="00AD7E39"/>
    <w:rsid w:val="00AE3A94"/>
    <w:rsid w:val="00AF6FAD"/>
    <w:rsid w:val="00B004B8"/>
    <w:rsid w:val="00B11E70"/>
    <w:rsid w:val="00B1400C"/>
    <w:rsid w:val="00B23628"/>
    <w:rsid w:val="00B2384A"/>
    <w:rsid w:val="00B40C08"/>
    <w:rsid w:val="00B41B37"/>
    <w:rsid w:val="00B61411"/>
    <w:rsid w:val="00B82C4E"/>
    <w:rsid w:val="00B83F23"/>
    <w:rsid w:val="00BA0C26"/>
    <w:rsid w:val="00BA4053"/>
    <w:rsid w:val="00BB6262"/>
    <w:rsid w:val="00BB6485"/>
    <w:rsid w:val="00BE46A0"/>
    <w:rsid w:val="00BE70DE"/>
    <w:rsid w:val="00C15F07"/>
    <w:rsid w:val="00C34A06"/>
    <w:rsid w:val="00C35DF3"/>
    <w:rsid w:val="00C37F4D"/>
    <w:rsid w:val="00C52336"/>
    <w:rsid w:val="00C568C5"/>
    <w:rsid w:val="00C721FD"/>
    <w:rsid w:val="00C7401E"/>
    <w:rsid w:val="00C760A4"/>
    <w:rsid w:val="00C850D6"/>
    <w:rsid w:val="00C85996"/>
    <w:rsid w:val="00C87640"/>
    <w:rsid w:val="00CA5222"/>
    <w:rsid w:val="00CA750A"/>
    <w:rsid w:val="00CC0846"/>
    <w:rsid w:val="00CC1163"/>
    <w:rsid w:val="00CD3CDD"/>
    <w:rsid w:val="00CD58A6"/>
    <w:rsid w:val="00CE0446"/>
    <w:rsid w:val="00CE54DA"/>
    <w:rsid w:val="00CF2B9F"/>
    <w:rsid w:val="00D017EA"/>
    <w:rsid w:val="00D02090"/>
    <w:rsid w:val="00D0408A"/>
    <w:rsid w:val="00D115C5"/>
    <w:rsid w:val="00D17C55"/>
    <w:rsid w:val="00D23276"/>
    <w:rsid w:val="00D42055"/>
    <w:rsid w:val="00D44F8B"/>
    <w:rsid w:val="00D458A2"/>
    <w:rsid w:val="00D47B90"/>
    <w:rsid w:val="00D556AC"/>
    <w:rsid w:val="00D56BFA"/>
    <w:rsid w:val="00D570BF"/>
    <w:rsid w:val="00D61F35"/>
    <w:rsid w:val="00D81258"/>
    <w:rsid w:val="00D81B46"/>
    <w:rsid w:val="00D86F27"/>
    <w:rsid w:val="00D87919"/>
    <w:rsid w:val="00D952D9"/>
    <w:rsid w:val="00DB58A8"/>
    <w:rsid w:val="00DB599C"/>
    <w:rsid w:val="00DD5856"/>
    <w:rsid w:val="00DE59B7"/>
    <w:rsid w:val="00DE5AF5"/>
    <w:rsid w:val="00DF0391"/>
    <w:rsid w:val="00DF1D47"/>
    <w:rsid w:val="00E160E6"/>
    <w:rsid w:val="00E27EA2"/>
    <w:rsid w:val="00E362A5"/>
    <w:rsid w:val="00E57328"/>
    <w:rsid w:val="00E71C30"/>
    <w:rsid w:val="00E84527"/>
    <w:rsid w:val="00E85036"/>
    <w:rsid w:val="00E86A9B"/>
    <w:rsid w:val="00E8756B"/>
    <w:rsid w:val="00EA0F35"/>
    <w:rsid w:val="00EA73CD"/>
    <w:rsid w:val="00EB4B06"/>
    <w:rsid w:val="00ED404E"/>
    <w:rsid w:val="00ED40B6"/>
    <w:rsid w:val="00ED455E"/>
    <w:rsid w:val="00F02E2F"/>
    <w:rsid w:val="00F21C5F"/>
    <w:rsid w:val="00F24C5C"/>
    <w:rsid w:val="00F333B3"/>
    <w:rsid w:val="00F40BF1"/>
    <w:rsid w:val="00F44068"/>
    <w:rsid w:val="00F606CC"/>
    <w:rsid w:val="00F61E17"/>
    <w:rsid w:val="00F62316"/>
    <w:rsid w:val="00F63E43"/>
    <w:rsid w:val="00F750EC"/>
    <w:rsid w:val="00F83B50"/>
    <w:rsid w:val="00F971AE"/>
    <w:rsid w:val="00FA6F3B"/>
    <w:rsid w:val="00FC2718"/>
    <w:rsid w:val="00FC36E4"/>
    <w:rsid w:val="00FC3702"/>
    <w:rsid w:val="00FC7785"/>
    <w:rsid w:val="00FD11EC"/>
    <w:rsid w:val="00FD3BA5"/>
    <w:rsid w:val="00FD3D97"/>
    <w:rsid w:val="00FD53B9"/>
    <w:rsid w:val="00FE1751"/>
    <w:rsid w:val="00FF54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2F14FF"/>
  <w15:docId w15:val="{4716D27C-2F94-488B-B006-90AD46EA0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3FB4"/>
  </w:style>
  <w:style w:type="paragraph" w:styleId="Heading1">
    <w:name w:val="heading 1"/>
    <w:basedOn w:val="Normal"/>
    <w:next w:val="Normal"/>
    <w:link w:val="Heading1Char"/>
    <w:uiPriority w:val="9"/>
    <w:qFormat/>
    <w:rsid w:val="00837816"/>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323F4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23F4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23F4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23F4D"/>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23F4D"/>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23F4D"/>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23F4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23F4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F615D"/>
    <w:pPr>
      <w:spacing w:before="100" w:beforeAutospacing="1" w:after="100" w:afterAutospacing="1" w:line="240" w:lineRule="auto"/>
    </w:pPr>
    <w:rPr>
      <w:rFonts w:ascii="Times New Roman" w:eastAsiaTheme="minorEastAsia" w:hAnsi="Times New Roman" w:cs="Times New Roman"/>
      <w:sz w:val="24"/>
      <w:szCs w:val="24"/>
    </w:rPr>
  </w:style>
  <w:style w:type="paragraph" w:styleId="Header">
    <w:name w:val="header"/>
    <w:basedOn w:val="Normal"/>
    <w:link w:val="HeaderChar"/>
    <w:uiPriority w:val="99"/>
    <w:unhideWhenUsed/>
    <w:rsid w:val="00CA75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750A"/>
  </w:style>
  <w:style w:type="paragraph" w:styleId="Footer">
    <w:name w:val="footer"/>
    <w:basedOn w:val="Normal"/>
    <w:link w:val="FooterChar"/>
    <w:uiPriority w:val="99"/>
    <w:unhideWhenUsed/>
    <w:rsid w:val="00CA75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750A"/>
  </w:style>
  <w:style w:type="character" w:customStyle="1" w:styleId="Heading1Char">
    <w:name w:val="Heading 1 Char"/>
    <w:basedOn w:val="DefaultParagraphFont"/>
    <w:link w:val="Heading1"/>
    <w:uiPriority w:val="9"/>
    <w:rsid w:val="00837816"/>
    <w:rPr>
      <w:rFonts w:asciiTheme="majorHAnsi" w:eastAsiaTheme="majorEastAsia" w:hAnsiTheme="majorHAnsi" w:cstheme="majorBidi"/>
      <w:b/>
      <w:bCs/>
      <w:color w:val="2E74B5" w:themeColor="accent1" w:themeShade="BF"/>
      <w:sz w:val="28"/>
      <w:szCs w:val="28"/>
    </w:rPr>
  </w:style>
  <w:style w:type="paragraph" w:styleId="ListParagraph">
    <w:name w:val="List Paragraph"/>
    <w:basedOn w:val="Normal"/>
    <w:link w:val="ListParagraphChar"/>
    <w:uiPriority w:val="34"/>
    <w:qFormat/>
    <w:rsid w:val="00837816"/>
    <w:pPr>
      <w:spacing w:after="200" w:line="276" w:lineRule="auto"/>
      <w:ind w:left="720"/>
      <w:contextualSpacing/>
    </w:pPr>
  </w:style>
  <w:style w:type="character" w:customStyle="1" w:styleId="apple-converted-space">
    <w:name w:val="apple-converted-space"/>
    <w:basedOn w:val="DefaultParagraphFont"/>
    <w:rsid w:val="007344DA"/>
  </w:style>
  <w:style w:type="character" w:styleId="Strong">
    <w:name w:val="Strong"/>
    <w:basedOn w:val="DefaultParagraphFont"/>
    <w:uiPriority w:val="22"/>
    <w:qFormat/>
    <w:rsid w:val="007344DA"/>
    <w:rPr>
      <w:b/>
      <w:bCs/>
    </w:rPr>
  </w:style>
  <w:style w:type="character" w:styleId="HTMLCode">
    <w:name w:val="HTML Code"/>
    <w:basedOn w:val="DefaultParagraphFont"/>
    <w:uiPriority w:val="99"/>
    <w:semiHidden/>
    <w:unhideWhenUsed/>
    <w:rsid w:val="007344DA"/>
    <w:rPr>
      <w:rFonts w:ascii="Courier New" w:eastAsia="Times New Roman" w:hAnsi="Courier New" w:cs="Courier New"/>
      <w:sz w:val="20"/>
      <w:szCs w:val="20"/>
    </w:rPr>
  </w:style>
  <w:style w:type="character" w:styleId="Hyperlink">
    <w:name w:val="Hyperlink"/>
    <w:basedOn w:val="DefaultParagraphFont"/>
    <w:uiPriority w:val="99"/>
    <w:unhideWhenUsed/>
    <w:rsid w:val="00871F10"/>
    <w:rPr>
      <w:color w:val="0000FF"/>
      <w:u w:val="single"/>
    </w:rPr>
  </w:style>
  <w:style w:type="character" w:customStyle="1" w:styleId="tgc">
    <w:name w:val="_tgc"/>
    <w:basedOn w:val="DefaultParagraphFont"/>
    <w:rsid w:val="006A53AC"/>
  </w:style>
  <w:style w:type="table" w:styleId="TableGrid">
    <w:name w:val="Table Grid"/>
    <w:basedOn w:val="TableNormal"/>
    <w:uiPriority w:val="39"/>
    <w:rsid w:val="00830B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909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0955"/>
    <w:rPr>
      <w:rFonts w:ascii="Tahoma" w:hAnsi="Tahoma" w:cs="Tahoma"/>
      <w:sz w:val="16"/>
      <w:szCs w:val="16"/>
    </w:rPr>
  </w:style>
  <w:style w:type="character" w:styleId="CommentReference">
    <w:name w:val="annotation reference"/>
    <w:basedOn w:val="DefaultParagraphFont"/>
    <w:uiPriority w:val="99"/>
    <w:semiHidden/>
    <w:unhideWhenUsed/>
    <w:rsid w:val="006B46A6"/>
    <w:rPr>
      <w:sz w:val="16"/>
      <w:szCs w:val="16"/>
    </w:rPr>
  </w:style>
  <w:style w:type="paragraph" w:styleId="CommentText">
    <w:name w:val="annotation text"/>
    <w:basedOn w:val="Normal"/>
    <w:link w:val="CommentTextChar"/>
    <w:uiPriority w:val="99"/>
    <w:semiHidden/>
    <w:unhideWhenUsed/>
    <w:rsid w:val="006B46A6"/>
    <w:pPr>
      <w:spacing w:line="240" w:lineRule="auto"/>
    </w:pPr>
    <w:rPr>
      <w:sz w:val="20"/>
      <w:szCs w:val="20"/>
    </w:rPr>
  </w:style>
  <w:style w:type="character" w:customStyle="1" w:styleId="CommentTextChar">
    <w:name w:val="Comment Text Char"/>
    <w:basedOn w:val="DefaultParagraphFont"/>
    <w:link w:val="CommentText"/>
    <w:uiPriority w:val="99"/>
    <w:semiHidden/>
    <w:rsid w:val="006B46A6"/>
    <w:rPr>
      <w:sz w:val="20"/>
      <w:szCs w:val="20"/>
    </w:rPr>
  </w:style>
  <w:style w:type="paragraph" w:styleId="CommentSubject">
    <w:name w:val="annotation subject"/>
    <w:basedOn w:val="CommentText"/>
    <w:next w:val="CommentText"/>
    <w:link w:val="CommentSubjectChar"/>
    <w:uiPriority w:val="99"/>
    <w:semiHidden/>
    <w:unhideWhenUsed/>
    <w:rsid w:val="006B46A6"/>
    <w:rPr>
      <w:b/>
      <w:bCs/>
    </w:rPr>
  </w:style>
  <w:style w:type="character" w:customStyle="1" w:styleId="CommentSubjectChar">
    <w:name w:val="Comment Subject Char"/>
    <w:basedOn w:val="CommentTextChar"/>
    <w:link w:val="CommentSubject"/>
    <w:uiPriority w:val="99"/>
    <w:semiHidden/>
    <w:rsid w:val="006B46A6"/>
    <w:rPr>
      <w:b/>
      <w:bCs/>
      <w:sz w:val="20"/>
      <w:szCs w:val="20"/>
    </w:rPr>
  </w:style>
  <w:style w:type="character" w:customStyle="1" w:styleId="Heading2Char">
    <w:name w:val="Heading 2 Char"/>
    <w:basedOn w:val="DefaultParagraphFont"/>
    <w:link w:val="Heading2"/>
    <w:uiPriority w:val="9"/>
    <w:semiHidden/>
    <w:rsid w:val="00323F4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323F4D"/>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323F4D"/>
    <w:pPr>
      <w:spacing w:after="100"/>
    </w:pPr>
  </w:style>
  <w:style w:type="paragraph" w:styleId="TOC2">
    <w:name w:val="toc 2"/>
    <w:basedOn w:val="Normal"/>
    <w:next w:val="Normal"/>
    <w:autoRedefine/>
    <w:uiPriority w:val="39"/>
    <w:unhideWhenUsed/>
    <w:rsid w:val="00323F4D"/>
    <w:pPr>
      <w:spacing w:after="100"/>
      <w:ind w:left="220"/>
    </w:pPr>
  </w:style>
  <w:style w:type="paragraph" w:styleId="TOC3">
    <w:name w:val="toc 3"/>
    <w:basedOn w:val="Normal"/>
    <w:next w:val="Normal"/>
    <w:autoRedefine/>
    <w:uiPriority w:val="39"/>
    <w:unhideWhenUsed/>
    <w:rsid w:val="00323F4D"/>
    <w:pPr>
      <w:spacing w:after="100"/>
      <w:ind w:left="440"/>
    </w:pPr>
  </w:style>
  <w:style w:type="paragraph" w:styleId="TOC4">
    <w:name w:val="toc 4"/>
    <w:basedOn w:val="Normal"/>
    <w:next w:val="Normal"/>
    <w:autoRedefine/>
    <w:uiPriority w:val="39"/>
    <w:unhideWhenUsed/>
    <w:rsid w:val="00323F4D"/>
    <w:pPr>
      <w:spacing w:after="100"/>
      <w:ind w:left="660"/>
    </w:pPr>
    <w:rPr>
      <w:rFonts w:eastAsiaTheme="minorEastAsia"/>
    </w:rPr>
  </w:style>
  <w:style w:type="paragraph" w:styleId="TOC5">
    <w:name w:val="toc 5"/>
    <w:basedOn w:val="Normal"/>
    <w:next w:val="Normal"/>
    <w:autoRedefine/>
    <w:uiPriority w:val="39"/>
    <w:unhideWhenUsed/>
    <w:rsid w:val="00323F4D"/>
    <w:pPr>
      <w:spacing w:after="100"/>
      <w:ind w:left="880"/>
    </w:pPr>
    <w:rPr>
      <w:rFonts w:eastAsiaTheme="minorEastAsia"/>
    </w:rPr>
  </w:style>
  <w:style w:type="paragraph" w:styleId="TOC6">
    <w:name w:val="toc 6"/>
    <w:basedOn w:val="Normal"/>
    <w:next w:val="Normal"/>
    <w:autoRedefine/>
    <w:uiPriority w:val="39"/>
    <w:unhideWhenUsed/>
    <w:rsid w:val="00323F4D"/>
    <w:pPr>
      <w:spacing w:after="100"/>
      <w:ind w:left="1100"/>
    </w:pPr>
    <w:rPr>
      <w:rFonts w:eastAsiaTheme="minorEastAsia"/>
    </w:rPr>
  </w:style>
  <w:style w:type="paragraph" w:styleId="TOC7">
    <w:name w:val="toc 7"/>
    <w:basedOn w:val="Normal"/>
    <w:next w:val="Normal"/>
    <w:autoRedefine/>
    <w:uiPriority w:val="39"/>
    <w:unhideWhenUsed/>
    <w:rsid w:val="00323F4D"/>
    <w:pPr>
      <w:spacing w:after="100"/>
      <w:ind w:left="1320"/>
    </w:pPr>
    <w:rPr>
      <w:rFonts w:eastAsiaTheme="minorEastAsia"/>
    </w:rPr>
  </w:style>
  <w:style w:type="paragraph" w:styleId="TOC8">
    <w:name w:val="toc 8"/>
    <w:basedOn w:val="Normal"/>
    <w:next w:val="Normal"/>
    <w:autoRedefine/>
    <w:uiPriority w:val="39"/>
    <w:unhideWhenUsed/>
    <w:rsid w:val="00323F4D"/>
    <w:pPr>
      <w:spacing w:after="100"/>
      <w:ind w:left="1540"/>
    </w:pPr>
    <w:rPr>
      <w:rFonts w:eastAsiaTheme="minorEastAsia"/>
    </w:rPr>
  </w:style>
  <w:style w:type="paragraph" w:styleId="TOC9">
    <w:name w:val="toc 9"/>
    <w:basedOn w:val="Normal"/>
    <w:next w:val="Normal"/>
    <w:autoRedefine/>
    <w:uiPriority w:val="39"/>
    <w:unhideWhenUsed/>
    <w:rsid w:val="00323F4D"/>
    <w:pPr>
      <w:spacing w:after="100"/>
      <w:ind w:left="1760"/>
    </w:pPr>
    <w:rPr>
      <w:rFonts w:eastAsiaTheme="minorEastAsia"/>
    </w:rPr>
  </w:style>
  <w:style w:type="character" w:customStyle="1" w:styleId="Heading4Char">
    <w:name w:val="Heading 4 Char"/>
    <w:basedOn w:val="DefaultParagraphFont"/>
    <w:link w:val="Heading4"/>
    <w:uiPriority w:val="9"/>
    <w:semiHidden/>
    <w:rsid w:val="00323F4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23F4D"/>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23F4D"/>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23F4D"/>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23F4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23F4D"/>
    <w:rPr>
      <w:rFonts w:asciiTheme="majorHAnsi" w:eastAsiaTheme="majorEastAsia" w:hAnsiTheme="majorHAnsi" w:cstheme="majorBidi"/>
      <w:i/>
      <w:iCs/>
      <w:color w:val="272727" w:themeColor="text1" w:themeTint="D8"/>
      <w:sz w:val="21"/>
      <w:szCs w:val="21"/>
    </w:rPr>
  </w:style>
  <w:style w:type="paragraph" w:customStyle="1" w:styleId="Style1">
    <w:name w:val="Style1"/>
    <w:basedOn w:val="Heading1"/>
    <w:link w:val="Style1Char"/>
    <w:qFormat/>
    <w:rsid w:val="00F44068"/>
    <w:pPr>
      <w:spacing w:after="360" w:line="360" w:lineRule="auto"/>
    </w:pPr>
    <w:rPr>
      <w:rFonts w:ascii="Times New Roman" w:hAnsi="Times New Roman" w:cs="Times New Roman"/>
      <w:color w:val="auto"/>
      <w:sz w:val="34"/>
      <w:szCs w:val="34"/>
    </w:rPr>
  </w:style>
  <w:style w:type="paragraph" w:customStyle="1" w:styleId="OK">
    <w:name w:val="OK"/>
    <w:basedOn w:val="Heading2"/>
    <w:link w:val="OKChar"/>
    <w:rsid w:val="00D23276"/>
    <w:pPr>
      <w:numPr>
        <w:numId w:val="17"/>
      </w:numPr>
    </w:pPr>
    <w:rPr>
      <w:rFonts w:ascii="Times New Roman" w:hAnsi="Times New Roman" w:cs="Times New Roman"/>
      <w:b/>
      <w:color w:val="auto"/>
    </w:rPr>
  </w:style>
  <w:style w:type="character" w:customStyle="1" w:styleId="Style1Char">
    <w:name w:val="Style1 Char"/>
    <w:basedOn w:val="Heading1Char"/>
    <w:link w:val="Style1"/>
    <w:rsid w:val="00F44068"/>
    <w:rPr>
      <w:rFonts w:ascii="Times New Roman" w:eastAsiaTheme="majorEastAsia" w:hAnsi="Times New Roman" w:cs="Times New Roman"/>
      <w:b/>
      <w:bCs/>
      <w:color w:val="2E74B5" w:themeColor="accent1" w:themeShade="BF"/>
      <w:sz w:val="34"/>
      <w:szCs w:val="34"/>
    </w:rPr>
  </w:style>
  <w:style w:type="paragraph" w:customStyle="1" w:styleId="Style3">
    <w:name w:val="Style3"/>
    <w:basedOn w:val="Heading3"/>
    <w:link w:val="Style3Char"/>
    <w:rsid w:val="00D23276"/>
    <w:pPr>
      <w:widowControl w:val="0"/>
      <w:numPr>
        <w:ilvl w:val="1"/>
        <w:numId w:val="1"/>
      </w:numPr>
      <w:spacing w:line="360" w:lineRule="auto"/>
      <w:outlineLvl w:val="1"/>
    </w:pPr>
    <w:rPr>
      <w:rFonts w:ascii="Times New Roman" w:hAnsi="Times New Roman" w:cs="Times New Roman"/>
      <w:b/>
      <w:color w:val="000000" w:themeColor="text1"/>
      <w:sz w:val="26"/>
      <w:szCs w:val="26"/>
    </w:rPr>
  </w:style>
  <w:style w:type="character" w:customStyle="1" w:styleId="ListParagraphChar">
    <w:name w:val="List Paragraph Char"/>
    <w:basedOn w:val="DefaultParagraphFont"/>
    <w:link w:val="ListParagraph"/>
    <w:uiPriority w:val="34"/>
    <w:rsid w:val="00F44068"/>
  </w:style>
  <w:style w:type="character" w:customStyle="1" w:styleId="OKChar">
    <w:name w:val="OK Char"/>
    <w:basedOn w:val="ListParagraphChar"/>
    <w:link w:val="OK"/>
    <w:rsid w:val="00D23276"/>
    <w:rPr>
      <w:rFonts w:ascii="Times New Roman" w:eastAsiaTheme="majorEastAsia" w:hAnsi="Times New Roman" w:cs="Times New Roman"/>
      <w:b/>
      <w:sz w:val="26"/>
      <w:szCs w:val="26"/>
    </w:rPr>
  </w:style>
  <w:style w:type="paragraph" w:customStyle="1" w:styleId="Style4">
    <w:name w:val="Style4"/>
    <w:basedOn w:val="Heading4"/>
    <w:link w:val="Style4Char"/>
    <w:rsid w:val="00600170"/>
    <w:pPr>
      <w:numPr>
        <w:ilvl w:val="2"/>
        <w:numId w:val="20"/>
      </w:numPr>
      <w:spacing w:before="240" w:line="360" w:lineRule="auto"/>
      <w:outlineLvl w:val="2"/>
    </w:pPr>
    <w:rPr>
      <w:rFonts w:ascii="Times New Roman" w:hAnsi="Times New Roman" w:cs="Times New Roman"/>
      <w:b/>
      <w:i w:val="0"/>
      <w:color w:val="auto"/>
      <w:sz w:val="26"/>
      <w:szCs w:val="26"/>
    </w:rPr>
  </w:style>
  <w:style w:type="character" w:customStyle="1" w:styleId="Style3Char">
    <w:name w:val="Style3 Char"/>
    <w:basedOn w:val="ListParagraphChar"/>
    <w:link w:val="Style3"/>
    <w:rsid w:val="00D23276"/>
    <w:rPr>
      <w:rFonts w:ascii="Times New Roman" w:eastAsiaTheme="majorEastAsia" w:hAnsi="Times New Roman" w:cs="Times New Roman"/>
      <w:b/>
      <w:color w:val="000000" w:themeColor="text1"/>
      <w:sz w:val="26"/>
      <w:szCs w:val="26"/>
    </w:rPr>
  </w:style>
  <w:style w:type="paragraph" w:customStyle="1" w:styleId="Style2">
    <w:name w:val="Style2"/>
    <w:basedOn w:val="Heading2"/>
    <w:link w:val="Style2Char"/>
    <w:qFormat/>
    <w:rsid w:val="00883FC3"/>
    <w:rPr>
      <w:rFonts w:ascii="Times New Roman" w:hAnsi="Times New Roman"/>
      <w:b/>
      <w:color w:val="auto"/>
    </w:rPr>
  </w:style>
  <w:style w:type="character" w:customStyle="1" w:styleId="Style4Char">
    <w:name w:val="Style4 Char"/>
    <w:basedOn w:val="ListParagraphChar"/>
    <w:link w:val="Style4"/>
    <w:rsid w:val="00600170"/>
    <w:rPr>
      <w:rFonts w:ascii="Times New Roman" w:eastAsiaTheme="majorEastAsia" w:hAnsi="Times New Roman" w:cs="Times New Roman"/>
      <w:b/>
      <w:iCs/>
      <w:sz w:val="26"/>
      <w:szCs w:val="26"/>
    </w:rPr>
  </w:style>
  <w:style w:type="paragraph" w:customStyle="1" w:styleId="style30">
    <w:name w:val="style3"/>
    <w:basedOn w:val="Heading3"/>
    <w:link w:val="style3Char0"/>
    <w:rsid w:val="00883FC3"/>
    <w:rPr>
      <w:rFonts w:ascii="Times New Roman" w:hAnsi="Times New Roman"/>
      <w:b/>
      <w:color w:val="auto"/>
      <w:sz w:val="26"/>
    </w:rPr>
  </w:style>
  <w:style w:type="character" w:customStyle="1" w:styleId="Style2Char">
    <w:name w:val="Style2 Char"/>
    <w:basedOn w:val="OKChar"/>
    <w:link w:val="Style2"/>
    <w:rsid w:val="00883FC3"/>
    <w:rPr>
      <w:rFonts w:ascii="Times New Roman" w:eastAsiaTheme="majorEastAsia" w:hAnsi="Times New Roman" w:cstheme="majorBidi"/>
      <w:b/>
      <w:sz w:val="26"/>
      <w:szCs w:val="26"/>
    </w:rPr>
  </w:style>
  <w:style w:type="paragraph" w:customStyle="1" w:styleId="style40">
    <w:name w:val="style4"/>
    <w:basedOn w:val="Heading4"/>
    <w:link w:val="style4Char0"/>
    <w:rsid w:val="00883FC3"/>
    <w:rPr>
      <w:rFonts w:ascii="Times New Roman" w:hAnsi="Times New Roman"/>
      <w:b/>
      <w:i w:val="0"/>
      <w:color w:val="auto"/>
      <w:sz w:val="26"/>
    </w:rPr>
  </w:style>
  <w:style w:type="character" w:customStyle="1" w:styleId="style3Char0">
    <w:name w:val="style3 Char"/>
    <w:basedOn w:val="Style2Char"/>
    <w:link w:val="style30"/>
    <w:rsid w:val="00883FC3"/>
    <w:rPr>
      <w:rFonts w:ascii="Times New Roman" w:eastAsiaTheme="majorEastAsia" w:hAnsi="Times New Roman" w:cstheme="majorBidi"/>
      <w:b/>
      <w:sz w:val="26"/>
      <w:szCs w:val="24"/>
    </w:rPr>
  </w:style>
  <w:style w:type="paragraph" w:customStyle="1" w:styleId="mystyle3">
    <w:name w:val="mystyle3"/>
    <w:basedOn w:val="Style3"/>
    <w:link w:val="mystyle3Char"/>
    <w:qFormat/>
    <w:rsid w:val="004E3BB3"/>
    <w:rPr>
      <w:sz w:val="24"/>
    </w:rPr>
  </w:style>
  <w:style w:type="character" w:customStyle="1" w:styleId="style4Char0">
    <w:name w:val="style4 Char"/>
    <w:basedOn w:val="style3Char0"/>
    <w:link w:val="style40"/>
    <w:rsid w:val="00883FC3"/>
    <w:rPr>
      <w:rFonts w:ascii="Times New Roman" w:eastAsiaTheme="majorEastAsia" w:hAnsi="Times New Roman" w:cstheme="majorBidi"/>
      <w:b/>
      <w:iCs/>
      <w:sz w:val="26"/>
      <w:szCs w:val="24"/>
    </w:rPr>
  </w:style>
  <w:style w:type="paragraph" w:customStyle="1" w:styleId="STyle41">
    <w:name w:val="STyle4"/>
    <w:basedOn w:val="mystyle3"/>
    <w:link w:val="STyle4Char1"/>
    <w:qFormat/>
    <w:rsid w:val="006D14DF"/>
    <w:pPr>
      <w:numPr>
        <w:ilvl w:val="0"/>
        <w:numId w:val="0"/>
      </w:numPr>
      <w:ind w:left="180"/>
    </w:pPr>
    <w:rPr>
      <w:sz w:val="26"/>
    </w:rPr>
  </w:style>
  <w:style w:type="character" w:customStyle="1" w:styleId="mystyle3Char">
    <w:name w:val="mystyle3 Char"/>
    <w:basedOn w:val="Style3Char"/>
    <w:link w:val="mystyle3"/>
    <w:rsid w:val="004E3BB3"/>
    <w:rPr>
      <w:rFonts w:ascii="Times New Roman" w:eastAsiaTheme="majorEastAsia" w:hAnsi="Times New Roman" w:cs="Times New Roman"/>
      <w:b/>
      <w:color w:val="000000" w:themeColor="text1"/>
      <w:sz w:val="24"/>
      <w:szCs w:val="26"/>
    </w:rPr>
  </w:style>
  <w:style w:type="character" w:customStyle="1" w:styleId="STyle4Char1">
    <w:name w:val="STyle4 Char"/>
    <w:basedOn w:val="mystyle3Char"/>
    <w:link w:val="STyle41"/>
    <w:rsid w:val="006D14DF"/>
    <w:rPr>
      <w:rFonts w:ascii="Times New Roman" w:eastAsiaTheme="majorEastAsia" w:hAnsi="Times New Roman" w:cs="Times New Roman"/>
      <w:b/>
      <w:color w:val="000000" w:themeColor="tex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201775">
      <w:bodyDiv w:val="1"/>
      <w:marLeft w:val="0"/>
      <w:marRight w:val="0"/>
      <w:marTop w:val="0"/>
      <w:marBottom w:val="0"/>
      <w:divBdr>
        <w:top w:val="none" w:sz="0" w:space="0" w:color="auto"/>
        <w:left w:val="none" w:sz="0" w:space="0" w:color="auto"/>
        <w:bottom w:val="none" w:sz="0" w:space="0" w:color="auto"/>
        <w:right w:val="none" w:sz="0" w:space="0" w:color="auto"/>
      </w:divBdr>
    </w:div>
    <w:div w:id="94712432">
      <w:bodyDiv w:val="1"/>
      <w:marLeft w:val="0"/>
      <w:marRight w:val="0"/>
      <w:marTop w:val="0"/>
      <w:marBottom w:val="0"/>
      <w:divBdr>
        <w:top w:val="none" w:sz="0" w:space="0" w:color="auto"/>
        <w:left w:val="none" w:sz="0" w:space="0" w:color="auto"/>
        <w:bottom w:val="none" w:sz="0" w:space="0" w:color="auto"/>
        <w:right w:val="none" w:sz="0" w:space="0" w:color="auto"/>
      </w:divBdr>
    </w:div>
    <w:div w:id="666445856">
      <w:bodyDiv w:val="1"/>
      <w:marLeft w:val="0"/>
      <w:marRight w:val="0"/>
      <w:marTop w:val="0"/>
      <w:marBottom w:val="0"/>
      <w:divBdr>
        <w:top w:val="none" w:sz="0" w:space="0" w:color="auto"/>
        <w:left w:val="none" w:sz="0" w:space="0" w:color="auto"/>
        <w:bottom w:val="none" w:sz="0" w:space="0" w:color="auto"/>
        <w:right w:val="none" w:sz="0" w:space="0" w:color="auto"/>
      </w:divBdr>
    </w:div>
    <w:div w:id="868644807">
      <w:bodyDiv w:val="1"/>
      <w:marLeft w:val="0"/>
      <w:marRight w:val="0"/>
      <w:marTop w:val="0"/>
      <w:marBottom w:val="0"/>
      <w:divBdr>
        <w:top w:val="none" w:sz="0" w:space="0" w:color="auto"/>
        <w:left w:val="none" w:sz="0" w:space="0" w:color="auto"/>
        <w:bottom w:val="none" w:sz="0" w:space="0" w:color="auto"/>
        <w:right w:val="none" w:sz="0" w:space="0" w:color="auto"/>
      </w:divBdr>
      <w:divsChild>
        <w:div w:id="752698167">
          <w:marLeft w:val="0"/>
          <w:marRight w:val="0"/>
          <w:marTop w:val="0"/>
          <w:marBottom w:val="0"/>
          <w:divBdr>
            <w:top w:val="none" w:sz="0" w:space="0" w:color="auto"/>
            <w:left w:val="none" w:sz="0" w:space="0" w:color="auto"/>
            <w:bottom w:val="none" w:sz="0" w:space="0" w:color="auto"/>
            <w:right w:val="none" w:sz="0" w:space="0" w:color="auto"/>
          </w:divBdr>
        </w:div>
      </w:divsChild>
    </w:div>
    <w:div w:id="1852642974">
      <w:bodyDiv w:val="1"/>
      <w:marLeft w:val="0"/>
      <w:marRight w:val="0"/>
      <w:marTop w:val="0"/>
      <w:marBottom w:val="0"/>
      <w:divBdr>
        <w:top w:val="none" w:sz="0" w:space="0" w:color="auto"/>
        <w:left w:val="none" w:sz="0" w:space="0" w:color="auto"/>
        <w:bottom w:val="none" w:sz="0" w:space="0" w:color="auto"/>
        <w:right w:val="none" w:sz="0" w:space="0" w:color="auto"/>
      </w:divBdr>
    </w:div>
    <w:div w:id="1970629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11/relationships/commentsExtended" Target="commentsExtended.xm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header" Target="header2.xml"/><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oter" Target="footer3.xml"/><Relationship Id="rId8" Type="http://schemas.openxmlformats.org/officeDocument/2006/relationships/image" Target="media/image1.emf"/><Relationship Id="rId51" Type="http://schemas.openxmlformats.org/officeDocument/2006/relationships/image" Target="media/image39.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comments" Target="comments.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8A0A15-C214-4647-A11E-B0E501B2D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2229</TotalTime>
  <Pages>65</Pages>
  <Words>4777</Words>
  <Characters>27232</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EndlessLove</dc:creator>
  <cp:lastModifiedBy>EndlessLove</cp:lastModifiedBy>
  <cp:revision>228</cp:revision>
  <dcterms:created xsi:type="dcterms:W3CDTF">2016-09-27T03:19:00Z</dcterms:created>
  <dcterms:modified xsi:type="dcterms:W3CDTF">2016-11-08T14:55:00Z</dcterms:modified>
</cp:coreProperties>
</file>